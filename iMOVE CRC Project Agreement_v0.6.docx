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C7EF1" w14:textId="77777777" w:rsidR="00FC4205" w:rsidRPr="007C2D68" w:rsidRDefault="00FC4205" w:rsidP="00FC4205">
      <w:pPr>
        <w:spacing w:before="0" w:after="0"/>
        <w:rPr>
          <w:rFonts w:cs="Arial"/>
          <w:b/>
          <w:sz w:val="28"/>
          <w:szCs w:val="28"/>
        </w:rPr>
      </w:pPr>
    </w:p>
    <w:tbl>
      <w:tblPr>
        <w:tblW w:w="0" w:type="auto"/>
        <w:tblLayout w:type="fixed"/>
        <w:tblCellMar>
          <w:left w:w="0" w:type="dxa"/>
          <w:right w:w="0" w:type="dxa"/>
        </w:tblCellMar>
        <w:tblLook w:val="0000" w:firstRow="0" w:lastRow="0" w:firstColumn="0" w:lastColumn="0" w:noHBand="0" w:noVBand="0"/>
      </w:tblPr>
      <w:tblGrid>
        <w:gridCol w:w="2552"/>
        <w:gridCol w:w="283"/>
        <w:gridCol w:w="6521"/>
      </w:tblGrid>
      <w:tr w:rsidR="00FC4205" w:rsidRPr="007C2D68" w14:paraId="0DD24FC9" w14:textId="77777777" w:rsidTr="00FC4205">
        <w:trPr>
          <w:cantSplit/>
        </w:trPr>
        <w:tc>
          <w:tcPr>
            <w:tcW w:w="2552" w:type="dxa"/>
            <w:tcBorders>
              <w:right w:val="single" w:sz="18" w:space="0" w:color="auto"/>
            </w:tcBorders>
          </w:tcPr>
          <w:p w14:paraId="50070A54" w14:textId="77777777" w:rsidR="00FC4205" w:rsidRPr="007C2D68" w:rsidRDefault="00FC4205" w:rsidP="00FC4205"/>
        </w:tc>
        <w:tc>
          <w:tcPr>
            <w:tcW w:w="283" w:type="dxa"/>
            <w:tcBorders>
              <w:left w:val="nil"/>
            </w:tcBorders>
          </w:tcPr>
          <w:p w14:paraId="39241281" w14:textId="7A51908D" w:rsidR="00FC4205" w:rsidRPr="007C2D68" w:rsidRDefault="00FC4205" w:rsidP="00FC4205">
            <w:pPr>
              <w:ind w:left="680"/>
            </w:pPr>
          </w:p>
        </w:tc>
        <w:tc>
          <w:tcPr>
            <w:tcW w:w="6521" w:type="dxa"/>
          </w:tcPr>
          <w:p w14:paraId="79A4FDBC" w14:textId="74D24CCC" w:rsidR="00FC4205" w:rsidRPr="007C2D68" w:rsidRDefault="3B1288FA" w:rsidP="77EB29DD">
            <w:pPr>
              <w:jc w:val="center"/>
              <w:rPr>
                <w:rFonts w:eastAsia="Arial" w:cs="Arial"/>
                <w:color w:val="000000" w:themeColor="text1"/>
                <w:szCs w:val="22"/>
              </w:rPr>
            </w:pPr>
            <w:r w:rsidRPr="007C2D68">
              <w:rPr>
                <w:noProof/>
              </w:rPr>
              <w:drawing>
                <wp:inline distT="0" distB="0" distL="0" distR="0" wp14:anchorId="437D5764" wp14:editId="0CDCAC51">
                  <wp:extent cx="1228725" cy="1228725"/>
                  <wp:effectExtent l="0" t="0" r="0" b="0"/>
                  <wp:docPr id="1499990495" name="Picture 1499990495" descr="Description: iMove:Communications and Marketing:branding:iMOVE corporate branding:iMOVE CORPORATE LOGO:WEB:JPG:IMOV4607 Logo Update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a:ext>
                            </a:extLst>
                          </a:blip>
                          <a:stretch>
                            <a:fillRect/>
                          </a:stretch>
                        </pic:blipFill>
                        <pic:spPr>
                          <a:xfrm>
                            <a:off x="0" y="0"/>
                            <a:ext cx="1228725" cy="1228725"/>
                          </a:xfrm>
                          <a:prstGeom prst="rect">
                            <a:avLst/>
                          </a:prstGeom>
                        </pic:spPr>
                      </pic:pic>
                    </a:graphicData>
                  </a:graphic>
                </wp:inline>
              </w:drawing>
            </w:r>
          </w:p>
          <w:p w14:paraId="6B87FF9A" w14:textId="0D07BFC0" w:rsidR="00FC4205" w:rsidRPr="007C2D68" w:rsidRDefault="3B1288FA" w:rsidP="77EB29DD">
            <w:pPr>
              <w:jc w:val="center"/>
              <w:rPr>
                <w:rFonts w:eastAsia="Arial" w:cs="Arial"/>
                <w:color w:val="000000" w:themeColor="text1"/>
                <w:sz w:val="72"/>
                <w:szCs w:val="72"/>
              </w:rPr>
            </w:pPr>
            <w:proofErr w:type="spellStart"/>
            <w:r w:rsidRPr="007C2D68">
              <w:rPr>
                <w:rFonts w:eastAsia="Arial" w:cs="Arial"/>
                <w:color w:val="000000" w:themeColor="text1"/>
                <w:sz w:val="72"/>
                <w:szCs w:val="72"/>
              </w:rPr>
              <w:t>iMOVE</w:t>
            </w:r>
            <w:proofErr w:type="spellEnd"/>
            <w:r w:rsidRPr="007C2D68">
              <w:rPr>
                <w:rFonts w:eastAsia="Arial" w:cs="Arial"/>
                <w:color w:val="000000" w:themeColor="text1"/>
                <w:sz w:val="72"/>
                <w:szCs w:val="72"/>
              </w:rPr>
              <w:t xml:space="preserve"> CRC </w:t>
            </w:r>
          </w:p>
          <w:p w14:paraId="373178EE" w14:textId="5AEC94A3" w:rsidR="00FC4205" w:rsidRPr="007C2D68" w:rsidRDefault="00FC4205" w:rsidP="77EB29DD">
            <w:pPr>
              <w:jc w:val="center"/>
              <w:rPr>
                <w:rFonts w:eastAsia="Arial" w:cs="Arial"/>
                <w:color w:val="000000" w:themeColor="text1"/>
                <w:sz w:val="72"/>
                <w:szCs w:val="72"/>
              </w:rPr>
            </w:pPr>
            <w:r w:rsidRPr="007C2D68">
              <w:rPr>
                <w:rFonts w:eastAsia="Arial" w:cs="Arial"/>
                <w:color w:val="000000" w:themeColor="text1"/>
                <w:sz w:val="72"/>
                <w:szCs w:val="72"/>
              </w:rPr>
              <w:t xml:space="preserve">Project </w:t>
            </w:r>
          </w:p>
          <w:p w14:paraId="0B4678AF" w14:textId="401FBE17" w:rsidR="00FC4205" w:rsidRPr="007C2D68" w:rsidRDefault="00FC4205" w:rsidP="77EB29DD">
            <w:pPr>
              <w:jc w:val="center"/>
              <w:rPr>
                <w:rFonts w:eastAsia="Arial" w:cs="Arial"/>
                <w:color w:val="000000" w:themeColor="text1"/>
                <w:sz w:val="72"/>
                <w:szCs w:val="72"/>
              </w:rPr>
            </w:pPr>
            <w:r w:rsidRPr="007C2D68">
              <w:rPr>
                <w:rFonts w:eastAsia="Arial" w:cs="Arial"/>
                <w:color w:val="000000" w:themeColor="text1"/>
                <w:sz w:val="72"/>
                <w:szCs w:val="72"/>
              </w:rPr>
              <w:t>Agreement</w:t>
            </w:r>
          </w:p>
          <w:p w14:paraId="2A25F91B" w14:textId="2B24FE27" w:rsidR="00FC4205" w:rsidRPr="007C2D68" w:rsidRDefault="00FC4205" w:rsidP="77EB29DD"/>
        </w:tc>
      </w:tr>
      <w:tr w:rsidR="00FC4205" w:rsidRPr="007C2D68" w14:paraId="022F1DB9" w14:textId="77777777" w:rsidTr="00FC4205">
        <w:trPr>
          <w:cantSplit/>
          <w:trHeight w:hRule="exact" w:val="240"/>
        </w:trPr>
        <w:tc>
          <w:tcPr>
            <w:tcW w:w="2552" w:type="dxa"/>
            <w:tcBorders>
              <w:right w:val="single" w:sz="18" w:space="0" w:color="auto"/>
            </w:tcBorders>
          </w:tcPr>
          <w:p w14:paraId="584B96BA" w14:textId="10ADC64C" w:rsidR="00FC4205" w:rsidRPr="007C2D68" w:rsidRDefault="00FC4205" w:rsidP="00FC4205"/>
        </w:tc>
        <w:tc>
          <w:tcPr>
            <w:tcW w:w="283" w:type="dxa"/>
            <w:tcBorders>
              <w:left w:val="nil"/>
            </w:tcBorders>
          </w:tcPr>
          <w:p w14:paraId="66E24D10" w14:textId="77777777" w:rsidR="00FC4205" w:rsidRPr="007C2D68" w:rsidRDefault="00FC4205" w:rsidP="00FC4205"/>
        </w:tc>
        <w:tc>
          <w:tcPr>
            <w:tcW w:w="6521" w:type="dxa"/>
            <w:tcBorders>
              <w:top w:val="single" w:sz="4" w:space="0" w:color="auto"/>
            </w:tcBorders>
          </w:tcPr>
          <w:p w14:paraId="12B34372" w14:textId="77777777" w:rsidR="00FC4205" w:rsidRPr="007C2D68" w:rsidRDefault="00FC4205" w:rsidP="00FC4205">
            <w:pPr>
              <w:rPr>
                <w:rFonts w:cs="Arial"/>
              </w:rPr>
            </w:pPr>
          </w:p>
        </w:tc>
      </w:tr>
      <w:tr w:rsidR="00FC4205" w:rsidRPr="007C2D68" w14:paraId="6DD7D38E" w14:textId="77777777" w:rsidTr="00FC4205">
        <w:trPr>
          <w:cantSplit/>
        </w:trPr>
        <w:tc>
          <w:tcPr>
            <w:tcW w:w="2552" w:type="dxa"/>
            <w:tcBorders>
              <w:right w:val="single" w:sz="18" w:space="0" w:color="auto"/>
            </w:tcBorders>
          </w:tcPr>
          <w:p w14:paraId="6493E340" w14:textId="77777777" w:rsidR="00FC4205" w:rsidRPr="007C2D68" w:rsidRDefault="00FC4205" w:rsidP="00FC4205"/>
        </w:tc>
        <w:tc>
          <w:tcPr>
            <w:tcW w:w="283" w:type="dxa"/>
            <w:tcBorders>
              <w:left w:val="nil"/>
            </w:tcBorders>
          </w:tcPr>
          <w:p w14:paraId="1881EC11" w14:textId="77777777" w:rsidR="00FC4205" w:rsidRPr="007C2D68" w:rsidRDefault="00FC4205" w:rsidP="00FC4205">
            <w:pPr>
              <w:ind w:left="680"/>
            </w:pPr>
          </w:p>
        </w:tc>
        <w:tc>
          <w:tcPr>
            <w:tcW w:w="6521" w:type="dxa"/>
          </w:tcPr>
          <w:p w14:paraId="4B49FC2D" w14:textId="60069299" w:rsidR="00FC4205" w:rsidRPr="007C2D68" w:rsidRDefault="008768B0" w:rsidP="00FC4205">
            <w:pPr>
              <w:pStyle w:val="CoverPageNames"/>
              <w:rPr>
                <w:rFonts w:cs="Arial"/>
                <w:sz w:val="28"/>
                <w:szCs w:val="28"/>
              </w:rPr>
            </w:pPr>
            <w:proofErr w:type="spellStart"/>
            <w:r w:rsidRPr="007C2D68">
              <w:rPr>
                <w:rFonts w:cs="Arial"/>
                <w:sz w:val="28"/>
                <w:szCs w:val="28"/>
              </w:rPr>
              <w:t>iMOVE</w:t>
            </w:r>
            <w:proofErr w:type="spellEnd"/>
            <w:r w:rsidRPr="007C2D68">
              <w:rPr>
                <w:rFonts w:cs="Arial"/>
                <w:sz w:val="28"/>
                <w:szCs w:val="28"/>
              </w:rPr>
              <w:t xml:space="preserve"> Australia Limited</w:t>
            </w:r>
          </w:p>
          <w:p w14:paraId="705C266F" w14:textId="77777777" w:rsidR="00FC4205" w:rsidRPr="007C2D68" w:rsidRDefault="00FC4205" w:rsidP="00FC4205">
            <w:pPr>
              <w:rPr>
                <w:rFonts w:cs="Arial"/>
                <w:sz w:val="28"/>
                <w:szCs w:val="28"/>
              </w:rPr>
            </w:pPr>
          </w:p>
          <w:p w14:paraId="1A3B533B" w14:textId="77777777" w:rsidR="00FC4205" w:rsidRPr="007C2D68" w:rsidRDefault="00FC4205" w:rsidP="00FC4205">
            <w:pPr>
              <w:rPr>
                <w:rStyle w:val="detailsalignedbold"/>
                <w:rFonts w:cs="Arial"/>
                <w:sz w:val="28"/>
                <w:szCs w:val="28"/>
              </w:rPr>
            </w:pPr>
            <w:r w:rsidRPr="00C8276C">
              <w:rPr>
                <w:rFonts w:cs="Arial"/>
                <w:i/>
                <w:sz w:val="28"/>
                <w:szCs w:val="28"/>
                <w:highlight w:val="yellow"/>
              </w:rPr>
              <w:t>[Insert</w:t>
            </w:r>
            <w:r w:rsidRPr="00C8276C">
              <w:rPr>
                <w:rFonts w:cs="Arial"/>
                <w:sz w:val="28"/>
                <w:szCs w:val="28"/>
                <w:highlight w:val="yellow"/>
              </w:rPr>
              <w:t xml:space="preserve"> </w:t>
            </w:r>
            <w:r w:rsidRPr="00C8276C">
              <w:rPr>
                <w:rFonts w:cs="Arial"/>
                <w:i/>
                <w:sz w:val="28"/>
                <w:szCs w:val="28"/>
                <w:highlight w:val="yellow"/>
              </w:rPr>
              <w:t>Project Participant</w:t>
            </w:r>
            <w:r w:rsidRPr="00C8276C">
              <w:rPr>
                <w:rStyle w:val="detailsalignedbold"/>
                <w:rFonts w:cs="Arial"/>
                <w:i/>
                <w:sz w:val="28"/>
                <w:szCs w:val="28"/>
                <w:highlight w:val="yellow"/>
              </w:rPr>
              <w:t xml:space="preserve"> </w:t>
            </w:r>
            <w:r w:rsidRPr="00C8276C">
              <w:rPr>
                <w:rFonts w:cs="Arial"/>
                <w:i/>
                <w:sz w:val="28"/>
                <w:szCs w:val="28"/>
                <w:highlight w:val="yellow"/>
              </w:rPr>
              <w:t>name]</w:t>
            </w:r>
          </w:p>
          <w:p w14:paraId="70F4CF47" w14:textId="77777777" w:rsidR="00FC4205" w:rsidRPr="007C2D68" w:rsidRDefault="00FC4205" w:rsidP="00FC4205">
            <w:pPr>
              <w:rPr>
                <w:rFonts w:cs="Arial"/>
                <w:sz w:val="28"/>
                <w:szCs w:val="28"/>
              </w:rPr>
            </w:pPr>
          </w:p>
          <w:p w14:paraId="7AC0D69E" w14:textId="2C5253FB" w:rsidR="00FC4205" w:rsidRPr="007C2D68" w:rsidRDefault="00AA2493" w:rsidP="00FC4205">
            <w:pPr>
              <w:rPr>
                <w:rStyle w:val="detailsalignedbold"/>
                <w:rFonts w:cs="Arial"/>
                <w:sz w:val="28"/>
                <w:szCs w:val="28"/>
              </w:rPr>
            </w:pPr>
            <w:r>
              <w:rPr>
                <w:rFonts w:cs="Arial"/>
                <w:sz w:val="28"/>
                <w:szCs w:val="28"/>
              </w:rPr>
              <w:t>University of South Australia</w:t>
            </w:r>
          </w:p>
          <w:p w14:paraId="5827C938" w14:textId="77777777" w:rsidR="00FC4205" w:rsidRPr="007C2D68" w:rsidRDefault="00FC4205" w:rsidP="00FC4205">
            <w:pPr>
              <w:pStyle w:val="CoverPageNames"/>
              <w:rPr>
                <w:rStyle w:val="detailsalignedbold"/>
                <w:rFonts w:cs="Arial"/>
                <w:sz w:val="28"/>
                <w:szCs w:val="28"/>
              </w:rPr>
            </w:pPr>
          </w:p>
          <w:p w14:paraId="095F4356" w14:textId="77777777" w:rsidR="00FC4205" w:rsidRPr="007C2D68" w:rsidRDefault="00FC4205" w:rsidP="00FC4205">
            <w:pPr>
              <w:rPr>
                <w:rFonts w:cs="Arial"/>
                <w:sz w:val="28"/>
                <w:szCs w:val="28"/>
              </w:rPr>
            </w:pPr>
            <w:r w:rsidRPr="007C2D68">
              <w:rPr>
                <w:rStyle w:val="detailsalignedbold"/>
                <w:rFonts w:cs="Arial"/>
                <w:b/>
                <w:sz w:val="28"/>
                <w:szCs w:val="28"/>
              </w:rPr>
              <w:t>Project No:</w:t>
            </w:r>
            <w:r w:rsidRPr="007C2D68">
              <w:rPr>
                <w:rStyle w:val="detailsalignedbold"/>
                <w:rFonts w:cs="Arial"/>
                <w:sz w:val="28"/>
                <w:szCs w:val="28"/>
              </w:rPr>
              <w:tab/>
            </w:r>
            <w:r w:rsidRPr="007C2D68">
              <w:rPr>
                <w:rStyle w:val="detailsalignedbold"/>
                <w:rFonts w:cs="Arial"/>
                <w:sz w:val="28"/>
                <w:szCs w:val="28"/>
              </w:rPr>
              <w:tab/>
              <w:t>[</w:t>
            </w:r>
            <w:r w:rsidRPr="007C2D68">
              <w:rPr>
                <w:rStyle w:val="detailsalignedbold"/>
                <w:rFonts w:cs="Arial"/>
                <w:i/>
                <w:sz w:val="28"/>
                <w:szCs w:val="28"/>
              </w:rPr>
              <w:t>Insert Project Number</w:t>
            </w:r>
            <w:r w:rsidRPr="007C2D68">
              <w:rPr>
                <w:rStyle w:val="detailsalignedbold"/>
                <w:rFonts w:cs="Arial"/>
                <w:sz w:val="28"/>
                <w:szCs w:val="28"/>
              </w:rPr>
              <w:t>]</w:t>
            </w:r>
          </w:p>
          <w:p w14:paraId="26A6F37D" w14:textId="7BA9268F" w:rsidR="00FC4205" w:rsidRPr="007C2D68" w:rsidRDefault="00FC4205" w:rsidP="00FC4205">
            <w:pPr>
              <w:pStyle w:val="CoverPageNames"/>
              <w:rPr>
                <w:rFonts w:cs="Arial"/>
              </w:rPr>
            </w:pPr>
            <w:r w:rsidRPr="007C2D68">
              <w:rPr>
                <w:rStyle w:val="detailsalignedbold"/>
                <w:rFonts w:eastAsia="SimSun" w:cs="Arial"/>
                <w:b/>
                <w:sz w:val="28"/>
                <w:szCs w:val="28"/>
              </w:rPr>
              <w:t>Project Title:</w:t>
            </w:r>
            <w:r w:rsidRPr="007C2D68">
              <w:rPr>
                <w:rStyle w:val="detailsalignedbold"/>
                <w:rFonts w:cs="Arial"/>
                <w:sz w:val="28"/>
                <w:szCs w:val="28"/>
              </w:rPr>
              <w:tab/>
            </w:r>
            <w:r w:rsidR="000618C2">
              <w:rPr>
                <w:rStyle w:val="detailsalignedbold"/>
                <w:rFonts w:cs="Arial"/>
                <w:sz w:val="28"/>
                <w:szCs w:val="28"/>
              </w:rPr>
              <w:t xml:space="preserve">An </w:t>
            </w:r>
            <w:r w:rsidR="006750D7" w:rsidRPr="007C2D68">
              <w:rPr>
                <w:rStyle w:val="detailsalignedbold"/>
                <w:rFonts w:cs="Arial"/>
                <w:sz w:val="28"/>
                <w:szCs w:val="28"/>
              </w:rPr>
              <w:t>Autonomous Boat</w:t>
            </w:r>
            <w:r w:rsidR="000B5531">
              <w:rPr>
                <w:rStyle w:val="detailsalignedbold"/>
                <w:rFonts w:cs="Arial"/>
                <w:sz w:val="28"/>
                <w:szCs w:val="28"/>
              </w:rPr>
              <w:t xml:space="preserve"> Navigation</w:t>
            </w:r>
            <w:r w:rsidR="00CC7FE0">
              <w:rPr>
                <w:rStyle w:val="detailsalignedbold"/>
                <w:rFonts w:cs="Arial"/>
                <w:sz w:val="28"/>
                <w:szCs w:val="28"/>
              </w:rPr>
              <w:t xml:space="preserve"> </w:t>
            </w:r>
            <w:r w:rsidR="003F4FA7">
              <w:rPr>
                <w:rStyle w:val="detailsalignedbold"/>
                <w:rFonts w:cs="Arial"/>
                <w:sz w:val="28"/>
                <w:szCs w:val="28"/>
              </w:rPr>
              <w:t>System</w:t>
            </w:r>
          </w:p>
        </w:tc>
      </w:tr>
    </w:tbl>
    <w:p w14:paraId="13EDBBF7" w14:textId="77777777" w:rsidR="00FC4205" w:rsidRPr="007C2D68" w:rsidRDefault="00FC4205" w:rsidP="00FC4205">
      <w:pPr>
        <w:rPr>
          <w:rFonts w:cs="Arial"/>
          <w:szCs w:val="20"/>
        </w:rPr>
      </w:pPr>
    </w:p>
    <w:tbl>
      <w:tblPr>
        <w:tblW w:w="4949" w:type="pct"/>
        <w:tblInd w:w="108" w:type="dxa"/>
        <w:tblBorders>
          <w:top w:val="nil"/>
          <w:left w:val="nil"/>
          <w:right w:val="nil"/>
        </w:tblBorders>
        <w:tblLook w:val="0000" w:firstRow="0" w:lastRow="0" w:firstColumn="0" w:lastColumn="0" w:noHBand="0" w:noVBand="0"/>
      </w:tblPr>
      <w:tblGrid>
        <w:gridCol w:w="10340"/>
      </w:tblGrid>
      <w:tr w:rsidR="00FC4205" w:rsidRPr="007C2D68" w14:paraId="0EB11502" w14:textId="77777777" w:rsidTr="00B774F4">
        <w:trPr>
          <w:trHeight w:val="397"/>
          <w:tblHeader/>
        </w:trPr>
        <w:tc>
          <w:tcPr>
            <w:tcW w:w="5000" w:type="pct"/>
            <w:tcBorders>
              <w:top w:val="single" w:sz="8" w:space="0" w:color="auto"/>
              <w:left w:val="single" w:sz="8" w:space="0" w:color="auto"/>
              <w:bottom w:val="single" w:sz="8" w:space="0" w:color="auto"/>
              <w:right w:val="single" w:sz="8" w:space="0" w:color="auto"/>
            </w:tcBorders>
            <w:shd w:val="clear" w:color="auto" w:fill="B0B3B2"/>
            <w:tcMar>
              <w:top w:w="100" w:type="nil"/>
              <w:left w:w="100" w:type="nil"/>
              <w:bottom w:w="100" w:type="nil"/>
              <w:right w:w="100" w:type="nil"/>
            </w:tcMar>
            <w:vAlign w:val="center"/>
          </w:tcPr>
          <w:p w14:paraId="2250BEB6" w14:textId="134A10D2" w:rsidR="00FC4205" w:rsidRPr="007C2D68" w:rsidRDefault="005B2E1C" w:rsidP="0066617C">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b/>
                <w:kern w:val="1"/>
                <w:szCs w:val="22"/>
              </w:rPr>
            </w:pPr>
            <w:r w:rsidRPr="007C2D68">
              <w:rPr>
                <w:rFonts w:cs="Microsoft Sans Serif"/>
                <w:b/>
                <w:szCs w:val="22"/>
              </w:rPr>
              <w:lastRenderedPageBreak/>
              <w:t xml:space="preserve">Project </w:t>
            </w:r>
            <w:r w:rsidR="00FC4205" w:rsidRPr="007C2D68">
              <w:rPr>
                <w:rFonts w:cs="Microsoft Sans Serif"/>
                <w:b/>
                <w:szCs w:val="22"/>
              </w:rPr>
              <w:t>Executive Summary</w:t>
            </w:r>
          </w:p>
        </w:tc>
      </w:tr>
      <w:tr w:rsidR="00FC4205" w:rsidRPr="007C2D68" w14:paraId="2B512EFB" w14:textId="77777777" w:rsidTr="00B774F4">
        <w:trPr>
          <w:trHeight w:val="397"/>
          <w:tblHeader/>
        </w:trPr>
        <w:tc>
          <w:tcPr>
            <w:tcW w:w="5000" w:type="pct"/>
            <w:tcBorders>
              <w:top w:val="single" w:sz="8" w:space="0" w:color="auto"/>
              <w:left w:val="single" w:sz="8" w:space="0" w:color="auto"/>
              <w:bottom w:val="single" w:sz="8" w:space="0" w:color="auto"/>
              <w:right w:val="single" w:sz="8" w:space="0" w:color="auto"/>
            </w:tcBorders>
            <w:shd w:val="clear" w:color="auto" w:fill="auto"/>
            <w:tcMar>
              <w:top w:w="100" w:type="nil"/>
              <w:left w:w="100" w:type="nil"/>
              <w:bottom w:w="100" w:type="nil"/>
              <w:right w:w="100" w:type="nil"/>
            </w:tcMar>
            <w:vAlign w:val="center"/>
          </w:tcPr>
          <w:p w14:paraId="58D981B0" w14:textId="5CE8364D" w:rsidR="00FC4205" w:rsidRPr="007C2D68" w:rsidRDefault="00CC7FE0" w:rsidP="000A4799">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rPr>
                <w:rFonts w:cs="Microsoft Sans Serif"/>
                <w:i/>
                <w:szCs w:val="20"/>
              </w:rPr>
            </w:pPr>
            <w:r>
              <w:rPr>
                <w:sz w:val="24"/>
                <w:lang w:eastAsia="en-AU"/>
              </w:rPr>
              <w:t xml:space="preserve">Recent advances in intelligent sensors and machine intelligence have proliferated the autonomy in transport and logistics, such as the growing popularity of </w:t>
            </w:r>
            <w:r w:rsidRPr="007C2D68">
              <w:rPr>
                <w:sz w:val="24"/>
                <w:lang w:eastAsia="en-AU"/>
              </w:rPr>
              <w:t>ADAS (Advanced Driver Assistance Systems)</w:t>
            </w:r>
            <w:r>
              <w:rPr>
                <w:sz w:val="24"/>
                <w:lang w:eastAsia="en-AU"/>
              </w:rPr>
              <w:t xml:space="preserve"> on motor vehicles. </w:t>
            </w:r>
            <w:r w:rsidR="000A4799">
              <w:rPr>
                <w:sz w:val="24"/>
                <w:lang w:eastAsia="en-AU"/>
              </w:rPr>
              <w:t xml:space="preserve">By relieving drivers </w:t>
            </w:r>
            <w:r w:rsidR="00C8276C">
              <w:rPr>
                <w:sz w:val="24"/>
                <w:lang w:eastAsia="en-AU"/>
              </w:rPr>
              <w:t xml:space="preserve">from the </w:t>
            </w:r>
            <w:r w:rsidR="000A4799">
              <w:rPr>
                <w:sz w:val="24"/>
                <w:lang w:eastAsia="en-AU"/>
              </w:rPr>
              <w:t>stress on the road, s</w:t>
            </w:r>
            <w:r>
              <w:rPr>
                <w:sz w:val="24"/>
                <w:lang w:eastAsia="en-AU"/>
              </w:rPr>
              <w:t xml:space="preserve">uch technology is </w:t>
            </w:r>
            <w:r w:rsidR="000A4799">
              <w:rPr>
                <w:sz w:val="24"/>
                <w:lang w:eastAsia="en-AU"/>
              </w:rPr>
              <w:t xml:space="preserve">expected to </w:t>
            </w:r>
            <w:r w:rsidR="00C8276C">
              <w:rPr>
                <w:sz w:val="24"/>
                <w:lang w:eastAsia="en-AU"/>
              </w:rPr>
              <w:t xml:space="preserve">bring in </w:t>
            </w:r>
            <w:r w:rsidR="000A4799">
              <w:rPr>
                <w:sz w:val="24"/>
                <w:lang w:eastAsia="en-AU"/>
              </w:rPr>
              <w:t xml:space="preserve">significant </w:t>
            </w:r>
            <w:r w:rsidR="00C8276C">
              <w:rPr>
                <w:sz w:val="24"/>
                <w:lang w:eastAsia="en-AU"/>
              </w:rPr>
              <w:t xml:space="preserve">benefits with its </w:t>
            </w:r>
            <w:r w:rsidR="000A4799">
              <w:rPr>
                <w:sz w:val="24"/>
                <w:lang w:eastAsia="en-AU"/>
              </w:rPr>
              <w:t xml:space="preserve">social </w:t>
            </w:r>
            <w:r w:rsidR="00C8276C">
              <w:rPr>
                <w:sz w:val="24"/>
                <w:lang w:eastAsia="en-AU"/>
              </w:rPr>
              <w:t>economic</w:t>
            </w:r>
            <w:r w:rsidR="000A4799">
              <w:rPr>
                <w:sz w:val="24"/>
                <w:lang w:eastAsia="en-AU"/>
              </w:rPr>
              <w:t xml:space="preserve"> impact. Similar benefits also apply for controlling water surface vessels, as</w:t>
            </w:r>
            <w:r w:rsidR="006750D7" w:rsidRPr="007C2D68">
              <w:rPr>
                <w:sz w:val="24"/>
                <w:lang w:eastAsia="en-AU"/>
              </w:rPr>
              <w:t xml:space="preserve"> </w:t>
            </w:r>
            <w:r w:rsidR="0094254B">
              <w:rPr>
                <w:sz w:val="24"/>
                <w:lang w:eastAsia="en-AU"/>
              </w:rPr>
              <w:t>controlling</w:t>
            </w:r>
            <w:r w:rsidR="0094254B" w:rsidRPr="007C2D68">
              <w:rPr>
                <w:sz w:val="24"/>
                <w:lang w:eastAsia="en-AU"/>
              </w:rPr>
              <w:t xml:space="preserve"> </w:t>
            </w:r>
            <w:r w:rsidR="006750D7" w:rsidRPr="007C2D68">
              <w:rPr>
                <w:sz w:val="24"/>
                <w:lang w:eastAsia="en-AU"/>
              </w:rPr>
              <w:t xml:space="preserve">a boat can be daunting for inexperienced individuals, increasing the risk of collisions with obstacles. To mitigate this risk, this project aims to </w:t>
            </w:r>
            <w:r w:rsidR="0094254B">
              <w:rPr>
                <w:sz w:val="24"/>
                <w:lang w:eastAsia="en-AU"/>
              </w:rPr>
              <w:t>develop</w:t>
            </w:r>
            <w:r w:rsidR="0094254B" w:rsidRPr="007C2D68">
              <w:rPr>
                <w:sz w:val="24"/>
                <w:lang w:eastAsia="en-AU"/>
              </w:rPr>
              <w:t xml:space="preserve"> </w:t>
            </w:r>
            <w:r w:rsidR="006750D7" w:rsidRPr="007C2D68">
              <w:rPr>
                <w:sz w:val="24"/>
                <w:lang w:eastAsia="en-AU"/>
              </w:rPr>
              <w:t xml:space="preserve">an assisted </w:t>
            </w:r>
            <w:r w:rsidR="0094254B">
              <w:rPr>
                <w:sz w:val="24"/>
                <w:lang w:eastAsia="en-AU"/>
              </w:rPr>
              <w:t xml:space="preserve">boat control </w:t>
            </w:r>
            <w:r w:rsidR="006750D7" w:rsidRPr="007C2D68">
              <w:rPr>
                <w:sz w:val="24"/>
                <w:lang w:eastAsia="en-AU"/>
              </w:rPr>
              <w:t xml:space="preserve">system, inspired by ADAS in cars. By reducing the complexity of boat control and alleviating collision-related stress, the proposed system </w:t>
            </w:r>
            <w:r w:rsidR="00455046">
              <w:rPr>
                <w:sz w:val="24"/>
                <w:lang w:eastAsia="en-AU"/>
              </w:rPr>
              <w:t>helps expanding</w:t>
            </w:r>
            <w:r w:rsidR="00455046" w:rsidRPr="007C2D68">
              <w:rPr>
                <w:sz w:val="24"/>
                <w:lang w:eastAsia="en-AU"/>
              </w:rPr>
              <w:t xml:space="preserve"> </w:t>
            </w:r>
            <w:r w:rsidR="00455046">
              <w:rPr>
                <w:sz w:val="24"/>
                <w:lang w:eastAsia="en-AU"/>
              </w:rPr>
              <w:t>boat ownership and rental markets</w:t>
            </w:r>
            <w:r w:rsidR="006750D7" w:rsidRPr="007C2D68">
              <w:rPr>
                <w:sz w:val="24"/>
                <w:lang w:eastAsia="en-AU"/>
              </w:rPr>
              <w:t xml:space="preserve">. Key aspects of the project include evaluating sensor technologies for reliable object detection, </w:t>
            </w:r>
            <w:r w:rsidR="0094254B">
              <w:rPr>
                <w:sz w:val="24"/>
                <w:lang w:eastAsia="en-AU"/>
              </w:rPr>
              <w:t>interfacing to</w:t>
            </w:r>
            <w:r w:rsidR="0094254B" w:rsidRPr="007C2D68">
              <w:rPr>
                <w:sz w:val="24"/>
                <w:lang w:eastAsia="en-AU"/>
              </w:rPr>
              <w:t xml:space="preserve"> </w:t>
            </w:r>
            <w:r w:rsidR="006750D7" w:rsidRPr="007C2D68">
              <w:rPr>
                <w:sz w:val="24"/>
                <w:lang w:eastAsia="en-AU"/>
              </w:rPr>
              <w:t xml:space="preserve">boat motor systems to retrofit existing houseboats for autonomous navigation, developing user-friendly interfaces for simplified boat control, analysing human </w:t>
            </w:r>
            <w:r w:rsidR="00322629">
              <w:rPr>
                <w:sz w:val="24"/>
                <w:lang w:eastAsia="en-AU"/>
              </w:rPr>
              <w:t>factors</w:t>
            </w:r>
            <w:r w:rsidR="006750D7" w:rsidRPr="007C2D68">
              <w:rPr>
                <w:sz w:val="24"/>
                <w:lang w:eastAsia="en-AU"/>
              </w:rPr>
              <w:t xml:space="preserve"> </w:t>
            </w:r>
            <w:r w:rsidR="00AA2493">
              <w:rPr>
                <w:sz w:val="24"/>
                <w:lang w:eastAsia="en-AU"/>
              </w:rPr>
              <w:t>psychology</w:t>
            </w:r>
            <w:r w:rsidR="00621FEA">
              <w:rPr>
                <w:sz w:val="24"/>
                <w:lang w:eastAsia="en-AU"/>
              </w:rPr>
              <w:t>, and conducting business analysis</w:t>
            </w:r>
            <w:r w:rsidR="006750D7" w:rsidRPr="007C2D68">
              <w:rPr>
                <w:sz w:val="24"/>
                <w:lang w:eastAsia="en-AU"/>
              </w:rPr>
              <w:t xml:space="preserve"> in this context.</w:t>
            </w:r>
            <w:r w:rsidR="0094254B">
              <w:rPr>
                <w:sz w:val="24"/>
                <w:lang w:eastAsia="en-AU"/>
              </w:rPr>
              <w:t xml:space="preserve"> As </w:t>
            </w:r>
            <w:r w:rsidR="007958AA">
              <w:rPr>
                <w:sz w:val="24"/>
                <w:lang w:eastAsia="en-AU"/>
              </w:rPr>
              <w:t xml:space="preserve">a </w:t>
            </w:r>
            <w:r w:rsidR="0094254B">
              <w:rPr>
                <w:sz w:val="24"/>
                <w:lang w:eastAsia="en-AU"/>
              </w:rPr>
              <w:t>proof of concept, a</w:t>
            </w:r>
            <w:r w:rsidR="007958AA">
              <w:rPr>
                <w:sz w:val="24"/>
                <w:lang w:eastAsia="en-AU"/>
              </w:rPr>
              <w:t xml:space="preserve">n autonomous houseboat </w:t>
            </w:r>
            <w:r w:rsidR="0094254B">
              <w:rPr>
                <w:sz w:val="24"/>
                <w:lang w:eastAsia="en-AU"/>
              </w:rPr>
              <w:t>prototyp</w:t>
            </w:r>
            <w:r w:rsidR="007958AA">
              <w:rPr>
                <w:sz w:val="24"/>
                <w:lang w:eastAsia="en-AU"/>
              </w:rPr>
              <w:t>e</w:t>
            </w:r>
            <w:r w:rsidR="0094254B">
              <w:rPr>
                <w:sz w:val="24"/>
                <w:lang w:eastAsia="en-AU"/>
              </w:rPr>
              <w:t xml:space="preserve"> will be </w:t>
            </w:r>
            <w:r w:rsidR="00C01528">
              <w:rPr>
                <w:sz w:val="24"/>
                <w:lang w:eastAsia="en-AU"/>
              </w:rPr>
              <w:t>developed</w:t>
            </w:r>
            <w:r w:rsidR="00072894">
              <w:rPr>
                <w:sz w:val="24"/>
                <w:lang w:eastAsia="en-AU"/>
              </w:rPr>
              <w:t xml:space="preserve"> and tested on a local lake or a nearby water runway. </w:t>
            </w:r>
            <w:r w:rsidR="00072894" w:rsidRPr="00072894">
              <w:rPr>
                <w:sz w:val="24"/>
                <w:lang w:eastAsia="en-AU"/>
              </w:rPr>
              <w:t xml:space="preserve">Beyond this project, it is foreseeable the developed navigation technology may be adapted or extended to other applications, </w:t>
            </w:r>
            <w:r w:rsidR="00353B1F">
              <w:rPr>
                <w:sz w:val="24"/>
                <w:lang w:eastAsia="en-AU"/>
              </w:rPr>
              <w:t xml:space="preserve">for devices </w:t>
            </w:r>
            <w:r w:rsidR="00072894" w:rsidRPr="00072894">
              <w:rPr>
                <w:sz w:val="24"/>
                <w:lang w:eastAsia="en-AU"/>
              </w:rPr>
              <w:t>including but not limited to marine vessels and ground vehicles.</w:t>
            </w:r>
          </w:p>
        </w:tc>
      </w:tr>
    </w:tbl>
    <w:p w14:paraId="45D57447" w14:textId="0B419D52" w:rsidR="005B2E1C" w:rsidRPr="007C2D68" w:rsidRDefault="005B2E1C">
      <w:pPr>
        <w:spacing w:before="0" w:after="0"/>
        <w:rPr>
          <w:rFonts w:cs="Arial"/>
          <w:b/>
          <w:szCs w:val="20"/>
        </w:rPr>
      </w:pPr>
    </w:p>
    <w:p w14:paraId="2E0F0756" w14:textId="39808A65" w:rsidR="00FC4205" w:rsidRPr="007C2D68" w:rsidRDefault="00FC4205" w:rsidP="00FC4205">
      <w:pPr>
        <w:pStyle w:val="Heading1"/>
        <w:numPr>
          <w:ilvl w:val="0"/>
          <w:numId w:val="0"/>
        </w:numPr>
        <w:tabs>
          <w:tab w:val="left" w:pos="567"/>
        </w:tabs>
        <w:jc w:val="center"/>
        <w:rPr>
          <w:b w:val="0"/>
        </w:rPr>
      </w:pPr>
      <w:proofErr w:type="spellStart"/>
      <w:r w:rsidRPr="007C2D68">
        <w:rPr>
          <w:rFonts w:cs="Arial"/>
          <w:sz w:val="32"/>
          <w:szCs w:val="32"/>
        </w:rPr>
        <w:t>iMOVE</w:t>
      </w:r>
      <w:proofErr w:type="spellEnd"/>
      <w:r w:rsidRPr="007C2D68">
        <w:rPr>
          <w:rFonts w:cs="Arial"/>
          <w:sz w:val="32"/>
          <w:szCs w:val="32"/>
        </w:rPr>
        <w:t xml:space="preserve"> CRC Project Agreement</w:t>
      </w:r>
    </w:p>
    <w:p w14:paraId="6D02D678" w14:textId="77777777" w:rsidR="00196EAD" w:rsidRPr="007C2D68" w:rsidRDefault="00196EAD" w:rsidP="00196EAD">
      <w:pPr>
        <w:spacing w:before="0" w:after="0"/>
        <w:rPr>
          <w:rFonts w:cs="Arial"/>
          <w:b/>
          <w:sz w:val="28"/>
          <w:szCs w:val="28"/>
        </w:rPr>
      </w:pPr>
    </w:p>
    <w:p w14:paraId="3DF0FC03" w14:textId="77777777" w:rsidR="00FC4205" w:rsidRPr="007C2D68" w:rsidRDefault="00FC4205" w:rsidP="00196EAD">
      <w:pPr>
        <w:spacing w:before="0"/>
        <w:rPr>
          <w:rFonts w:cs="Arial"/>
          <w:b/>
          <w:sz w:val="28"/>
          <w:szCs w:val="28"/>
        </w:rPr>
      </w:pPr>
      <w:r w:rsidRPr="007C2D68">
        <w:rPr>
          <w:rFonts w:cs="Arial"/>
          <w:b/>
          <w:sz w:val="28"/>
          <w:szCs w:val="28"/>
        </w:rPr>
        <w:t>Nature of Agreement</w:t>
      </w:r>
    </w:p>
    <w:p w14:paraId="6100D2A2" w14:textId="77777777" w:rsidR="00FC4205" w:rsidRPr="007C2D68" w:rsidRDefault="00FC4205" w:rsidP="00FC4205">
      <w:pPr>
        <w:rPr>
          <w:rFonts w:cs="Arial"/>
          <w:szCs w:val="20"/>
        </w:rPr>
      </w:pPr>
      <w:r w:rsidRPr="007C2D68">
        <w:rPr>
          <w:rFonts w:cs="Arial"/>
          <w:szCs w:val="20"/>
        </w:rPr>
        <w:t>This Project Agreement consists of the Project details below (</w:t>
      </w:r>
      <w:r w:rsidRPr="007C2D68">
        <w:rPr>
          <w:rFonts w:cs="Arial"/>
          <w:b/>
          <w:szCs w:val="20"/>
        </w:rPr>
        <w:t>Project Details</w:t>
      </w:r>
      <w:r w:rsidRPr="007C2D68">
        <w:rPr>
          <w:rFonts w:cs="Arial"/>
          <w:szCs w:val="20"/>
        </w:rPr>
        <w:t xml:space="preserve">), together with the </w:t>
      </w:r>
      <w:r w:rsidRPr="007C2D68">
        <w:rPr>
          <w:rFonts w:cs="Arial"/>
          <w:i/>
          <w:szCs w:val="20"/>
        </w:rPr>
        <w:t>Project Terms</w:t>
      </w:r>
      <w:r w:rsidRPr="007C2D68">
        <w:rPr>
          <w:rFonts w:cs="Arial"/>
          <w:szCs w:val="20"/>
        </w:rPr>
        <w:t xml:space="preserve"> attached to these Project Details.</w:t>
      </w:r>
      <w:r w:rsidRPr="007C2D68">
        <w:rPr>
          <w:rFonts w:cs="Arial"/>
          <w:b/>
          <w:szCs w:val="20"/>
        </w:rPr>
        <w:t xml:space="preserve"> </w:t>
      </w:r>
      <w:r w:rsidRPr="007C2D68">
        <w:rPr>
          <w:rFonts w:cs="Arial"/>
          <w:szCs w:val="20"/>
        </w:rPr>
        <w:t>These Project Details are to be read together with the attached Project Terms.</w:t>
      </w:r>
    </w:p>
    <w:p w14:paraId="779D7EFE" w14:textId="77777777" w:rsidR="00FC4205" w:rsidRPr="007C2D68" w:rsidRDefault="00FC4205" w:rsidP="00FC4205">
      <w:pPr>
        <w:pStyle w:val="Heading1"/>
        <w:numPr>
          <w:ilvl w:val="0"/>
          <w:numId w:val="0"/>
        </w:numPr>
        <w:tabs>
          <w:tab w:val="left" w:pos="567"/>
        </w:tabs>
        <w:spacing w:before="0"/>
        <w:rPr>
          <w:rFonts w:cs="Arial"/>
          <w:b w:val="0"/>
          <w:szCs w:val="20"/>
        </w:rPr>
      </w:pPr>
      <w:r w:rsidRPr="007C2D68">
        <w:rPr>
          <w:rFonts w:cs="Arial"/>
          <w:b w:val="0"/>
          <w:szCs w:val="20"/>
        </w:rPr>
        <w:t>Unless separately defined, terms used in these Project Details will have the meaning set out in the Project Terms.</w:t>
      </w:r>
    </w:p>
    <w:p w14:paraId="701DD6EC" w14:textId="77777777" w:rsidR="00FC4205" w:rsidRPr="007C2D68" w:rsidRDefault="00FC4205" w:rsidP="00FC4205">
      <w:pPr>
        <w:spacing w:before="0"/>
        <w:rPr>
          <w:rFonts w:cs="Arial"/>
          <w:b/>
          <w:sz w:val="28"/>
          <w:szCs w:val="28"/>
        </w:rPr>
      </w:pPr>
      <w:r w:rsidRPr="007C2D68">
        <w:rPr>
          <w:rFonts w:cs="Arial"/>
          <w:b/>
          <w:sz w:val="28"/>
          <w:szCs w:val="28"/>
        </w:rPr>
        <w:t>Parties</w:t>
      </w:r>
    </w:p>
    <w:p w14:paraId="6246DFAB" w14:textId="0BE4DBB2" w:rsidR="00041F59" w:rsidRPr="007C2D68" w:rsidRDefault="00041F59" w:rsidP="00667DE8">
      <w:pPr>
        <w:pStyle w:val="ListParagraph"/>
        <w:spacing w:before="0" w:after="0"/>
        <w:ind w:left="993" w:hanging="993"/>
        <w:contextualSpacing w:val="0"/>
        <w:jc w:val="both"/>
        <w:rPr>
          <w:rFonts w:eastAsia="SimSun" w:cs="Arial"/>
          <w:sz w:val="20"/>
          <w:szCs w:val="20"/>
          <w:lang w:eastAsia="en-US"/>
        </w:rPr>
      </w:pPr>
      <w:r w:rsidRPr="007C2D68">
        <w:rPr>
          <w:rFonts w:cs="Arial"/>
          <w:sz w:val="20"/>
          <w:szCs w:val="20"/>
        </w:rPr>
        <w:t xml:space="preserve">The Project Parties are </w:t>
      </w:r>
      <w:r w:rsidR="00B9004A" w:rsidRPr="007C2D68">
        <w:rPr>
          <w:rFonts w:cs="Arial"/>
          <w:sz w:val="20"/>
          <w:szCs w:val="20"/>
        </w:rPr>
        <w:t xml:space="preserve">the Participants listed </w:t>
      </w:r>
      <w:proofErr w:type="gramStart"/>
      <w:r w:rsidR="00B9004A" w:rsidRPr="007C2D68">
        <w:rPr>
          <w:rFonts w:cs="Arial"/>
          <w:sz w:val="20"/>
          <w:szCs w:val="20"/>
        </w:rPr>
        <w:t>below</w:t>
      </w:r>
      <w:proofErr w:type="gramEnd"/>
    </w:p>
    <w:tbl>
      <w:tblPr>
        <w:tblW w:w="5027" w:type="pct"/>
        <w:tblBorders>
          <w:top w:val="nil"/>
          <w:left w:val="nil"/>
          <w:right w:val="nil"/>
        </w:tblBorders>
        <w:tblLayout w:type="fixed"/>
        <w:tblLook w:val="0000" w:firstRow="0" w:lastRow="0" w:firstColumn="0" w:lastColumn="0" w:noHBand="0" w:noVBand="0"/>
      </w:tblPr>
      <w:tblGrid>
        <w:gridCol w:w="2611"/>
        <w:gridCol w:w="1235"/>
        <w:gridCol w:w="1111"/>
        <w:gridCol w:w="2876"/>
        <w:gridCol w:w="2613"/>
        <w:gridCol w:w="57"/>
      </w:tblGrid>
      <w:tr w:rsidR="00FA68B7" w:rsidRPr="007C2D68" w14:paraId="5EA1FC09" w14:textId="77777777" w:rsidTr="00BE041A">
        <w:trPr>
          <w:gridAfter w:val="1"/>
          <w:wAfter w:w="27" w:type="pct"/>
          <w:trHeight w:val="397"/>
          <w:tblHeader/>
        </w:trPr>
        <w:tc>
          <w:tcPr>
            <w:tcW w:w="4973" w:type="pct"/>
            <w:gridSpan w:val="5"/>
            <w:tcBorders>
              <w:top w:val="single" w:sz="8" w:space="0" w:color="auto"/>
              <w:left w:val="single" w:sz="8" w:space="0" w:color="auto"/>
              <w:bottom w:val="single" w:sz="8" w:space="0" w:color="auto"/>
              <w:right w:val="single" w:sz="8" w:space="0" w:color="auto"/>
            </w:tcBorders>
            <w:shd w:val="clear" w:color="auto" w:fill="B0B3B2"/>
            <w:tcMar>
              <w:top w:w="100" w:type="nil"/>
              <w:left w:w="100" w:type="nil"/>
              <w:bottom w:w="100" w:type="nil"/>
              <w:right w:w="100" w:type="nil"/>
            </w:tcMar>
            <w:vAlign w:val="center"/>
          </w:tcPr>
          <w:p w14:paraId="5A21D2D4" w14:textId="77777777" w:rsidR="00FA68B7" w:rsidRPr="007C2D68" w:rsidRDefault="00FA68B7" w:rsidP="00BE041A">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b/>
                <w:kern w:val="1"/>
                <w:szCs w:val="20"/>
              </w:rPr>
            </w:pPr>
            <w:r w:rsidRPr="007C2D68">
              <w:rPr>
                <w:rFonts w:cs="Microsoft Sans Serif"/>
                <w:b/>
                <w:szCs w:val="20"/>
              </w:rPr>
              <w:lastRenderedPageBreak/>
              <w:t>3. Project Participants</w:t>
            </w:r>
          </w:p>
        </w:tc>
      </w:tr>
      <w:tr w:rsidR="00FA68B7" w:rsidRPr="007C2D68" w14:paraId="74ACF3D4" w14:textId="77777777" w:rsidTr="00BE041A">
        <w:trPr>
          <w:gridAfter w:val="1"/>
          <w:wAfter w:w="27" w:type="pct"/>
          <w:trHeight w:val="397"/>
          <w:tblHeader/>
        </w:trPr>
        <w:tc>
          <w:tcPr>
            <w:tcW w:w="4973" w:type="pct"/>
            <w:gridSpan w:val="5"/>
            <w:tcBorders>
              <w:top w:val="single" w:sz="8" w:space="0" w:color="auto"/>
              <w:left w:val="single" w:sz="8" w:space="0" w:color="auto"/>
              <w:bottom w:val="single" w:sz="8" w:space="0" w:color="auto"/>
              <w:right w:val="single" w:sz="8" w:space="0" w:color="auto"/>
            </w:tcBorders>
            <w:shd w:val="clear" w:color="auto" w:fill="E0E0E0"/>
            <w:tcMar>
              <w:top w:w="100" w:type="nil"/>
              <w:left w:w="100" w:type="nil"/>
              <w:bottom w:w="100" w:type="nil"/>
              <w:right w:w="100" w:type="nil"/>
            </w:tcMar>
            <w:vAlign w:val="center"/>
          </w:tcPr>
          <w:p w14:paraId="074ECA20" w14:textId="77777777" w:rsidR="00FA68B7" w:rsidRPr="007C2D68" w:rsidRDefault="00FA68B7" w:rsidP="00BE041A">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b/>
                <w:szCs w:val="20"/>
              </w:rPr>
            </w:pPr>
            <w:r w:rsidRPr="007C2D68">
              <w:rPr>
                <w:rFonts w:cs="Microsoft Sans Serif"/>
                <w:b/>
                <w:szCs w:val="20"/>
              </w:rPr>
              <w:t>3.1 Lead Project Party</w:t>
            </w:r>
          </w:p>
        </w:tc>
      </w:tr>
      <w:tr w:rsidR="00FA68B7" w:rsidRPr="007C2D68" w14:paraId="38EAE4F4" w14:textId="77777777" w:rsidTr="00BE041A">
        <w:trPr>
          <w:gridAfter w:val="1"/>
          <w:wAfter w:w="27" w:type="pct"/>
          <w:trHeight w:val="397"/>
          <w:tblHeader/>
        </w:trPr>
        <w:tc>
          <w:tcPr>
            <w:tcW w:w="4973" w:type="pct"/>
            <w:gridSpan w:val="5"/>
            <w:tcBorders>
              <w:top w:val="single" w:sz="8" w:space="0" w:color="auto"/>
              <w:left w:val="single" w:sz="8" w:space="0" w:color="auto"/>
              <w:bottom w:val="single" w:sz="8" w:space="0" w:color="auto"/>
              <w:right w:val="single" w:sz="8" w:space="0" w:color="auto"/>
            </w:tcBorders>
            <w:shd w:val="clear" w:color="auto" w:fill="auto"/>
            <w:tcMar>
              <w:top w:w="100" w:type="nil"/>
              <w:left w:w="100" w:type="nil"/>
              <w:bottom w:w="100" w:type="nil"/>
              <w:right w:w="100" w:type="nil"/>
            </w:tcMar>
            <w:vAlign w:val="center"/>
          </w:tcPr>
          <w:p w14:paraId="2A1313CA" w14:textId="53781C43" w:rsidR="00FA68B7" w:rsidRPr="007C2D68" w:rsidRDefault="00A018F2" w:rsidP="006758BB">
            <w:pPr>
              <w:widowControl w:val="0"/>
              <w:numPr>
                <w:ilvl w:val="6"/>
                <w:numId w:val="3"/>
              </w:numPr>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outlineLvl w:val="6"/>
              <w:rPr>
                <w:rFonts w:cs="Microsoft Sans Serif"/>
                <w:i/>
                <w:szCs w:val="20"/>
              </w:rPr>
            </w:pPr>
            <w:r w:rsidRPr="004717D3">
              <w:rPr>
                <w:rFonts w:cs="Microsoft Sans Serif"/>
                <w:i/>
                <w:szCs w:val="20"/>
                <w:highlight w:val="yellow"/>
              </w:rPr>
              <w:t>Jeremy’s company</w:t>
            </w:r>
          </w:p>
        </w:tc>
      </w:tr>
      <w:tr w:rsidR="00FA68B7" w:rsidRPr="007C2D68" w14:paraId="095BDD2D" w14:textId="77777777" w:rsidTr="00BE041A">
        <w:trPr>
          <w:gridAfter w:val="1"/>
          <w:wAfter w:w="27" w:type="pct"/>
          <w:trHeight w:val="397"/>
          <w:tblHeader/>
        </w:trPr>
        <w:tc>
          <w:tcPr>
            <w:tcW w:w="4973" w:type="pct"/>
            <w:gridSpan w:val="5"/>
            <w:tcBorders>
              <w:top w:val="single" w:sz="8" w:space="0" w:color="auto"/>
              <w:left w:val="single" w:sz="8" w:space="0" w:color="auto"/>
              <w:bottom w:val="single" w:sz="8" w:space="0" w:color="auto"/>
              <w:right w:val="single" w:sz="8" w:space="0" w:color="auto"/>
            </w:tcBorders>
            <w:shd w:val="clear" w:color="auto" w:fill="E0E0E0"/>
            <w:tcMar>
              <w:top w:w="100" w:type="nil"/>
              <w:left w:w="100" w:type="nil"/>
              <w:bottom w:w="100" w:type="nil"/>
              <w:right w:w="100" w:type="nil"/>
            </w:tcMar>
            <w:vAlign w:val="center"/>
          </w:tcPr>
          <w:p w14:paraId="265E43CD" w14:textId="77777777" w:rsidR="00FA68B7" w:rsidRPr="007C2D68" w:rsidRDefault="00FA68B7" w:rsidP="00BE041A">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b/>
                <w:szCs w:val="20"/>
              </w:rPr>
            </w:pPr>
            <w:r w:rsidRPr="007C2D68">
              <w:rPr>
                <w:rFonts w:cs="Microsoft Sans Serif"/>
                <w:b/>
                <w:szCs w:val="20"/>
              </w:rPr>
              <w:t>3.2 Other Project Participants</w:t>
            </w:r>
          </w:p>
        </w:tc>
      </w:tr>
      <w:tr w:rsidR="00FA68B7" w:rsidRPr="007C2D68" w14:paraId="645FCA66" w14:textId="77777777" w:rsidTr="00BE041A">
        <w:trPr>
          <w:gridAfter w:val="1"/>
          <w:wAfter w:w="27" w:type="pct"/>
          <w:trHeight w:val="397"/>
          <w:tblHeader/>
        </w:trPr>
        <w:tc>
          <w:tcPr>
            <w:tcW w:w="4973" w:type="pct"/>
            <w:gridSpan w:val="5"/>
            <w:tcBorders>
              <w:top w:val="single" w:sz="8" w:space="0" w:color="auto"/>
              <w:left w:val="single" w:sz="8" w:space="0" w:color="auto"/>
              <w:bottom w:val="single" w:sz="8" w:space="0" w:color="auto"/>
              <w:right w:val="single" w:sz="8" w:space="0" w:color="auto"/>
            </w:tcBorders>
            <w:shd w:val="clear" w:color="auto" w:fill="auto"/>
            <w:tcMar>
              <w:top w:w="100" w:type="nil"/>
              <w:left w:w="100" w:type="nil"/>
              <w:bottom w:w="100" w:type="nil"/>
              <w:right w:w="100" w:type="nil"/>
            </w:tcMar>
            <w:vAlign w:val="center"/>
          </w:tcPr>
          <w:p w14:paraId="2440C8B0" w14:textId="1B782FC0" w:rsidR="00FA68B7" w:rsidRPr="007C2D68" w:rsidRDefault="00A018F2" w:rsidP="006758BB">
            <w:pPr>
              <w:widowControl w:val="0"/>
              <w:numPr>
                <w:ilvl w:val="6"/>
                <w:numId w:val="3"/>
              </w:numPr>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outlineLvl w:val="6"/>
              <w:rPr>
                <w:rFonts w:cs="Microsoft Sans Serif"/>
                <w:i/>
                <w:szCs w:val="20"/>
              </w:rPr>
            </w:pPr>
            <w:r w:rsidRPr="007C2D68">
              <w:rPr>
                <w:rFonts w:cs="Microsoft Sans Serif"/>
                <w:i/>
                <w:szCs w:val="20"/>
              </w:rPr>
              <w:t>University of South Australia (</w:t>
            </w:r>
            <w:proofErr w:type="spellStart"/>
            <w:r w:rsidRPr="007C2D68">
              <w:rPr>
                <w:rFonts w:cs="Microsoft Sans Serif"/>
                <w:i/>
                <w:szCs w:val="20"/>
              </w:rPr>
              <w:t>UniSA</w:t>
            </w:r>
            <w:proofErr w:type="spellEnd"/>
            <w:r w:rsidRPr="007C2D68">
              <w:rPr>
                <w:rFonts w:cs="Microsoft Sans Serif"/>
                <w:i/>
                <w:szCs w:val="20"/>
              </w:rPr>
              <w:t>)</w:t>
            </w:r>
          </w:p>
        </w:tc>
      </w:tr>
      <w:tr w:rsidR="00FA68B7" w:rsidRPr="007C2D68" w14:paraId="5F74AF3B" w14:textId="77777777" w:rsidTr="00BE041A">
        <w:trPr>
          <w:gridAfter w:val="1"/>
          <w:wAfter w:w="27" w:type="pct"/>
          <w:trHeight w:val="397"/>
          <w:tblHeader/>
        </w:trPr>
        <w:tc>
          <w:tcPr>
            <w:tcW w:w="4973" w:type="pct"/>
            <w:gridSpan w:val="5"/>
            <w:tcBorders>
              <w:top w:val="single" w:sz="8" w:space="0" w:color="auto"/>
              <w:left w:val="single" w:sz="8" w:space="0" w:color="auto"/>
              <w:bottom w:val="single" w:sz="8" w:space="0" w:color="auto"/>
              <w:right w:val="single" w:sz="8" w:space="0" w:color="auto"/>
            </w:tcBorders>
            <w:shd w:val="clear" w:color="auto" w:fill="E0E0E0"/>
            <w:tcMar>
              <w:top w:w="100" w:type="nil"/>
              <w:left w:w="100" w:type="nil"/>
              <w:bottom w:w="100" w:type="nil"/>
              <w:right w:w="100" w:type="nil"/>
            </w:tcMar>
            <w:vAlign w:val="center"/>
          </w:tcPr>
          <w:p w14:paraId="49E48950" w14:textId="77777777" w:rsidR="00FA68B7" w:rsidRPr="007C2D68" w:rsidRDefault="00FA68B7" w:rsidP="00BE041A">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szCs w:val="20"/>
              </w:rPr>
            </w:pPr>
            <w:r w:rsidRPr="007C2D68">
              <w:rPr>
                <w:rFonts w:cs="Microsoft Sans Serif"/>
                <w:b/>
                <w:szCs w:val="20"/>
              </w:rPr>
              <w:t xml:space="preserve">3.3 Responsible Participants </w:t>
            </w:r>
            <w:r w:rsidRPr="007C2D68">
              <w:rPr>
                <w:rFonts w:cs="Microsoft Sans Serif"/>
                <w:szCs w:val="20"/>
              </w:rPr>
              <w:t>(those carrying out the project activities)</w:t>
            </w:r>
          </w:p>
        </w:tc>
      </w:tr>
      <w:tr w:rsidR="00FA68B7" w:rsidRPr="007C2D68" w14:paraId="738E936C" w14:textId="77777777" w:rsidTr="00BE041A">
        <w:trPr>
          <w:gridAfter w:val="1"/>
          <w:wAfter w:w="27" w:type="pct"/>
          <w:trHeight w:val="397"/>
          <w:tblHeader/>
        </w:trPr>
        <w:tc>
          <w:tcPr>
            <w:tcW w:w="1243" w:type="pct"/>
            <w:vMerge w:val="restart"/>
            <w:tcBorders>
              <w:top w:val="single" w:sz="8" w:space="0" w:color="auto"/>
              <w:left w:val="single" w:sz="8" w:space="0" w:color="auto"/>
              <w:right w:val="single" w:sz="8" w:space="0" w:color="auto"/>
            </w:tcBorders>
            <w:shd w:val="clear" w:color="auto" w:fill="auto"/>
            <w:tcMar>
              <w:top w:w="100" w:type="nil"/>
              <w:left w:w="100" w:type="nil"/>
              <w:bottom w:w="100" w:type="nil"/>
              <w:right w:w="100" w:type="nil"/>
            </w:tcMar>
            <w:vAlign w:val="center"/>
          </w:tcPr>
          <w:p w14:paraId="1A735D3A" w14:textId="77777777" w:rsidR="00FA68B7" w:rsidRPr="007C2D68" w:rsidRDefault="00FA68B7" w:rsidP="00BE041A">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b/>
                <w:szCs w:val="20"/>
              </w:rPr>
            </w:pPr>
            <w:r w:rsidRPr="007C2D68">
              <w:rPr>
                <w:rFonts w:cs="Microsoft Sans Serif"/>
                <w:b/>
                <w:szCs w:val="20"/>
              </w:rPr>
              <w:t>Participant Organisation</w:t>
            </w:r>
          </w:p>
        </w:tc>
        <w:tc>
          <w:tcPr>
            <w:tcW w:w="3730" w:type="pct"/>
            <w:gridSpan w:val="4"/>
            <w:tcBorders>
              <w:top w:val="single" w:sz="8" w:space="0" w:color="auto"/>
              <w:left w:val="single" w:sz="8" w:space="0" w:color="auto"/>
              <w:bottom w:val="single" w:sz="8" w:space="0" w:color="auto"/>
              <w:right w:val="single" w:sz="8" w:space="0" w:color="auto"/>
            </w:tcBorders>
            <w:shd w:val="clear" w:color="auto" w:fill="auto"/>
            <w:vAlign w:val="center"/>
          </w:tcPr>
          <w:p w14:paraId="56CC3809" w14:textId="77777777" w:rsidR="00FA68B7" w:rsidRPr="007C2D68" w:rsidRDefault="00FA68B7" w:rsidP="00BE041A">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b/>
                <w:szCs w:val="20"/>
              </w:rPr>
            </w:pPr>
            <w:r w:rsidRPr="007C2D68">
              <w:rPr>
                <w:rFonts w:cs="Microsoft Sans Serif"/>
                <w:b/>
                <w:szCs w:val="20"/>
              </w:rPr>
              <w:t>Contact details for Project Personnel</w:t>
            </w:r>
          </w:p>
        </w:tc>
      </w:tr>
      <w:tr w:rsidR="00FA68B7" w:rsidRPr="007C2D68" w14:paraId="1726A0BF" w14:textId="77777777" w:rsidTr="00BE041A">
        <w:trPr>
          <w:gridAfter w:val="1"/>
          <w:wAfter w:w="27" w:type="pct"/>
          <w:trHeight w:val="397"/>
          <w:tblHeader/>
        </w:trPr>
        <w:tc>
          <w:tcPr>
            <w:tcW w:w="1243" w:type="pct"/>
            <w:vMerge/>
            <w:tcBorders>
              <w:left w:val="single" w:sz="8" w:space="0" w:color="auto"/>
              <w:bottom w:val="single" w:sz="8" w:space="0" w:color="auto"/>
              <w:right w:val="single" w:sz="8" w:space="0" w:color="auto"/>
            </w:tcBorders>
            <w:shd w:val="clear" w:color="auto" w:fill="auto"/>
            <w:tcMar>
              <w:top w:w="100" w:type="nil"/>
              <w:left w:w="100" w:type="nil"/>
              <w:bottom w:w="100" w:type="nil"/>
              <w:right w:w="100" w:type="nil"/>
            </w:tcMar>
            <w:vAlign w:val="center"/>
          </w:tcPr>
          <w:p w14:paraId="3FBA947D" w14:textId="77777777" w:rsidR="00FA68B7" w:rsidRPr="007C2D68" w:rsidRDefault="00FA68B7" w:rsidP="00BE041A">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b/>
                <w:szCs w:val="20"/>
              </w:rPr>
            </w:pPr>
          </w:p>
        </w:tc>
        <w:tc>
          <w:tcPr>
            <w:tcW w:w="1117" w:type="pct"/>
            <w:gridSpan w:val="2"/>
            <w:tcBorders>
              <w:top w:val="single" w:sz="8" w:space="0" w:color="auto"/>
              <w:left w:val="single" w:sz="8" w:space="0" w:color="auto"/>
              <w:bottom w:val="single" w:sz="8" w:space="0" w:color="auto"/>
              <w:right w:val="single" w:sz="8" w:space="0" w:color="auto"/>
            </w:tcBorders>
            <w:shd w:val="clear" w:color="auto" w:fill="auto"/>
            <w:vAlign w:val="center"/>
          </w:tcPr>
          <w:p w14:paraId="73DF5BCB" w14:textId="77777777" w:rsidR="00FA68B7" w:rsidRPr="007C2D68" w:rsidRDefault="00FA68B7" w:rsidP="00BE041A">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b/>
                <w:szCs w:val="20"/>
              </w:rPr>
            </w:pPr>
            <w:r w:rsidRPr="007C2D68">
              <w:rPr>
                <w:rFonts w:cs="Microsoft Sans Serif"/>
                <w:b/>
                <w:szCs w:val="20"/>
              </w:rPr>
              <w:t>Name/Position</w:t>
            </w:r>
          </w:p>
        </w:tc>
        <w:tc>
          <w:tcPr>
            <w:tcW w:w="1369" w:type="pct"/>
            <w:tcBorders>
              <w:top w:val="single" w:sz="8" w:space="0" w:color="auto"/>
              <w:left w:val="single" w:sz="8" w:space="0" w:color="auto"/>
              <w:bottom w:val="single" w:sz="8" w:space="0" w:color="auto"/>
              <w:right w:val="single" w:sz="8" w:space="0" w:color="auto"/>
            </w:tcBorders>
            <w:shd w:val="clear" w:color="auto" w:fill="auto"/>
            <w:vAlign w:val="center"/>
          </w:tcPr>
          <w:p w14:paraId="5AD17986" w14:textId="77777777" w:rsidR="00FA68B7" w:rsidRPr="007C2D68" w:rsidRDefault="00FA68B7" w:rsidP="00BE041A">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b/>
                <w:szCs w:val="20"/>
              </w:rPr>
            </w:pPr>
            <w:r w:rsidRPr="007C2D68">
              <w:rPr>
                <w:rFonts w:cs="Microsoft Sans Serif"/>
                <w:b/>
                <w:szCs w:val="20"/>
              </w:rPr>
              <w:t>Email</w:t>
            </w:r>
          </w:p>
        </w:tc>
        <w:tc>
          <w:tcPr>
            <w:tcW w:w="1244" w:type="pct"/>
            <w:tcBorders>
              <w:top w:val="single" w:sz="8" w:space="0" w:color="auto"/>
              <w:left w:val="single" w:sz="8" w:space="0" w:color="auto"/>
              <w:bottom w:val="single" w:sz="8" w:space="0" w:color="auto"/>
              <w:right w:val="single" w:sz="8" w:space="0" w:color="auto"/>
            </w:tcBorders>
            <w:shd w:val="clear" w:color="auto" w:fill="auto"/>
            <w:vAlign w:val="center"/>
          </w:tcPr>
          <w:p w14:paraId="312FF068" w14:textId="77777777" w:rsidR="00FA68B7" w:rsidRPr="007C2D68" w:rsidRDefault="00FA68B7" w:rsidP="00BE041A">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b/>
                <w:szCs w:val="20"/>
              </w:rPr>
            </w:pPr>
            <w:r w:rsidRPr="007C2D68">
              <w:rPr>
                <w:rFonts w:cs="Microsoft Sans Serif"/>
                <w:b/>
                <w:szCs w:val="20"/>
              </w:rPr>
              <w:t>Phone</w:t>
            </w:r>
          </w:p>
        </w:tc>
      </w:tr>
      <w:tr w:rsidR="00FA68B7" w:rsidRPr="007C2D68" w14:paraId="44666ACD" w14:textId="77777777" w:rsidTr="00BE041A">
        <w:trPr>
          <w:gridAfter w:val="1"/>
          <w:wAfter w:w="27" w:type="pct"/>
          <w:trHeight w:val="397"/>
          <w:tblHeader/>
        </w:trPr>
        <w:tc>
          <w:tcPr>
            <w:tcW w:w="1243" w:type="pct"/>
            <w:tcBorders>
              <w:left w:val="single" w:sz="8" w:space="0" w:color="auto"/>
              <w:bottom w:val="single" w:sz="8" w:space="0" w:color="auto"/>
              <w:right w:val="single" w:sz="8" w:space="0" w:color="auto"/>
            </w:tcBorders>
            <w:shd w:val="clear" w:color="auto" w:fill="auto"/>
            <w:tcMar>
              <w:top w:w="100" w:type="nil"/>
              <w:left w:w="100" w:type="nil"/>
              <w:bottom w:w="100" w:type="nil"/>
              <w:right w:w="100" w:type="nil"/>
            </w:tcMar>
            <w:vAlign w:val="center"/>
          </w:tcPr>
          <w:p w14:paraId="3FF1867E" w14:textId="3FC04764" w:rsidR="00FA68B7" w:rsidRPr="00D12F12" w:rsidRDefault="00A018F2" w:rsidP="00BE041A">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bCs/>
                <w:szCs w:val="20"/>
              </w:rPr>
            </w:pPr>
            <w:proofErr w:type="spellStart"/>
            <w:r w:rsidRPr="00D12F12">
              <w:rPr>
                <w:rFonts w:cs="Microsoft Sans Serif"/>
                <w:bCs/>
                <w:szCs w:val="20"/>
              </w:rPr>
              <w:t>UniSA</w:t>
            </w:r>
            <w:proofErr w:type="spellEnd"/>
          </w:p>
        </w:tc>
        <w:tc>
          <w:tcPr>
            <w:tcW w:w="1117" w:type="pct"/>
            <w:gridSpan w:val="2"/>
            <w:tcBorders>
              <w:top w:val="single" w:sz="8" w:space="0" w:color="auto"/>
              <w:left w:val="single" w:sz="8" w:space="0" w:color="auto"/>
              <w:bottom w:val="single" w:sz="8" w:space="0" w:color="auto"/>
              <w:right w:val="single" w:sz="8" w:space="0" w:color="auto"/>
            </w:tcBorders>
            <w:shd w:val="clear" w:color="auto" w:fill="auto"/>
            <w:vAlign w:val="center"/>
          </w:tcPr>
          <w:p w14:paraId="3278BE8B" w14:textId="77777777" w:rsidR="00FA68B7" w:rsidRPr="00D12F12" w:rsidRDefault="00A018F2" w:rsidP="00BE041A">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bCs/>
                <w:szCs w:val="20"/>
              </w:rPr>
            </w:pPr>
            <w:r w:rsidRPr="00D12F12">
              <w:rPr>
                <w:rFonts w:cs="Microsoft Sans Serif"/>
                <w:bCs/>
                <w:szCs w:val="20"/>
              </w:rPr>
              <w:t>Ivan Lee</w:t>
            </w:r>
          </w:p>
          <w:p w14:paraId="2FC17813" w14:textId="1A10B7B5" w:rsidR="00A018F2" w:rsidRPr="00D12F12" w:rsidRDefault="00A018F2" w:rsidP="00BE041A">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bCs/>
                <w:szCs w:val="20"/>
              </w:rPr>
            </w:pPr>
            <w:r w:rsidRPr="00D12F12">
              <w:rPr>
                <w:rFonts w:cs="Microsoft Sans Serif"/>
                <w:bCs/>
                <w:szCs w:val="20"/>
              </w:rPr>
              <w:t>Associate Professor</w:t>
            </w:r>
          </w:p>
        </w:tc>
        <w:tc>
          <w:tcPr>
            <w:tcW w:w="1369" w:type="pct"/>
            <w:tcBorders>
              <w:top w:val="single" w:sz="8" w:space="0" w:color="auto"/>
              <w:left w:val="single" w:sz="8" w:space="0" w:color="auto"/>
              <w:bottom w:val="single" w:sz="8" w:space="0" w:color="auto"/>
              <w:right w:val="single" w:sz="8" w:space="0" w:color="auto"/>
            </w:tcBorders>
            <w:shd w:val="clear" w:color="auto" w:fill="auto"/>
            <w:vAlign w:val="center"/>
          </w:tcPr>
          <w:p w14:paraId="2C2844C0" w14:textId="7BD6903C" w:rsidR="00FA68B7" w:rsidRPr="00D12F12" w:rsidRDefault="00A018F2" w:rsidP="00BE041A">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bCs/>
                <w:szCs w:val="20"/>
              </w:rPr>
            </w:pPr>
            <w:r w:rsidRPr="00D12F12">
              <w:rPr>
                <w:rFonts w:cs="Microsoft Sans Serif"/>
                <w:bCs/>
                <w:szCs w:val="20"/>
              </w:rPr>
              <w:t>ivan.lee@unisa.edu.au</w:t>
            </w:r>
          </w:p>
        </w:tc>
        <w:tc>
          <w:tcPr>
            <w:tcW w:w="1244" w:type="pct"/>
            <w:tcBorders>
              <w:top w:val="single" w:sz="8" w:space="0" w:color="auto"/>
              <w:left w:val="single" w:sz="8" w:space="0" w:color="auto"/>
              <w:bottom w:val="single" w:sz="8" w:space="0" w:color="auto"/>
              <w:right w:val="single" w:sz="8" w:space="0" w:color="auto"/>
            </w:tcBorders>
            <w:shd w:val="clear" w:color="auto" w:fill="auto"/>
            <w:vAlign w:val="center"/>
          </w:tcPr>
          <w:p w14:paraId="1FE2370B" w14:textId="2482824F" w:rsidR="00FA68B7" w:rsidRPr="00D12F12" w:rsidRDefault="00A018F2" w:rsidP="00BE041A">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bCs/>
                <w:szCs w:val="20"/>
              </w:rPr>
            </w:pPr>
            <w:r w:rsidRPr="00D12F12">
              <w:rPr>
                <w:rFonts w:cs="Microsoft Sans Serif"/>
                <w:bCs/>
                <w:szCs w:val="20"/>
              </w:rPr>
              <w:t>(08)83023051</w:t>
            </w:r>
          </w:p>
        </w:tc>
      </w:tr>
      <w:tr w:rsidR="00D12F12" w:rsidRPr="007C2D68" w14:paraId="214C11CB" w14:textId="77777777" w:rsidTr="00BE041A">
        <w:trPr>
          <w:gridAfter w:val="1"/>
          <w:wAfter w:w="27" w:type="pct"/>
          <w:trHeight w:val="397"/>
          <w:tblHeader/>
        </w:trPr>
        <w:tc>
          <w:tcPr>
            <w:tcW w:w="1243" w:type="pct"/>
            <w:tcBorders>
              <w:left w:val="single" w:sz="8" w:space="0" w:color="auto"/>
              <w:bottom w:val="single" w:sz="8" w:space="0" w:color="auto"/>
              <w:right w:val="single" w:sz="8" w:space="0" w:color="auto"/>
            </w:tcBorders>
            <w:shd w:val="clear" w:color="auto" w:fill="auto"/>
            <w:tcMar>
              <w:top w:w="100" w:type="nil"/>
              <w:left w:w="100" w:type="nil"/>
              <w:bottom w:w="100" w:type="nil"/>
              <w:right w:w="100" w:type="nil"/>
            </w:tcMar>
            <w:vAlign w:val="center"/>
          </w:tcPr>
          <w:p w14:paraId="007E2FC5" w14:textId="77777777" w:rsidR="00D12F12" w:rsidRPr="007C2D68" w:rsidRDefault="00D12F12" w:rsidP="00BE041A">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b/>
                <w:szCs w:val="20"/>
              </w:rPr>
            </w:pPr>
          </w:p>
        </w:tc>
        <w:tc>
          <w:tcPr>
            <w:tcW w:w="1117" w:type="pct"/>
            <w:gridSpan w:val="2"/>
            <w:tcBorders>
              <w:top w:val="single" w:sz="8" w:space="0" w:color="auto"/>
              <w:left w:val="single" w:sz="8" w:space="0" w:color="auto"/>
              <w:bottom w:val="single" w:sz="8" w:space="0" w:color="auto"/>
              <w:right w:val="single" w:sz="8" w:space="0" w:color="auto"/>
            </w:tcBorders>
            <w:shd w:val="clear" w:color="auto" w:fill="auto"/>
            <w:vAlign w:val="center"/>
          </w:tcPr>
          <w:p w14:paraId="03FB3BB6" w14:textId="77777777" w:rsidR="00D12F12" w:rsidRPr="007C2D68" w:rsidRDefault="00D12F12" w:rsidP="00BE041A">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b/>
                <w:szCs w:val="20"/>
              </w:rPr>
            </w:pPr>
          </w:p>
        </w:tc>
        <w:tc>
          <w:tcPr>
            <w:tcW w:w="1369" w:type="pct"/>
            <w:tcBorders>
              <w:top w:val="single" w:sz="8" w:space="0" w:color="auto"/>
              <w:left w:val="single" w:sz="8" w:space="0" w:color="auto"/>
              <w:bottom w:val="single" w:sz="8" w:space="0" w:color="auto"/>
              <w:right w:val="single" w:sz="8" w:space="0" w:color="auto"/>
            </w:tcBorders>
            <w:shd w:val="clear" w:color="auto" w:fill="auto"/>
            <w:vAlign w:val="center"/>
          </w:tcPr>
          <w:p w14:paraId="582E6FDC" w14:textId="77777777" w:rsidR="00D12F12" w:rsidRPr="007C2D68" w:rsidRDefault="00D12F12" w:rsidP="00BE041A">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b/>
                <w:szCs w:val="20"/>
              </w:rPr>
            </w:pPr>
          </w:p>
        </w:tc>
        <w:tc>
          <w:tcPr>
            <w:tcW w:w="1244" w:type="pct"/>
            <w:tcBorders>
              <w:top w:val="single" w:sz="8" w:space="0" w:color="auto"/>
              <w:left w:val="single" w:sz="8" w:space="0" w:color="auto"/>
              <w:bottom w:val="single" w:sz="8" w:space="0" w:color="auto"/>
              <w:right w:val="single" w:sz="8" w:space="0" w:color="auto"/>
            </w:tcBorders>
            <w:shd w:val="clear" w:color="auto" w:fill="auto"/>
            <w:vAlign w:val="center"/>
          </w:tcPr>
          <w:p w14:paraId="08863FD9" w14:textId="77777777" w:rsidR="00D12F12" w:rsidRPr="007C2D68" w:rsidRDefault="00D12F12" w:rsidP="00BE041A">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b/>
                <w:szCs w:val="20"/>
              </w:rPr>
            </w:pPr>
          </w:p>
        </w:tc>
      </w:tr>
      <w:tr w:rsidR="00FA68B7" w:rsidRPr="007C2D68" w14:paraId="0825BD6C" w14:textId="77777777" w:rsidTr="00BE041A">
        <w:trPr>
          <w:gridAfter w:val="1"/>
          <w:wAfter w:w="27" w:type="pct"/>
          <w:trHeight w:val="397"/>
          <w:tblHeader/>
        </w:trPr>
        <w:tc>
          <w:tcPr>
            <w:tcW w:w="4973" w:type="pct"/>
            <w:gridSpan w:val="5"/>
            <w:tcBorders>
              <w:top w:val="single" w:sz="8" w:space="0" w:color="auto"/>
              <w:left w:val="single" w:sz="8" w:space="0" w:color="auto"/>
              <w:bottom w:val="single" w:sz="8" w:space="0" w:color="auto"/>
              <w:right w:val="single" w:sz="8" w:space="0" w:color="auto"/>
            </w:tcBorders>
            <w:shd w:val="clear" w:color="auto" w:fill="E0E0E0"/>
            <w:tcMar>
              <w:top w:w="100" w:type="nil"/>
              <w:left w:w="100" w:type="nil"/>
              <w:bottom w:w="100" w:type="nil"/>
              <w:right w:w="100" w:type="nil"/>
            </w:tcMar>
            <w:vAlign w:val="center"/>
          </w:tcPr>
          <w:p w14:paraId="13784618" w14:textId="77777777" w:rsidR="00FA68B7" w:rsidRPr="007C2D68" w:rsidRDefault="00FA68B7" w:rsidP="00BE041A">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b/>
                <w:szCs w:val="20"/>
              </w:rPr>
            </w:pPr>
            <w:r w:rsidRPr="007C2D68">
              <w:rPr>
                <w:rFonts w:cs="Microsoft Sans Serif"/>
                <w:b/>
                <w:szCs w:val="20"/>
              </w:rPr>
              <w:t>3.4 Specified Personnel</w:t>
            </w:r>
          </w:p>
        </w:tc>
      </w:tr>
      <w:tr w:rsidR="00FA68B7" w:rsidRPr="007C2D68" w14:paraId="5568674B" w14:textId="77777777" w:rsidTr="00BE041A">
        <w:trPr>
          <w:trHeight w:val="397"/>
          <w:tblHeader/>
        </w:trPr>
        <w:tc>
          <w:tcPr>
            <w:tcW w:w="1831" w:type="pct"/>
            <w:gridSpan w:val="2"/>
            <w:tcBorders>
              <w:top w:val="single" w:sz="8" w:space="0" w:color="auto"/>
              <w:left w:val="single" w:sz="8" w:space="0" w:color="auto"/>
              <w:bottom w:val="single" w:sz="8" w:space="0" w:color="auto"/>
              <w:right w:val="single" w:sz="8" w:space="0" w:color="auto"/>
            </w:tcBorders>
            <w:shd w:val="clear" w:color="auto" w:fill="auto"/>
            <w:tcMar>
              <w:top w:w="100" w:type="nil"/>
              <w:left w:w="100" w:type="nil"/>
              <w:bottom w:w="100" w:type="nil"/>
              <w:right w:w="100" w:type="nil"/>
            </w:tcMar>
            <w:vAlign w:val="center"/>
          </w:tcPr>
          <w:p w14:paraId="2AE07C47" w14:textId="77777777" w:rsidR="00FA68B7" w:rsidRPr="007C2D68" w:rsidRDefault="00FA68B7" w:rsidP="00BE041A">
            <w:pPr>
              <w:widowControl w:val="0"/>
              <w:tabs>
                <w:tab w:val="left" w:pos="1120"/>
                <w:tab w:val="left" w:pos="1680"/>
                <w:tab w:val="left" w:pos="2240"/>
                <w:tab w:val="left" w:pos="2800"/>
                <w:tab w:val="left" w:pos="3119"/>
                <w:tab w:val="left" w:pos="3360"/>
                <w:tab w:val="left" w:pos="3920"/>
                <w:tab w:val="left" w:pos="4480"/>
                <w:tab w:val="left" w:pos="5600"/>
                <w:tab w:val="left" w:pos="6160"/>
                <w:tab w:val="left" w:pos="6720"/>
              </w:tabs>
              <w:autoSpaceDE w:val="0"/>
              <w:autoSpaceDN w:val="0"/>
              <w:adjustRightInd w:val="0"/>
              <w:jc w:val="center"/>
              <w:rPr>
                <w:rFonts w:cs="Microsoft Sans Serif"/>
                <w:b/>
                <w:szCs w:val="20"/>
              </w:rPr>
            </w:pPr>
            <w:r w:rsidRPr="007C2D68">
              <w:rPr>
                <w:rFonts w:cs="Microsoft Sans Serif"/>
                <w:b/>
                <w:szCs w:val="20"/>
              </w:rPr>
              <w:t>Participant Organisation</w:t>
            </w:r>
          </w:p>
        </w:tc>
        <w:tc>
          <w:tcPr>
            <w:tcW w:w="3169" w:type="pct"/>
            <w:gridSpan w:val="4"/>
            <w:tcBorders>
              <w:top w:val="single" w:sz="8" w:space="0" w:color="auto"/>
              <w:left w:val="single" w:sz="8" w:space="0" w:color="auto"/>
              <w:bottom w:val="single" w:sz="8" w:space="0" w:color="auto"/>
              <w:right w:val="single" w:sz="8" w:space="0" w:color="auto"/>
            </w:tcBorders>
            <w:shd w:val="clear" w:color="auto" w:fill="auto"/>
            <w:vAlign w:val="center"/>
          </w:tcPr>
          <w:p w14:paraId="010C716F" w14:textId="77777777" w:rsidR="00FA68B7" w:rsidRPr="007C2D68" w:rsidRDefault="00FA68B7" w:rsidP="00BE041A">
            <w:pPr>
              <w:widowControl w:val="0"/>
              <w:tabs>
                <w:tab w:val="left" w:pos="1120"/>
                <w:tab w:val="left" w:pos="1680"/>
                <w:tab w:val="left" w:pos="2240"/>
                <w:tab w:val="left" w:pos="2800"/>
                <w:tab w:val="left" w:pos="3119"/>
                <w:tab w:val="left" w:pos="3360"/>
                <w:tab w:val="left" w:pos="3920"/>
                <w:tab w:val="left" w:pos="4480"/>
                <w:tab w:val="left" w:pos="5600"/>
                <w:tab w:val="left" w:pos="6160"/>
                <w:tab w:val="left" w:pos="6720"/>
              </w:tabs>
              <w:autoSpaceDE w:val="0"/>
              <w:autoSpaceDN w:val="0"/>
              <w:adjustRightInd w:val="0"/>
              <w:jc w:val="center"/>
              <w:rPr>
                <w:rFonts w:cs="Microsoft Sans Serif"/>
                <w:b/>
                <w:szCs w:val="20"/>
              </w:rPr>
            </w:pPr>
            <w:r w:rsidRPr="007C2D68">
              <w:rPr>
                <w:rFonts w:cs="Microsoft Sans Serif"/>
                <w:b/>
                <w:szCs w:val="20"/>
              </w:rPr>
              <w:t>Name / Position</w:t>
            </w:r>
          </w:p>
        </w:tc>
      </w:tr>
      <w:tr w:rsidR="00FA68B7" w:rsidRPr="007C2D68" w14:paraId="60F8E9FB" w14:textId="77777777" w:rsidTr="00BE041A">
        <w:trPr>
          <w:trHeight w:val="397"/>
          <w:tblHeader/>
        </w:trPr>
        <w:tc>
          <w:tcPr>
            <w:tcW w:w="1831" w:type="pct"/>
            <w:gridSpan w:val="2"/>
            <w:tcBorders>
              <w:top w:val="single" w:sz="8" w:space="0" w:color="auto"/>
              <w:left w:val="single" w:sz="8" w:space="0" w:color="auto"/>
              <w:bottom w:val="single" w:sz="8" w:space="0" w:color="auto"/>
              <w:right w:val="single" w:sz="8" w:space="0" w:color="auto"/>
            </w:tcBorders>
            <w:shd w:val="clear" w:color="auto" w:fill="auto"/>
            <w:tcMar>
              <w:top w:w="100" w:type="nil"/>
              <w:left w:w="100" w:type="nil"/>
              <w:bottom w:w="100" w:type="nil"/>
              <w:right w:w="100" w:type="nil"/>
            </w:tcMar>
            <w:vAlign w:val="center"/>
          </w:tcPr>
          <w:p w14:paraId="214F9C63" w14:textId="31A60DC2" w:rsidR="00FA68B7" w:rsidRPr="007C2D68" w:rsidRDefault="00A018F2" w:rsidP="00BE041A">
            <w:pPr>
              <w:widowControl w:val="0"/>
              <w:tabs>
                <w:tab w:val="left" w:pos="1120"/>
                <w:tab w:val="left" w:pos="1680"/>
                <w:tab w:val="left" w:pos="2240"/>
                <w:tab w:val="left" w:pos="2800"/>
                <w:tab w:val="left" w:pos="3119"/>
                <w:tab w:val="left" w:pos="3360"/>
                <w:tab w:val="left" w:pos="3920"/>
                <w:tab w:val="left" w:pos="4480"/>
                <w:tab w:val="left" w:pos="5600"/>
                <w:tab w:val="left" w:pos="6160"/>
                <w:tab w:val="left" w:pos="6720"/>
              </w:tabs>
              <w:autoSpaceDE w:val="0"/>
              <w:autoSpaceDN w:val="0"/>
              <w:adjustRightInd w:val="0"/>
              <w:rPr>
                <w:rFonts w:cs="Microsoft Sans Serif"/>
                <w:szCs w:val="20"/>
              </w:rPr>
            </w:pPr>
            <w:proofErr w:type="spellStart"/>
            <w:r w:rsidRPr="007C2D68">
              <w:rPr>
                <w:rFonts w:cs="Microsoft Sans Serif"/>
                <w:szCs w:val="20"/>
              </w:rPr>
              <w:t>UniSA</w:t>
            </w:r>
            <w:proofErr w:type="spellEnd"/>
          </w:p>
        </w:tc>
        <w:tc>
          <w:tcPr>
            <w:tcW w:w="3169" w:type="pct"/>
            <w:gridSpan w:val="4"/>
            <w:tcBorders>
              <w:top w:val="single" w:sz="8" w:space="0" w:color="auto"/>
              <w:left w:val="single" w:sz="8" w:space="0" w:color="auto"/>
              <w:bottom w:val="single" w:sz="8" w:space="0" w:color="auto"/>
              <w:right w:val="single" w:sz="8" w:space="0" w:color="auto"/>
            </w:tcBorders>
            <w:shd w:val="clear" w:color="auto" w:fill="auto"/>
            <w:vAlign w:val="center"/>
          </w:tcPr>
          <w:p w14:paraId="062F55BD" w14:textId="34E0F955" w:rsidR="00A018F2" w:rsidRPr="007C2D68" w:rsidRDefault="00A018F2" w:rsidP="00BE041A">
            <w:pPr>
              <w:widowControl w:val="0"/>
              <w:tabs>
                <w:tab w:val="left" w:pos="1120"/>
                <w:tab w:val="left" w:pos="1680"/>
                <w:tab w:val="left" w:pos="2240"/>
                <w:tab w:val="left" w:pos="2800"/>
                <w:tab w:val="left" w:pos="3119"/>
                <w:tab w:val="left" w:pos="3360"/>
                <w:tab w:val="left" w:pos="3920"/>
                <w:tab w:val="left" w:pos="4480"/>
                <w:tab w:val="left" w:pos="5600"/>
                <w:tab w:val="left" w:pos="6160"/>
                <w:tab w:val="left" w:pos="6720"/>
              </w:tabs>
              <w:autoSpaceDE w:val="0"/>
              <w:autoSpaceDN w:val="0"/>
              <w:adjustRightInd w:val="0"/>
              <w:rPr>
                <w:rFonts w:cs="Microsoft Sans Serif"/>
                <w:szCs w:val="20"/>
              </w:rPr>
            </w:pPr>
            <w:r w:rsidRPr="007C2D68">
              <w:rPr>
                <w:rFonts w:cs="Microsoft Sans Serif"/>
                <w:szCs w:val="20"/>
              </w:rPr>
              <w:t>Adam Jenkins – Lecturer</w:t>
            </w:r>
          </w:p>
        </w:tc>
      </w:tr>
      <w:tr w:rsidR="00FA68B7" w:rsidRPr="007C2D68" w14:paraId="52C9FEFD" w14:textId="77777777" w:rsidTr="00BE041A">
        <w:trPr>
          <w:trHeight w:val="397"/>
          <w:tblHeader/>
        </w:trPr>
        <w:tc>
          <w:tcPr>
            <w:tcW w:w="1831" w:type="pct"/>
            <w:gridSpan w:val="2"/>
            <w:tcBorders>
              <w:top w:val="single" w:sz="8" w:space="0" w:color="auto"/>
              <w:left w:val="single" w:sz="8" w:space="0" w:color="auto"/>
              <w:bottom w:val="single" w:sz="8" w:space="0" w:color="auto"/>
              <w:right w:val="single" w:sz="8" w:space="0" w:color="auto"/>
            </w:tcBorders>
            <w:shd w:val="clear" w:color="auto" w:fill="auto"/>
            <w:tcMar>
              <w:top w:w="100" w:type="nil"/>
              <w:left w:w="100" w:type="nil"/>
              <w:bottom w:w="100" w:type="nil"/>
              <w:right w:w="100" w:type="nil"/>
            </w:tcMar>
            <w:vAlign w:val="center"/>
          </w:tcPr>
          <w:p w14:paraId="48353679" w14:textId="64835054" w:rsidR="00FA68B7" w:rsidRPr="007C2D68" w:rsidRDefault="00A018F2" w:rsidP="00BE041A">
            <w:pPr>
              <w:widowControl w:val="0"/>
              <w:tabs>
                <w:tab w:val="left" w:pos="1120"/>
                <w:tab w:val="left" w:pos="1680"/>
                <w:tab w:val="left" w:pos="2240"/>
                <w:tab w:val="left" w:pos="2800"/>
                <w:tab w:val="left" w:pos="3119"/>
                <w:tab w:val="left" w:pos="3360"/>
                <w:tab w:val="left" w:pos="3920"/>
                <w:tab w:val="left" w:pos="4480"/>
                <w:tab w:val="left" w:pos="5600"/>
                <w:tab w:val="left" w:pos="6160"/>
                <w:tab w:val="left" w:pos="6720"/>
              </w:tabs>
              <w:autoSpaceDE w:val="0"/>
              <w:autoSpaceDN w:val="0"/>
              <w:adjustRightInd w:val="0"/>
              <w:rPr>
                <w:rFonts w:cs="Microsoft Sans Serif"/>
                <w:szCs w:val="20"/>
              </w:rPr>
            </w:pPr>
            <w:proofErr w:type="spellStart"/>
            <w:r w:rsidRPr="007C2D68">
              <w:rPr>
                <w:rFonts w:cs="Microsoft Sans Serif"/>
                <w:szCs w:val="20"/>
              </w:rPr>
              <w:t>UniSA</w:t>
            </w:r>
            <w:proofErr w:type="spellEnd"/>
          </w:p>
        </w:tc>
        <w:tc>
          <w:tcPr>
            <w:tcW w:w="3169" w:type="pct"/>
            <w:gridSpan w:val="4"/>
            <w:tcBorders>
              <w:top w:val="single" w:sz="8" w:space="0" w:color="auto"/>
              <w:left w:val="single" w:sz="8" w:space="0" w:color="auto"/>
              <w:bottom w:val="single" w:sz="8" w:space="0" w:color="auto"/>
              <w:right w:val="single" w:sz="8" w:space="0" w:color="auto"/>
            </w:tcBorders>
            <w:shd w:val="clear" w:color="auto" w:fill="auto"/>
            <w:vAlign w:val="center"/>
          </w:tcPr>
          <w:p w14:paraId="3C779633" w14:textId="7E4C3A14" w:rsidR="00A018F2" w:rsidRPr="007C2D68" w:rsidRDefault="00A018F2" w:rsidP="00BE041A">
            <w:pPr>
              <w:widowControl w:val="0"/>
              <w:tabs>
                <w:tab w:val="left" w:pos="1120"/>
                <w:tab w:val="left" w:pos="1680"/>
                <w:tab w:val="left" w:pos="2240"/>
                <w:tab w:val="left" w:pos="2800"/>
                <w:tab w:val="left" w:pos="3119"/>
                <w:tab w:val="left" w:pos="3360"/>
                <w:tab w:val="left" w:pos="3920"/>
                <w:tab w:val="left" w:pos="4480"/>
                <w:tab w:val="left" w:pos="5600"/>
                <w:tab w:val="left" w:pos="6160"/>
                <w:tab w:val="left" w:pos="6720"/>
              </w:tabs>
              <w:autoSpaceDE w:val="0"/>
              <w:autoSpaceDN w:val="0"/>
              <w:adjustRightInd w:val="0"/>
              <w:rPr>
                <w:rFonts w:cs="Microsoft Sans Serif"/>
                <w:szCs w:val="20"/>
              </w:rPr>
            </w:pPr>
            <w:r w:rsidRPr="007C2D68">
              <w:rPr>
                <w:rFonts w:cs="Microsoft Sans Serif"/>
                <w:szCs w:val="20"/>
              </w:rPr>
              <w:t>Michelle Oppert – Research Associate</w:t>
            </w:r>
          </w:p>
        </w:tc>
      </w:tr>
      <w:tr w:rsidR="00A018F2" w:rsidRPr="007C2D68" w14:paraId="638B4D9F" w14:textId="77777777" w:rsidTr="00BE041A">
        <w:trPr>
          <w:trHeight w:val="397"/>
          <w:tblHeader/>
        </w:trPr>
        <w:tc>
          <w:tcPr>
            <w:tcW w:w="1831" w:type="pct"/>
            <w:gridSpan w:val="2"/>
            <w:tcBorders>
              <w:top w:val="single" w:sz="8" w:space="0" w:color="auto"/>
              <w:left w:val="single" w:sz="8" w:space="0" w:color="auto"/>
              <w:bottom w:val="single" w:sz="8" w:space="0" w:color="auto"/>
              <w:right w:val="single" w:sz="8" w:space="0" w:color="auto"/>
            </w:tcBorders>
            <w:shd w:val="clear" w:color="auto" w:fill="auto"/>
            <w:tcMar>
              <w:top w:w="100" w:type="nil"/>
              <w:left w:w="100" w:type="nil"/>
              <w:bottom w:w="100" w:type="nil"/>
              <w:right w:w="100" w:type="nil"/>
            </w:tcMar>
            <w:vAlign w:val="center"/>
          </w:tcPr>
          <w:p w14:paraId="642F9F04" w14:textId="134B3A87" w:rsidR="00A018F2" w:rsidRPr="007C2D68" w:rsidRDefault="00A018F2" w:rsidP="00BE041A">
            <w:pPr>
              <w:widowControl w:val="0"/>
              <w:tabs>
                <w:tab w:val="left" w:pos="1120"/>
                <w:tab w:val="left" w:pos="1680"/>
                <w:tab w:val="left" w:pos="2240"/>
                <w:tab w:val="left" w:pos="2800"/>
                <w:tab w:val="left" w:pos="3119"/>
                <w:tab w:val="left" w:pos="3360"/>
                <w:tab w:val="left" w:pos="3920"/>
                <w:tab w:val="left" w:pos="4480"/>
                <w:tab w:val="left" w:pos="5600"/>
                <w:tab w:val="left" w:pos="6160"/>
                <w:tab w:val="left" w:pos="6720"/>
              </w:tabs>
              <w:autoSpaceDE w:val="0"/>
              <w:autoSpaceDN w:val="0"/>
              <w:adjustRightInd w:val="0"/>
              <w:rPr>
                <w:rFonts w:cs="Microsoft Sans Serif"/>
                <w:szCs w:val="20"/>
              </w:rPr>
            </w:pPr>
            <w:r w:rsidRPr="007C2D68">
              <w:rPr>
                <w:rFonts w:cs="Microsoft Sans Serif"/>
                <w:szCs w:val="20"/>
              </w:rPr>
              <w:t>ENSTA Bretagne (France)</w:t>
            </w:r>
          </w:p>
        </w:tc>
        <w:tc>
          <w:tcPr>
            <w:tcW w:w="3169" w:type="pct"/>
            <w:gridSpan w:val="4"/>
            <w:tcBorders>
              <w:top w:val="single" w:sz="8" w:space="0" w:color="auto"/>
              <w:left w:val="single" w:sz="8" w:space="0" w:color="auto"/>
              <w:bottom w:val="single" w:sz="8" w:space="0" w:color="auto"/>
              <w:right w:val="single" w:sz="8" w:space="0" w:color="auto"/>
            </w:tcBorders>
            <w:shd w:val="clear" w:color="auto" w:fill="auto"/>
            <w:vAlign w:val="center"/>
          </w:tcPr>
          <w:p w14:paraId="11F4486E" w14:textId="75535D59" w:rsidR="00A018F2" w:rsidRPr="007C2D68" w:rsidRDefault="00A018F2" w:rsidP="00BE041A">
            <w:pPr>
              <w:widowControl w:val="0"/>
              <w:tabs>
                <w:tab w:val="left" w:pos="1120"/>
                <w:tab w:val="left" w:pos="1680"/>
                <w:tab w:val="left" w:pos="2240"/>
                <w:tab w:val="left" w:pos="2800"/>
                <w:tab w:val="left" w:pos="3119"/>
                <w:tab w:val="left" w:pos="3360"/>
                <w:tab w:val="left" w:pos="3920"/>
                <w:tab w:val="left" w:pos="4480"/>
                <w:tab w:val="left" w:pos="5600"/>
                <w:tab w:val="left" w:pos="6160"/>
                <w:tab w:val="left" w:pos="6720"/>
              </w:tabs>
              <w:autoSpaceDE w:val="0"/>
              <w:autoSpaceDN w:val="0"/>
              <w:adjustRightInd w:val="0"/>
              <w:rPr>
                <w:rFonts w:cs="Microsoft Sans Serif"/>
                <w:szCs w:val="20"/>
              </w:rPr>
            </w:pPr>
            <w:r w:rsidRPr="007C2D68">
              <w:rPr>
                <w:rFonts w:cs="Microsoft Sans Serif"/>
                <w:szCs w:val="20"/>
              </w:rPr>
              <w:t>Benoit Clement – Professor</w:t>
            </w:r>
          </w:p>
        </w:tc>
      </w:tr>
      <w:tr w:rsidR="00A018F2" w:rsidRPr="007C2D68" w14:paraId="07EABEBC" w14:textId="77777777" w:rsidTr="00BE041A">
        <w:trPr>
          <w:trHeight w:val="397"/>
          <w:tblHeader/>
        </w:trPr>
        <w:tc>
          <w:tcPr>
            <w:tcW w:w="1831" w:type="pct"/>
            <w:gridSpan w:val="2"/>
            <w:tcBorders>
              <w:top w:val="single" w:sz="8" w:space="0" w:color="auto"/>
              <w:left w:val="single" w:sz="8" w:space="0" w:color="auto"/>
              <w:bottom w:val="single" w:sz="8" w:space="0" w:color="auto"/>
              <w:right w:val="single" w:sz="8" w:space="0" w:color="auto"/>
            </w:tcBorders>
            <w:shd w:val="clear" w:color="auto" w:fill="auto"/>
            <w:tcMar>
              <w:top w:w="100" w:type="nil"/>
              <w:left w:w="100" w:type="nil"/>
              <w:bottom w:w="100" w:type="nil"/>
              <w:right w:w="100" w:type="nil"/>
            </w:tcMar>
            <w:vAlign w:val="center"/>
          </w:tcPr>
          <w:p w14:paraId="45786660" w14:textId="1B469229" w:rsidR="00A018F2" w:rsidRPr="007C2D68" w:rsidRDefault="00A018F2" w:rsidP="00A018F2">
            <w:pPr>
              <w:widowControl w:val="0"/>
              <w:tabs>
                <w:tab w:val="left" w:pos="1120"/>
                <w:tab w:val="left" w:pos="1680"/>
                <w:tab w:val="left" w:pos="2240"/>
                <w:tab w:val="left" w:pos="2800"/>
                <w:tab w:val="left" w:pos="3119"/>
                <w:tab w:val="left" w:pos="3360"/>
                <w:tab w:val="left" w:pos="3920"/>
                <w:tab w:val="left" w:pos="4480"/>
                <w:tab w:val="left" w:pos="5600"/>
                <w:tab w:val="left" w:pos="6160"/>
                <w:tab w:val="left" w:pos="6720"/>
              </w:tabs>
              <w:autoSpaceDE w:val="0"/>
              <w:autoSpaceDN w:val="0"/>
              <w:adjustRightInd w:val="0"/>
              <w:rPr>
                <w:rFonts w:cs="Microsoft Sans Serif"/>
                <w:szCs w:val="20"/>
              </w:rPr>
            </w:pPr>
            <w:proofErr w:type="spellStart"/>
            <w:r w:rsidRPr="007C2D68">
              <w:rPr>
                <w:rFonts w:cs="Microsoft Sans Serif"/>
                <w:szCs w:val="20"/>
              </w:rPr>
              <w:t>UniSA</w:t>
            </w:r>
            <w:proofErr w:type="spellEnd"/>
          </w:p>
        </w:tc>
        <w:tc>
          <w:tcPr>
            <w:tcW w:w="3169" w:type="pct"/>
            <w:gridSpan w:val="4"/>
            <w:tcBorders>
              <w:top w:val="single" w:sz="8" w:space="0" w:color="auto"/>
              <w:left w:val="single" w:sz="8" w:space="0" w:color="auto"/>
              <w:bottom w:val="single" w:sz="8" w:space="0" w:color="auto"/>
              <w:right w:val="single" w:sz="8" w:space="0" w:color="auto"/>
            </w:tcBorders>
            <w:shd w:val="clear" w:color="auto" w:fill="auto"/>
            <w:vAlign w:val="center"/>
          </w:tcPr>
          <w:p w14:paraId="36FC4B8A" w14:textId="1C921AD5" w:rsidR="00A018F2" w:rsidRPr="007C2D68" w:rsidRDefault="00A018F2" w:rsidP="00A018F2">
            <w:pPr>
              <w:widowControl w:val="0"/>
              <w:tabs>
                <w:tab w:val="left" w:pos="1120"/>
                <w:tab w:val="left" w:pos="1680"/>
                <w:tab w:val="left" w:pos="2240"/>
                <w:tab w:val="left" w:pos="2800"/>
                <w:tab w:val="left" w:pos="3119"/>
                <w:tab w:val="left" w:pos="3360"/>
                <w:tab w:val="left" w:pos="3920"/>
                <w:tab w:val="left" w:pos="4480"/>
                <w:tab w:val="left" w:pos="5600"/>
                <w:tab w:val="left" w:pos="6160"/>
                <w:tab w:val="left" w:pos="6720"/>
              </w:tabs>
              <w:autoSpaceDE w:val="0"/>
              <w:autoSpaceDN w:val="0"/>
              <w:adjustRightInd w:val="0"/>
              <w:rPr>
                <w:rFonts w:cs="Microsoft Sans Serif"/>
                <w:szCs w:val="20"/>
              </w:rPr>
            </w:pPr>
            <w:r w:rsidRPr="007C2D68">
              <w:rPr>
                <w:rFonts w:cs="Microsoft Sans Serif"/>
                <w:szCs w:val="20"/>
              </w:rPr>
              <w:t>Akshay Vij</w:t>
            </w:r>
            <w:r w:rsidR="00B8358B" w:rsidRPr="007C2D68">
              <w:rPr>
                <w:rFonts w:cs="Microsoft Sans Serif"/>
                <w:szCs w:val="20"/>
              </w:rPr>
              <w:t xml:space="preserve"> – Associate Professor</w:t>
            </w:r>
          </w:p>
        </w:tc>
      </w:tr>
      <w:tr w:rsidR="00A018F2" w:rsidRPr="007C2D68" w14:paraId="083F6B78" w14:textId="77777777" w:rsidTr="00BE041A">
        <w:trPr>
          <w:trHeight w:val="397"/>
          <w:tblHeader/>
        </w:trPr>
        <w:tc>
          <w:tcPr>
            <w:tcW w:w="1831" w:type="pct"/>
            <w:gridSpan w:val="2"/>
            <w:tcBorders>
              <w:top w:val="single" w:sz="8" w:space="0" w:color="auto"/>
              <w:left w:val="single" w:sz="8" w:space="0" w:color="auto"/>
              <w:bottom w:val="single" w:sz="8" w:space="0" w:color="auto"/>
              <w:right w:val="single" w:sz="8" w:space="0" w:color="auto"/>
            </w:tcBorders>
            <w:shd w:val="clear" w:color="auto" w:fill="auto"/>
            <w:tcMar>
              <w:top w:w="100" w:type="nil"/>
              <w:left w:w="100" w:type="nil"/>
              <w:bottom w:w="100" w:type="nil"/>
              <w:right w:w="100" w:type="nil"/>
            </w:tcMar>
            <w:vAlign w:val="center"/>
          </w:tcPr>
          <w:p w14:paraId="44E1537E" w14:textId="457D9604" w:rsidR="00A018F2" w:rsidRPr="007C2D68" w:rsidRDefault="00A018F2" w:rsidP="00A018F2">
            <w:pPr>
              <w:widowControl w:val="0"/>
              <w:tabs>
                <w:tab w:val="left" w:pos="1120"/>
                <w:tab w:val="left" w:pos="1680"/>
                <w:tab w:val="left" w:pos="2240"/>
                <w:tab w:val="left" w:pos="2800"/>
                <w:tab w:val="left" w:pos="3119"/>
                <w:tab w:val="left" w:pos="3360"/>
                <w:tab w:val="left" w:pos="3920"/>
                <w:tab w:val="left" w:pos="4480"/>
                <w:tab w:val="left" w:pos="5600"/>
                <w:tab w:val="left" w:pos="6160"/>
                <w:tab w:val="left" w:pos="6720"/>
              </w:tabs>
              <w:autoSpaceDE w:val="0"/>
              <w:autoSpaceDN w:val="0"/>
              <w:adjustRightInd w:val="0"/>
              <w:rPr>
                <w:rFonts w:cs="Microsoft Sans Serif"/>
                <w:szCs w:val="20"/>
              </w:rPr>
            </w:pPr>
            <w:proofErr w:type="spellStart"/>
            <w:r w:rsidRPr="007C2D68">
              <w:rPr>
                <w:rFonts w:cs="Microsoft Sans Serif"/>
                <w:szCs w:val="20"/>
              </w:rPr>
              <w:t>UniSA</w:t>
            </w:r>
            <w:proofErr w:type="spellEnd"/>
          </w:p>
        </w:tc>
        <w:tc>
          <w:tcPr>
            <w:tcW w:w="3169" w:type="pct"/>
            <w:gridSpan w:val="4"/>
            <w:tcBorders>
              <w:top w:val="single" w:sz="8" w:space="0" w:color="auto"/>
              <w:left w:val="single" w:sz="8" w:space="0" w:color="auto"/>
              <w:bottom w:val="single" w:sz="8" w:space="0" w:color="auto"/>
              <w:right w:val="single" w:sz="8" w:space="0" w:color="auto"/>
            </w:tcBorders>
            <w:shd w:val="clear" w:color="auto" w:fill="auto"/>
            <w:vAlign w:val="center"/>
          </w:tcPr>
          <w:p w14:paraId="134CE6D0" w14:textId="38544DD2" w:rsidR="00A018F2" w:rsidRPr="007C2D68" w:rsidRDefault="00A018F2" w:rsidP="00A018F2">
            <w:pPr>
              <w:widowControl w:val="0"/>
              <w:tabs>
                <w:tab w:val="left" w:pos="1120"/>
                <w:tab w:val="left" w:pos="1680"/>
                <w:tab w:val="left" w:pos="2240"/>
                <w:tab w:val="left" w:pos="2800"/>
                <w:tab w:val="left" w:pos="3119"/>
                <w:tab w:val="left" w:pos="3360"/>
                <w:tab w:val="left" w:pos="3920"/>
                <w:tab w:val="left" w:pos="4480"/>
                <w:tab w:val="left" w:pos="5600"/>
                <w:tab w:val="left" w:pos="6160"/>
                <w:tab w:val="left" w:pos="6720"/>
              </w:tabs>
              <w:autoSpaceDE w:val="0"/>
              <w:autoSpaceDN w:val="0"/>
              <w:adjustRightInd w:val="0"/>
              <w:rPr>
                <w:rFonts w:cs="Microsoft Sans Serif"/>
                <w:szCs w:val="20"/>
              </w:rPr>
            </w:pPr>
            <w:r w:rsidRPr="007C2D68">
              <w:rPr>
                <w:rFonts w:cs="Microsoft Sans Serif"/>
                <w:szCs w:val="20"/>
              </w:rPr>
              <w:t>Christopher Chow – Professor</w:t>
            </w:r>
          </w:p>
        </w:tc>
      </w:tr>
      <w:tr w:rsidR="00A018F2" w:rsidRPr="007C2D68" w14:paraId="69FDDF47" w14:textId="77777777" w:rsidTr="00BE041A">
        <w:trPr>
          <w:trHeight w:val="397"/>
          <w:tblHeader/>
        </w:trPr>
        <w:tc>
          <w:tcPr>
            <w:tcW w:w="1831" w:type="pct"/>
            <w:gridSpan w:val="2"/>
            <w:tcBorders>
              <w:top w:val="single" w:sz="8" w:space="0" w:color="auto"/>
              <w:left w:val="single" w:sz="8" w:space="0" w:color="auto"/>
              <w:bottom w:val="single" w:sz="8" w:space="0" w:color="auto"/>
              <w:right w:val="single" w:sz="8" w:space="0" w:color="auto"/>
            </w:tcBorders>
            <w:shd w:val="clear" w:color="auto" w:fill="auto"/>
            <w:tcMar>
              <w:top w:w="100" w:type="nil"/>
              <w:left w:w="100" w:type="nil"/>
              <w:bottom w:w="100" w:type="nil"/>
              <w:right w:w="100" w:type="nil"/>
            </w:tcMar>
            <w:vAlign w:val="center"/>
          </w:tcPr>
          <w:p w14:paraId="61AC7C70" w14:textId="1F167656" w:rsidR="00A018F2" w:rsidRPr="007C2D68" w:rsidRDefault="00A018F2" w:rsidP="00A018F2">
            <w:pPr>
              <w:widowControl w:val="0"/>
              <w:tabs>
                <w:tab w:val="left" w:pos="1120"/>
                <w:tab w:val="left" w:pos="1680"/>
                <w:tab w:val="left" w:pos="2240"/>
                <w:tab w:val="left" w:pos="2800"/>
                <w:tab w:val="left" w:pos="3119"/>
                <w:tab w:val="left" w:pos="3360"/>
                <w:tab w:val="left" w:pos="3920"/>
                <w:tab w:val="left" w:pos="4480"/>
                <w:tab w:val="left" w:pos="5600"/>
                <w:tab w:val="left" w:pos="6160"/>
                <w:tab w:val="left" w:pos="6720"/>
              </w:tabs>
              <w:autoSpaceDE w:val="0"/>
              <w:autoSpaceDN w:val="0"/>
              <w:adjustRightInd w:val="0"/>
              <w:rPr>
                <w:rFonts w:cs="Microsoft Sans Serif"/>
                <w:szCs w:val="20"/>
              </w:rPr>
            </w:pPr>
            <w:proofErr w:type="spellStart"/>
            <w:r w:rsidRPr="007C2D68">
              <w:rPr>
                <w:rFonts w:cs="Microsoft Sans Serif"/>
                <w:szCs w:val="20"/>
              </w:rPr>
              <w:t>UniSA</w:t>
            </w:r>
            <w:proofErr w:type="spellEnd"/>
          </w:p>
        </w:tc>
        <w:tc>
          <w:tcPr>
            <w:tcW w:w="3169" w:type="pct"/>
            <w:gridSpan w:val="4"/>
            <w:tcBorders>
              <w:top w:val="single" w:sz="8" w:space="0" w:color="auto"/>
              <w:left w:val="single" w:sz="8" w:space="0" w:color="auto"/>
              <w:bottom w:val="single" w:sz="8" w:space="0" w:color="auto"/>
              <w:right w:val="single" w:sz="8" w:space="0" w:color="auto"/>
            </w:tcBorders>
            <w:shd w:val="clear" w:color="auto" w:fill="auto"/>
            <w:vAlign w:val="center"/>
          </w:tcPr>
          <w:p w14:paraId="312EC30F" w14:textId="3237D6AF" w:rsidR="00A018F2" w:rsidRPr="007C2D68" w:rsidRDefault="00A018F2" w:rsidP="00A018F2">
            <w:pPr>
              <w:widowControl w:val="0"/>
              <w:tabs>
                <w:tab w:val="left" w:pos="1120"/>
                <w:tab w:val="left" w:pos="1680"/>
                <w:tab w:val="left" w:pos="2240"/>
                <w:tab w:val="left" w:pos="2800"/>
                <w:tab w:val="left" w:pos="3119"/>
                <w:tab w:val="left" w:pos="3360"/>
                <w:tab w:val="left" w:pos="3920"/>
                <w:tab w:val="left" w:pos="4480"/>
                <w:tab w:val="left" w:pos="5600"/>
                <w:tab w:val="left" w:pos="6160"/>
                <w:tab w:val="left" w:pos="6720"/>
              </w:tabs>
              <w:autoSpaceDE w:val="0"/>
              <w:autoSpaceDN w:val="0"/>
              <w:adjustRightInd w:val="0"/>
              <w:rPr>
                <w:rFonts w:cs="Microsoft Sans Serif"/>
                <w:szCs w:val="20"/>
              </w:rPr>
            </w:pPr>
            <w:r w:rsidRPr="007C2D68">
              <w:rPr>
                <w:rFonts w:cs="Microsoft Sans Serif"/>
                <w:szCs w:val="20"/>
              </w:rPr>
              <w:t>Siobhan Banks – Professor</w:t>
            </w:r>
          </w:p>
        </w:tc>
      </w:tr>
      <w:tr w:rsidR="00A018F2" w:rsidRPr="007C2D68" w14:paraId="297F92DA" w14:textId="77777777" w:rsidTr="00BE041A">
        <w:trPr>
          <w:gridAfter w:val="1"/>
          <w:wAfter w:w="27" w:type="pct"/>
          <w:trHeight w:val="397"/>
          <w:tblHeader/>
        </w:trPr>
        <w:tc>
          <w:tcPr>
            <w:tcW w:w="4973" w:type="pct"/>
            <w:gridSpan w:val="5"/>
            <w:tcBorders>
              <w:top w:val="single" w:sz="8" w:space="0" w:color="auto"/>
              <w:left w:val="single" w:sz="8" w:space="0" w:color="auto"/>
              <w:bottom w:val="single" w:sz="8" w:space="0" w:color="auto"/>
              <w:right w:val="single" w:sz="8" w:space="0" w:color="auto"/>
            </w:tcBorders>
            <w:shd w:val="clear" w:color="auto" w:fill="E0E0E0"/>
            <w:tcMar>
              <w:top w:w="100" w:type="nil"/>
              <w:left w:w="100" w:type="nil"/>
              <w:bottom w:w="100" w:type="nil"/>
              <w:right w:w="100" w:type="nil"/>
            </w:tcMar>
            <w:vAlign w:val="center"/>
          </w:tcPr>
          <w:p w14:paraId="2A480F4C" w14:textId="77777777" w:rsidR="00A018F2" w:rsidRPr="007C2D68" w:rsidRDefault="00A018F2" w:rsidP="00A018F2">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b/>
                <w:szCs w:val="20"/>
              </w:rPr>
            </w:pPr>
            <w:r w:rsidRPr="007C2D68">
              <w:rPr>
                <w:rFonts w:cs="Microsoft Sans Serif"/>
                <w:b/>
                <w:szCs w:val="20"/>
              </w:rPr>
              <w:t>3.5 Project Leader</w:t>
            </w:r>
          </w:p>
        </w:tc>
      </w:tr>
      <w:tr w:rsidR="00A018F2" w:rsidRPr="007C2D68" w14:paraId="6E829B5A" w14:textId="77777777" w:rsidTr="00BE041A">
        <w:trPr>
          <w:gridAfter w:val="1"/>
          <w:wAfter w:w="27" w:type="pct"/>
          <w:trHeight w:val="397"/>
          <w:tblHeader/>
        </w:trPr>
        <w:tc>
          <w:tcPr>
            <w:tcW w:w="4973" w:type="pct"/>
            <w:gridSpan w:val="5"/>
            <w:tcBorders>
              <w:top w:val="single" w:sz="8" w:space="0" w:color="auto"/>
              <w:left w:val="single" w:sz="8" w:space="0" w:color="auto"/>
              <w:bottom w:val="single" w:sz="8" w:space="0" w:color="auto"/>
              <w:right w:val="single" w:sz="8" w:space="0" w:color="auto"/>
            </w:tcBorders>
            <w:shd w:val="clear" w:color="auto" w:fill="auto"/>
            <w:tcMar>
              <w:top w:w="100" w:type="nil"/>
              <w:left w:w="100" w:type="nil"/>
              <w:bottom w:w="100" w:type="nil"/>
              <w:right w:w="100" w:type="nil"/>
            </w:tcMar>
            <w:vAlign w:val="center"/>
          </w:tcPr>
          <w:p w14:paraId="1E319089" w14:textId="71AC8C96" w:rsidR="00A018F2" w:rsidRPr="007C2D68" w:rsidRDefault="00A018F2" w:rsidP="00A018F2">
            <w:pPr>
              <w:widowControl w:val="0"/>
              <w:numPr>
                <w:ilvl w:val="6"/>
                <w:numId w:val="3"/>
              </w:numPr>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outlineLvl w:val="6"/>
              <w:rPr>
                <w:rFonts w:cs="Microsoft Sans Serif"/>
                <w:iCs/>
                <w:szCs w:val="20"/>
              </w:rPr>
            </w:pPr>
            <w:r w:rsidRPr="004717D3">
              <w:rPr>
                <w:rFonts w:cs="Microsoft Sans Serif"/>
                <w:iCs/>
                <w:szCs w:val="20"/>
                <w:highlight w:val="yellow"/>
              </w:rPr>
              <w:t xml:space="preserve">Jeremy (for </w:t>
            </w:r>
            <w:r w:rsidR="00937146">
              <w:rPr>
                <w:rFonts w:cs="Microsoft Sans Serif"/>
                <w:iCs/>
                <w:szCs w:val="20"/>
                <w:highlight w:val="yellow"/>
              </w:rPr>
              <w:t>[company]</w:t>
            </w:r>
            <w:r w:rsidR="00937146" w:rsidRPr="004717D3">
              <w:rPr>
                <w:rFonts w:cs="Microsoft Sans Serif"/>
                <w:iCs/>
                <w:szCs w:val="20"/>
                <w:highlight w:val="yellow"/>
              </w:rPr>
              <w:t>)</w:t>
            </w:r>
            <w:r w:rsidR="00937146" w:rsidRPr="007C2D68">
              <w:rPr>
                <w:rFonts w:cs="Microsoft Sans Serif"/>
                <w:iCs/>
                <w:szCs w:val="20"/>
              </w:rPr>
              <w:t xml:space="preserve"> </w:t>
            </w:r>
            <w:r w:rsidRPr="007C2D68">
              <w:rPr>
                <w:rFonts w:cs="Microsoft Sans Serif"/>
                <w:iCs/>
                <w:szCs w:val="20"/>
              </w:rPr>
              <w:t xml:space="preserve">and Ivan Lee (for </w:t>
            </w:r>
            <w:proofErr w:type="spellStart"/>
            <w:r w:rsidRPr="007C2D68">
              <w:rPr>
                <w:rFonts w:cs="Microsoft Sans Serif"/>
                <w:iCs/>
                <w:szCs w:val="20"/>
              </w:rPr>
              <w:t>UniSA</w:t>
            </w:r>
            <w:proofErr w:type="spellEnd"/>
            <w:r w:rsidRPr="007C2D68">
              <w:rPr>
                <w:rFonts w:cs="Microsoft Sans Serif"/>
                <w:iCs/>
                <w:szCs w:val="20"/>
              </w:rPr>
              <w:t>)</w:t>
            </w:r>
          </w:p>
        </w:tc>
      </w:tr>
    </w:tbl>
    <w:p w14:paraId="238EC5C1" w14:textId="77777777" w:rsidR="00FA68B7" w:rsidRPr="007C2D68" w:rsidRDefault="00FA68B7" w:rsidP="00FA68B7">
      <w:pPr>
        <w:pStyle w:val="ListParagraph"/>
        <w:spacing w:before="0" w:after="0"/>
        <w:ind w:left="993" w:hanging="993"/>
        <w:contextualSpacing w:val="0"/>
        <w:jc w:val="both"/>
        <w:rPr>
          <w:rFonts w:cs="Arial"/>
          <w:sz w:val="20"/>
          <w:szCs w:val="20"/>
        </w:rPr>
      </w:pPr>
    </w:p>
    <w:p w14:paraId="7DF482F5" w14:textId="77777777" w:rsidR="004E6ACB" w:rsidRPr="007C2D68" w:rsidRDefault="004E6ACB">
      <w:pPr>
        <w:spacing w:before="0" w:after="0"/>
        <w:rPr>
          <w:rFonts w:cs="Arial"/>
          <w:b/>
          <w:szCs w:val="20"/>
        </w:rPr>
      </w:pPr>
      <w:r w:rsidRPr="007C2D68">
        <w:rPr>
          <w:rFonts w:cs="Arial"/>
          <w:b/>
          <w:szCs w:val="20"/>
        </w:rPr>
        <w:br w:type="page"/>
      </w:r>
    </w:p>
    <w:p w14:paraId="6F214A64" w14:textId="12D60AC5" w:rsidR="008B4531" w:rsidRPr="007C2D68" w:rsidRDefault="002B3F77" w:rsidP="00637AFD">
      <w:pPr>
        <w:rPr>
          <w:rFonts w:cs="Arial"/>
          <w:b/>
          <w:sz w:val="32"/>
          <w:szCs w:val="32"/>
        </w:rPr>
      </w:pPr>
      <w:r w:rsidRPr="007C2D68">
        <w:rPr>
          <w:rFonts w:cs="Arial"/>
          <w:b/>
          <w:sz w:val="32"/>
          <w:szCs w:val="32"/>
        </w:rPr>
        <w:lastRenderedPageBreak/>
        <w:t xml:space="preserve">Project </w:t>
      </w:r>
      <w:r w:rsidR="00D3578E" w:rsidRPr="007C2D68">
        <w:rPr>
          <w:rFonts w:cs="Arial"/>
          <w:b/>
          <w:sz w:val="32"/>
          <w:szCs w:val="32"/>
        </w:rPr>
        <w:t>Detail</w:t>
      </w:r>
      <w:r w:rsidRPr="007C2D68">
        <w:rPr>
          <w:rFonts w:cs="Arial"/>
          <w:b/>
          <w:sz w:val="32"/>
          <w:szCs w:val="32"/>
        </w:rPr>
        <w:t>s</w:t>
      </w:r>
    </w:p>
    <w:p w14:paraId="2E00957C" w14:textId="77777777" w:rsidR="00FD56ED" w:rsidRPr="007C2D68" w:rsidRDefault="00FD56ED" w:rsidP="00637AFD">
      <w:pPr>
        <w:rPr>
          <w:rFonts w:cs="Arial"/>
          <w:szCs w:val="20"/>
        </w:rPr>
      </w:pPr>
    </w:p>
    <w:tbl>
      <w:tblPr>
        <w:tblW w:w="5000" w:type="pct"/>
        <w:tblBorders>
          <w:top w:val="nil"/>
          <w:left w:val="nil"/>
          <w:right w:val="nil"/>
        </w:tblBorders>
        <w:tblLook w:val="0000" w:firstRow="0" w:lastRow="0" w:firstColumn="0" w:lastColumn="0" w:noHBand="0" w:noVBand="0"/>
      </w:tblPr>
      <w:tblGrid>
        <w:gridCol w:w="2601"/>
        <w:gridCol w:w="7846"/>
      </w:tblGrid>
      <w:tr w:rsidR="00FD56ED" w:rsidRPr="007C2D68" w14:paraId="0163E5F3" w14:textId="77777777" w:rsidTr="00FD56ED">
        <w:trPr>
          <w:trHeight w:val="397"/>
          <w:tblHeader/>
        </w:trPr>
        <w:tc>
          <w:tcPr>
            <w:tcW w:w="5000" w:type="pct"/>
            <w:gridSpan w:val="2"/>
            <w:tcBorders>
              <w:top w:val="single" w:sz="8" w:space="0" w:color="auto"/>
              <w:left w:val="single" w:sz="8" w:space="0" w:color="auto"/>
              <w:bottom w:val="single" w:sz="8" w:space="0" w:color="auto"/>
              <w:right w:val="single" w:sz="8" w:space="0" w:color="auto"/>
            </w:tcBorders>
            <w:shd w:val="clear" w:color="auto" w:fill="B0B3B2"/>
            <w:tcMar>
              <w:top w:w="100" w:type="nil"/>
              <w:left w:w="100" w:type="nil"/>
              <w:bottom w:w="100" w:type="nil"/>
              <w:right w:w="100" w:type="nil"/>
            </w:tcMar>
            <w:vAlign w:val="center"/>
          </w:tcPr>
          <w:p w14:paraId="408D2226" w14:textId="6AE6CD1B" w:rsidR="00FD56ED" w:rsidRPr="007C2D68" w:rsidRDefault="00FD56ED" w:rsidP="00B774F4">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b/>
                <w:kern w:val="1"/>
                <w:szCs w:val="20"/>
              </w:rPr>
            </w:pPr>
            <w:r w:rsidRPr="007C2D68">
              <w:rPr>
                <w:rFonts w:cs="Microsoft Sans Serif"/>
                <w:b/>
                <w:szCs w:val="20"/>
              </w:rPr>
              <w:t>1. Project Summary</w:t>
            </w:r>
          </w:p>
        </w:tc>
      </w:tr>
      <w:tr w:rsidR="003A2392" w:rsidRPr="007C2D68" w14:paraId="71E4025B" w14:textId="77777777" w:rsidTr="00B774F4">
        <w:trPr>
          <w:trHeight w:val="397"/>
          <w:tblHeader/>
        </w:trPr>
        <w:tc>
          <w:tcPr>
            <w:tcW w:w="1245" w:type="pct"/>
            <w:tcBorders>
              <w:top w:val="single" w:sz="8" w:space="0" w:color="auto"/>
              <w:left w:val="single" w:sz="8" w:space="0" w:color="auto"/>
              <w:bottom w:val="single" w:sz="8" w:space="0" w:color="auto"/>
              <w:right w:val="single" w:sz="8" w:space="0" w:color="auto"/>
            </w:tcBorders>
            <w:shd w:val="clear" w:color="auto" w:fill="E0E0E0"/>
            <w:tcMar>
              <w:top w:w="100" w:type="nil"/>
              <w:left w:w="100" w:type="nil"/>
              <w:bottom w:w="100" w:type="nil"/>
              <w:right w:w="100" w:type="nil"/>
            </w:tcMar>
            <w:vAlign w:val="center"/>
          </w:tcPr>
          <w:p w14:paraId="63FB89A9" w14:textId="43DD0A6F" w:rsidR="003A2392" w:rsidRPr="007C2D68" w:rsidRDefault="003A2392" w:rsidP="006758BB">
            <w:pPr>
              <w:widowControl w:val="0"/>
              <w:numPr>
                <w:ilvl w:val="6"/>
                <w:numId w:val="3"/>
              </w:numPr>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outlineLvl w:val="6"/>
              <w:rPr>
                <w:rFonts w:cs="Microsoft Sans Serif"/>
                <w:b/>
                <w:szCs w:val="20"/>
              </w:rPr>
            </w:pPr>
            <w:r w:rsidRPr="007C2D68">
              <w:rPr>
                <w:rFonts w:cs="Microsoft Sans Serif"/>
                <w:b/>
                <w:szCs w:val="20"/>
              </w:rPr>
              <w:t>1.1 Project Title</w:t>
            </w:r>
          </w:p>
        </w:tc>
        <w:tc>
          <w:tcPr>
            <w:tcW w:w="3755" w:type="pct"/>
            <w:tcBorders>
              <w:top w:val="single" w:sz="8" w:space="0" w:color="auto"/>
              <w:left w:val="single" w:sz="8" w:space="0" w:color="auto"/>
              <w:bottom w:val="single" w:sz="8" w:space="0" w:color="auto"/>
              <w:right w:val="single" w:sz="8" w:space="0" w:color="auto"/>
            </w:tcBorders>
            <w:shd w:val="clear" w:color="auto" w:fill="auto"/>
            <w:vAlign w:val="center"/>
          </w:tcPr>
          <w:p w14:paraId="07F58B0C" w14:textId="039A5C3E" w:rsidR="003A2392" w:rsidRPr="007C2D68" w:rsidRDefault="000618C2" w:rsidP="00FD56ED">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szCs w:val="20"/>
              </w:rPr>
            </w:pPr>
            <w:r>
              <w:rPr>
                <w:rFonts w:cs="Microsoft Sans Serif"/>
                <w:szCs w:val="20"/>
              </w:rPr>
              <w:t xml:space="preserve">An </w:t>
            </w:r>
            <w:r w:rsidR="003F4FA7" w:rsidRPr="003F4FA7">
              <w:rPr>
                <w:rFonts w:cs="Microsoft Sans Serif"/>
                <w:szCs w:val="20"/>
              </w:rPr>
              <w:t>Autonomous Boat Navigation System</w:t>
            </w:r>
          </w:p>
        </w:tc>
      </w:tr>
      <w:tr w:rsidR="003A2392" w:rsidRPr="007C2D68" w14:paraId="2C9AB155" w14:textId="77777777" w:rsidTr="00B774F4">
        <w:trPr>
          <w:trHeight w:val="397"/>
          <w:tblHeader/>
        </w:trPr>
        <w:tc>
          <w:tcPr>
            <w:tcW w:w="1245" w:type="pct"/>
            <w:tcBorders>
              <w:top w:val="single" w:sz="8" w:space="0" w:color="auto"/>
              <w:left w:val="single" w:sz="8" w:space="0" w:color="auto"/>
              <w:bottom w:val="single" w:sz="8" w:space="0" w:color="auto"/>
              <w:right w:val="single" w:sz="8" w:space="0" w:color="auto"/>
            </w:tcBorders>
            <w:shd w:val="clear" w:color="auto" w:fill="E0E0E0"/>
            <w:tcMar>
              <w:top w:w="100" w:type="nil"/>
              <w:left w:w="100" w:type="nil"/>
              <w:bottom w:w="100" w:type="nil"/>
              <w:right w:w="100" w:type="nil"/>
            </w:tcMar>
            <w:vAlign w:val="center"/>
          </w:tcPr>
          <w:p w14:paraId="677A0843" w14:textId="0897BE7E" w:rsidR="003A2392" w:rsidRPr="007C2D68" w:rsidRDefault="003A2392" w:rsidP="006758BB">
            <w:pPr>
              <w:widowControl w:val="0"/>
              <w:numPr>
                <w:ilvl w:val="6"/>
                <w:numId w:val="3"/>
              </w:numPr>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outlineLvl w:val="6"/>
              <w:rPr>
                <w:rFonts w:cs="Microsoft Sans Serif"/>
                <w:b/>
                <w:szCs w:val="20"/>
              </w:rPr>
            </w:pPr>
            <w:r w:rsidRPr="007C2D68">
              <w:rPr>
                <w:rFonts w:cs="Microsoft Sans Serif"/>
                <w:b/>
                <w:szCs w:val="20"/>
              </w:rPr>
              <w:t>1.2 Project Number</w:t>
            </w:r>
          </w:p>
        </w:tc>
        <w:tc>
          <w:tcPr>
            <w:tcW w:w="3755" w:type="pct"/>
            <w:tcBorders>
              <w:top w:val="single" w:sz="8" w:space="0" w:color="auto"/>
              <w:left w:val="single" w:sz="8" w:space="0" w:color="auto"/>
              <w:bottom w:val="single" w:sz="8" w:space="0" w:color="auto"/>
              <w:right w:val="single" w:sz="8" w:space="0" w:color="auto"/>
            </w:tcBorders>
            <w:shd w:val="clear" w:color="auto" w:fill="auto"/>
            <w:vAlign w:val="center"/>
          </w:tcPr>
          <w:p w14:paraId="4F9BF1DE" w14:textId="77777777" w:rsidR="003A2392" w:rsidRPr="007C2D68" w:rsidRDefault="003A2392" w:rsidP="00FD56ED">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szCs w:val="20"/>
              </w:rPr>
            </w:pPr>
          </w:p>
        </w:tc>
      </w:tr>
    </w:tbl>
    <w:p w14:paraId="5586DB05" w14:textId="77777777" w:rsidR="00FA68B7" w:rsidRPr="007C2D68" w:rsidRDefault="00FA68B7" w:rsidP="00FA68B7">
      <w:pPr>
        <w:rPr>
          <w:rFonts w:cs="Arial"/>
          <w:szCs w:val="20"/>
        </w:rPr>
      </w:pPr>
    </w:p>
    <w:tbl>
      <w:tblPr>
        <w:tblW w:w="5000" w:type="pct"/>
        <w:tblBorders>
          <w:top w:val="nil"/>
          <w:left w:val="nil"/>
          <w:right w:val="nil"/>
        </w:tblBorders>
        <w:tblLook w:val="0000" w:firstRow="0" w:lastRow="0" w:firstColumn="0" w:lastColumn="0" w:noHBand="0" w:noVBand="0"/>
      </w:tblPr>
      <w:tblGrid>
        <w:gridCol w:w="10447"/>
      </w:tblGrid>
      <w:tr w:rsidR="00FA68B7" w:rsidRPr="007C2D68" w14:paraId="0E6931B3" w14:textId="77777777" w:rsidTr="00BE041A">
        <w:trPr>
          <w:trHeight w:val="397"/>
          <w:tblHeader/>
        </w:trPr>
        <w:tc>
          <w:tcPr>
            <w:tcW w:w="5000" w:type="pct"/>
            <w:tcBorders>
              <w:top w:val="single" w:sz="8" w:space="0" w:color="auto"/>
              <w:left w:val="single" w:sz="8" w:space="0" w:color="auto"/>
              <w:bottom w:val="single" w:sz="8" w:space="0" w:color="auto"/>
              <w:right w:val="single" w:sz="8" w:space="0" w:color="auto"/>
            </w:tcBorders>
            <w:shd w:val="clear" w:color="auto" w:fill="B0B3B2"/>
            <w:tcMar>
              <w:top w:w="100" w:type="nil"/>
              <w:left w:w="100" w:type="nil"/>
              <w:bottom w:w="100" w:type="nil"/>
              <w:right w:w="100" w:type="nil"/>
            </w:tcMar>
            <w:vAlign w:val="center"/>
          </w:tcPr>
          <w:p w14:paraId="318D224A" w14:textId="77777777" w:rsidR="00FA68B7" w:rsidRPr="007C2D68" w:rsidRDefault="00FA68B7" w:rsidP="00BE041A">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b/>
                <w:kern w:val="1"/>
                <w:szCs w:val="20"/>
              </w:rPr>
            </w:pPr>
            <w:r w:rsidRPr="007C2D68">
              <w:rPr>
                <w:rFonts w:cs="Microsoft Sans Serif"/>
                <w:b/>
                <w:szCs w:val="20"/>
              </w:rPr>
              <w:t>2. Project Dates</w:t>
            </w:r>
          </w:p>
        </w:tc>
      </w:tr>
      <w:tr w:rsidR="00FA68B7" w:rsidRPr="007C2D68" w14:paraId="5FD3A5A5" w14:textId="77777777" w:rsidTr="00BE041A">
        <w:trPr>
          <w:trHeight w:val="397"/>
          <w:tblHeader/>
        </w:trPr>
        <w:tc>
          <w:tcPr>
            <w:tcW w:w="5000" w:type="pct"/>
            <w:tcBorders>
              <w:top w:val="single" w:sz="8" w:space="0" w:color="auto"/>
              <w:left w:val="single" w:sz="8" w:space="0" w:color="auto"/>
              <w:bottom w:val="single" w:sz="8" w:space="0" w:color="auto"/>
              <w:right w:val="single" w:sz="8" w:space="0" w:color="auto"/>
            </w:tcBorders>
            <w:shd w:val="clear" w:color="auto" w:fill="E0E0E0"/>
            <w:tcMar>
              <w:top w:w="100" w:type="nil"/>
              <w:left w:w="100" w:type="nil"/>
              <w:bottom w:w="100" w:type="nil"/>
              <w:right w:w="100" w:type="nil"/>
            </w:tcMar>
            <w:vAlign w:val="center"/>
          </w:tcPr>
          <w:p w14:paraId="74A45812" w14:textId="77777777" w:rsidR="00FA68B7" w:rsidRPr="007C2D68" w:rsidRDefault="00FA68B7" w:rsidP="00BE041A">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b/>
                <w:szCs w:val="20"/>
              </w:rPr>
            </w:pPr>
            <w:r w:rsidRPr="007C2D68">
              <w:rPr>
                <w:rFonts w:cs="Microsoft Sans Serif"/>
                <w:b/>
                <w:szCs w:val="20"/>
              </w:rPr>
              <w:t>2.1 Commencement Date</w:t>
            </w:r>
          </w:p>
        </w:tc>
      </w:tr>
      <w:tr w:rsidR="00FA68B7" w:rsidRPr="007C2D68" w14:paraId="2724A15C" w14:textId="77777777" w:rsidTr="00BE041A">
        <w:trPr>
          <w:trHeight w:val="397"/>
          <w:tblHeader/>
        </w:trPr>
        <w:tc>
          <w:tcPr>
            <w:tcW w:w="5000" w:type="pct"/>
            <w:tcBorders>
              <w:top w:val="single" w:sz="8" w:space="0" w:color="auto"/>
              <w:left w:val="single" w:sz="8" w:space="0" w:color="auto"/>
              <w:bottom w:val="single" w:sz="8" w:space="0" w:color="auto"/>
              <w:right w:val="single" w:sz="8" w:space="0" w:color="auto"/>
            </w:tcBorders>
            <w:shd w:val="clear" w:color="auto" w:fill="auto"/>
            <w:tcMar>
              <w:top w:w="100" w:type="nil"/>
              <w:left w:w="100" w:type="nil"/>
              <w:bottom w:w="100" w:type="nil"/>
              <w:right w:w="100" w:type="nil"/>
            </w:tcMar>
            <w:vAlign w:val="center"/>
          </w:tcPr>
          <w:p w14:paraId="55869590" w14:textId="578ED089" w:rsidR="00FA68B7" w:rsidRPr="007C2D68" w:rsidRDefault="00FE77AC" w:rsidP="003468D6">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6"/>
              <w:rPr>
                <w:rFonts w:cs="Microsoft Sans Serif"/>
                <w:i/>
                <w:szCs w:val="20"/>
              </w:rPr>
            </w:pPr>
            <w:r w:rsidRPr="007C2D68">
              <w:rPr>
                <w:rFonts w:cs="Microsoft Sans Serif"/>
                <w:i/>
                <w:szCs w:val="20"/>
              </w:rPr>
              <w:t>Sep</w:t>
            </w:r>
            <w:r w:rsidR="006C2BE8" w:rsidRPr="007C2D68">
              <w:rPr>
                <w:rFonts w:cs="Microsoft Sans Serif"/>
                <w:i/>
                <w:szCs w:val="20"/>
              </w:rPr>
              <w:t xml:space="preserve"> 2023</w:t>
            </w:r>
          </w:p>
        </w:tc>
      </w:tr>
      <w:tr w:rsidR="00FA68B7" w:rsidRPr="007C2D68" w14:paraId="4D2840ED" w14:textId="77777777" w:rsidTr="00BE041A">
        <w:trPr>
          <w:trHeight w:val="397"/>
          <w:tblHeader/>
        </w:trPr>
        <w:tc>
          <w:tcPr>
            <w:tcW w:w="5000" w:type="pct"/>
            <w:tcBorders>
              <w:top w:val="single" w:sz="8" w:space="0" w:color="auto"/>
              <w:left w:val="single" w:sz="8" w:space="0" w:color="auto"/>
              <w:bottom w:val="single" w:sz="8" w:space="0" w:color="auto"/>
              <w:right w:val="single" w:sz="8" w:space="0" w:color="auto"/>
            </w:tcBorders>
            <w:shd w:val="clear" w:color="auto" w:fill="E0E0E0"/>
            <w:tcMar>
              <w:top w:w="100" w:type="nil"/>
              <w:left w:w="100" w:type="nil"/>
              <w:bottom w:w="100" w:type="nil"/>
              <w:right w:w="100" w:type="nil"/>
            </w:tcMar>
            <w:vAlign w:val="center"/>
          </w:tcPr>
          <w:p w14:paraId="434F1D6A" w14:textId="77777777" w:rsidR="00FA68B7" w:rsidRPr="007C2D68" w:rsidRDefault="00FA68B7" w:rsidP="00BE041A">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b/>
                <w:szCs w:val="20"/>
              </w:rPr>
            </w:pPr>
            <w:r w:rsidRPr="007C2D68">
              <w:rPr>
                <w:rFonts w:cs="Microsoft Sans Serif"/>
                <w:b/>
                <w:szCs w:val="20"/>
              </w:rPr>
              <w:t>2.2 Completion Date</w:t>
            </w:r>
          </w:p>
        </w:tc>
      </w:tr>
      <w:tr w:rsidR="00FA68B7" w:rsidRPr="007C2D68" w14:paraId="35D24D34" w14:textId="77777777" w:rsidTr="00BE041A">
        <w:trPr>
          <w:trHeight w:val="397"/>
          <w:tblHeader/>
        </w:trPr>
        <w:tc>
          <w:tcPr>
            <w:tcW w:w="5000" w:type="pct"/>
            <w:tcBorders>
              <w:top w:val="single" w:sz="8" w:space="0" w:color="auto"/>
              <w:left w:val="single" w:sz="8" w:space="0" w:color="auto"/>
              <w:bottom w:val="single" w:sz="8" w:space="0" w:color="auto"/>
              <w:right w:val="single" w:sz="8" w:space="0" w:color="auto"/>
            </w:tcBorders>
            <w:shd w:val="clear" w:color="auto" w:fill="auto"/>
            <w:tcMar>
              <w:top w:w="100" w:type="nil"/>
              <w:left w:w="100" w:type="nil"/>
              <w:bottom w:w="100" w:type="nil"/>
              <w:right w:w="100" w:type="nil"/>
            </w:tcMar>
            <w:vAlign w:val="center"/>
          </w:tcPr>
          <w:p w14:paraId="1C4FA0A3" w14:textId="7DD0AC1B" w:rsidR="00FA68B7" w:rsidRPr="007C2D68" w:rsidRDefault="00FE77AC" w:rsidP="003468D6">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6"/>
              <w:rPr>
                <w:rFonts w:cs="Microsoft Sans Serif"/>
                <w:i/>
                <w:szCs w:val="20"/>
              </w:rPr>
            </w:pPr>
            <w:r w:rsidRPr="007C2D68">
              <w:rPr>
                <w:rFonts w:cs="Microsoft Sans Serif"/>
                <w:i/>
                <w:szCs w:val="20"/>
              </w:rPr>
              <w:t>Aug</w:t>
            </w:r>
            <w:r w:rsidR="006C2BE8" w:rsidRPr="007C2D68">
              <w:rPr>
                <w:rFonts w:cs="Microsoft Sans Serif"/>
                <w:i/>
                <w:szCs w:val="20"/>
              </w:rPr>
              <w:t xml:space="preserve"> 202</w:t>
            </w:r>
            <w:r w:rsidR="00D12F12">
              <w:rPr>
                <w:rFonts w:cs="Microsoft Sans Serif"/>
                <w:i/>
                <w:szCs w:val="20"/>
              </w:rPr>
              <w:t>6</w:t>
            </w:r>
          </w:p>
        </w:tc>
      </w:tr>
    </w:tbl>
    <w:p w14:paraId="36AE9F3B" w14:textId="77777777" w:rsidR="00FA68B7" w:rsidRPr="007C2D68" w:rsidRDefault="00FA68B7" w:rsidP="00994073"/>
    <w:tbl>
      <w:tblPr>
        <w:tblW w:w="5000" w:type="pct"/>
        <w:tblBorders>
          <w:top w:val="nil"/>
          <w:left w:val="nil"/>
          <w:right w:val="nil"/>
        </w:tblBorders>
        <w:tblLook w:val="0000" w:firstRow="0" w:lastRow="0" w:firstColumn="0" w:lastColumn="0" w:noHBand="0" w:noVBand="0"/>
      </w:tblPr>
      <w:tblGrid>
        <w:gridCol w:w="10447"/>
      </w:tblGrid>
      <w:tr w:rsidR="00894E3A" w:rsidRPr="007C2D68" w14:paraId="1F2FA01B" w14:textId="77777777" w:rsidTr="00B774F4">
        <w:trPr>
          <w:trHeight w:val="397"/>
          <w:tblHeader/>
        </w:trPr>
        <w:tc>
          <w:tcPr>
            <w:tcW w:w="5000" w:type="pct"/>
            <w:tcBorders>
              <w:top w:val="single" w:sz="8" w:space="0" w:color="auto"/>
              <w:left w:val="single" w:sz="8" w:space="0" w:color="auto"/>
              <w:bottom w:val="single" w:sz="8" w:space="0" w:color="auto"/>
              <w:right w:val="single" w:sz="8" w:space="0" w:color="auto"/>
            </w:tcBorders>
            <w:shd w:val="clear" w:color="auto" w:fill="B0B3B2"/>
            <w:tcMar>
              <w:top w:w="100" w:type="nil"/>
              <w:left w:w="100" w:type="nil"/>
              <w:bottom w:w="100" w:type="nil"/>
              <w:right w:w="100" w:type="nil"/>
            </w:tcMar>
            <w:vAlign w:val="center"/>
          </w:tcPr>
          <w:p w14:paraId="0FE3548F" w14:textId="7CEAFEF9" w:rsidR="00894E3A" w:rsidRPr="007C2D68" w:rsidRDefault="00B9004A" w:rsidP="00894E3A">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b/>
                <w:kern w:val="1"/>
                <w:szCs w:val="20"/>
              </w:rPr>
            </w:pPr>
            <w:r w:rsidRPr="007C2D68">
              <w:rPr>
                <w:rFonts w:cs="Microsoft Sans Serif"/>
                <w:b/>
                <w:szCs w:val="20"/>
              </w:rPr>
              <w:lastRenderedPageBreak/>
              <w:t>4</w:t>
            </w:r>
            <w:r w:rsidR="00894E3A" w:rsidRPr="007C2D68">
              <w:rPr>
                <w:rFonts w:cs="Microsoft Sans Serif"/>
                <w:b/>
                <w:szCs w:val="20"/>
              </w:rPr>
              <w:t>. Project Description</w:t>
            </w:r>
          </w:p>
        </w:tc>
      </w:tr>
      <w:tr w:rsidR="00894E3A" w:rsidRPr="007C2D68" w14:paraId="15437678" w14:textId="77777777" w:rsidTr="00B774F4">
        <w:trPr>
          <w:trHeight w:val="397"/>
          <w:tblHeader/>
        </w:trPr>
        <w:tc>
          <w:tcPr>
            <w:tcW w:w="5000" w:type="pct"/>
            <w:tcBorders>
              <w:top w:val="single" w:sz="8" w:space="0" w:color="auto"/>
              <w:left w:val="single" w:sz="8" w:space="0" w:color="auto"/>
              <w:bottom w:val="single" w:sz="8" w:space="0" w:color="auto"/>
              <w:right w:val="single" w:sz="8" w:space="0" w:color="auto"/>
            </w:tcBorders>
            <w:shd w:val="clear" w:color="auto" w:fill="E0E0E0"/>
            <w:tcMar>
              <w:top w:w="100" w:type="nil"/>
              <w:left w:w="100" w:type="nil"/>
              <w:bottom w:w="100" w:type="nil"/>
              <w:right w:w="100" w:type="nil"/>
            </w:tcMar>
            <w:vAlign w:val="center"/>
          </w:tcPr>
          <w:p w14:paraId="5DC62342" w14:textId="05B9C126" w:rsidR="00894E3A" w:rsidRPr="007C2D68" w:rsidRDefault="00B9004A" w:rsidP="003468D6">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6"/>
              <w:rPr>
                <w:rFonts w:cs="Microsoft Sans Serif"/>
                <w:b/>
                <w:szCs w:val="20"/>
              </w:rPr>
            </w:pPr>
            <w:r w:rsidRPr="007C2D68">
              <w:rPr>
                <w:rFonts w:cs="Microsoft Sans Serif"/>
                <w:b/>
                <w:szCs w:val="20"/>
              </w:rPr>
              <w:t>4</w:t>
            </w:r>
            <w:r w:rsidR="00894E3A" w:rsidRPr="007C2D68">
              <w:rPr>
                <w:rFonts w:cs="Microsoft Sans Serif"/>
                <w:b/>
                <w:szCs w:val="20"/>
              </w:rPr>
              <w:t>.1 Background</w:t>
            </w:r>
          </w:p>
        </w:tc>
      </w:tr>
      <w:tr w:rsidR="00894E3A" w:rsidRPr="007C2D68" w14:paraId="772A8A37" w14:textId="77777777" w:rsidTr="00894E3A">
        <w:trPr>
          <w:trHeight w:val="397"/>
          <w:tblHeader/>
        </w:trPr>
        <w:tc>
          <w:tcPr>
            <w:tcW w:w="5000" w:type="pct"/>
            <w:tcBorders>
              <w:top w:val="single" w:sz="8" w:space="0" w:color="auto"/>
              <w:left w:val="single" w:sz="8" w:space="0" w:color="auto"/>
              <w:bottom w:val="single" w:sz="8" w:space="0" w:color="auto"/>
              <w:right w:val="single" w:sz="8" w:space="0" w:color="auto"/>
            </w:tcBorders>
            <w:shd w:val="clear" w:color="auto" w:fill="auto"/>
            <w:tcMar>
              <w:top w:w="100" w:type="nil"/>
              <w:left w:w="100" w:type="nil"/>
              <w:bottom w:w="100" w:type="nil"/>
              <w:right w:w="100" w:type="nil"/>
            </w:tcMar>
            <w:vAlign w:val="center"/>
          </w:tcPr>
          <w:p w14:paraId="1204B101" w14:textId="21CABF7C" w:rsidR="0078392B" w:rsidRDefault="00426E3B" w:rsidP="005077B1">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26E3B">
              <w:t xml:space="preserve">Water surface vessels, such as ships and boats, offer a range of significant benefits in transportation and logistics. These advantages contribute to the efficiency, cost-effectiveness, and sustainability of cargo and goods movement across waterways. </w:t>
            </w:r>
            <w:r w:rsidR="0078392B">
              <w:t>The increasing availability and accessibility of boats also drives notable surge in water activities, with a growing interest in recreational pursuits, leisure travel, and the exploration of aquatic environments. Technologies that support water activities hence represent a growing market to explore.</w:t>
            </w:r>
          </w:p>
          <w:p w14:paraId="6873A9FE" w14:textId="77777777" w:rsidR="008E5599" w:rsidRPr="00FF26EE" w:rsidRDefault="008E5599" w:rsidP="008E5599">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rFonts w:cs="Microsoft Sans Serif"/>
                <w:iCs/>
                <w:szCs w:val="20"/>
              </w:rPr>
              <w:t xml:space="preserve">From the operational perspective, </w:t>
            </w:r>
            <w:r w:rsidRPr="007C2D68">
              <w:rPr>
                <w:rFonts w:cs="Microsoft Sans Serif"/>
                <w:iCs/>
                <w:szCs w:val="20"/>
              </w:rPr>
              <w:t>boat rental business often faces challenges due to a lack of experienced drivers, leading to occasional damages to the boat or infrastructure. Additionally, relying solely on manual driving can be stressful for individuals seeking a relaxing holiday experience. Therefore, incorporating an autonomous driving mechanism becomes a crucial feature that alleviates the attention required from human drivers, reducing the risk of accidents, and enhancing the overall enjoyment of the vacation.</w:t>
            </w:r>
          </w:p>
          <w:p w14:paraId="666C469D" w14:textId="604371DB" w:rsidR="00FF26EE" w:rsidRDefault="005077B1" w:rsidP="00FF26EE">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Autonomous boat navigation system is an emerging technology for </w:t>
            </w:r>
            <w:r w:rsidR="00426E3B">
              <w:t xml:space="preserve">water </w:t>
            </w:r>
            <w:r>
              <w:t xml:space="preserve">surface vessels, with market potentials that attracts international boat manufacturer introducing new products and solutions, such as the introduction of autonomous boat in 2022 from </w:t>
            </w:r>
            <w:proofErr w:type="spellStart"/>
            <w:r>
              <w:t>Avikus</w:t>
            </w:r>
            <w:proofErr w:type="spellEnd"/>
            <w:r>
              <w:t xml:space="preserve"> (</w:t>
            </w:r>
            <w:r w:rsidRPr="005077B1">
              <w:t>a subsidiary of Hyundai Heavy Industries</w:t>
            </w:r>
            <w:r>
              <w:t xml:space="preserve">, a major boat manufacturer from Korea). </w:t>
            </w:r>
            <w:r w:rsidR="00A84E60">
              <w:t xml:space="preserve">The system is an integrated component of </w:t>
            </w:r>
            <w:proofErr w:type="spellStart"/>
            <w:r w:rsidR="00A84E60">
              <w:t>Avikus</w:t>
            </w:r>
            <w:proofErr w:type="spellEnd"/>
            <w:r w:rsidR="00A84E60">
              <w:t xml:space="preserve"> product, which significantly limit its applicability for retrofitting existing boats</w:t>
            </w:r>
            <w:r w:rsidR="00A5277C">
              <w:t>.</w:t>
            </w:r>
          </w:p>
          <w:p w14:paraId="62B5ECDF" w14:textId="60C54F10" w:rsidR="00FF26EE" w:rsidRDefault="00FF26EE" w:rsidP="00FF26EE">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iCs/>
                <w:szCs w:val="20"/>
              </w:rPr>
            </w:pPr>
            <w:r w:rsidRPr="007C2D68">
              <w:rPr>
                <w:rFonts w:cs="Microsoft Sans Serif"/>
                <w:iCs/>
                <w:szCs w:val="20"/>
              </w:rPr>
              <w:t xml:space="preserve">To support semi-autonomous and full-autonomous houseboat driving, multi-sensor fusion is frequently used technique. Commonly used on-board sensors included 3D LIDAR, camera (including stereoscopic vision), GPS, and </w:t>
            </w:r>
            <w:proofErr w:type="spellStart"/>
            <w:r w:rsidRPr="007C2D68">
              <w:rPr>
                <w:rFonts w:cs="Microsoft Sans Serif"/>
                <w:iCs/>
                <w:szCs w:val="20"/>
              </w:rPr>
              <w:t>mmWave</w:t>
            </w:r>
            <w:proofErr w:type="spellEnd"/>
            <w:r w:rsidRPr="007C2D68">
              <w:rPr>
                <w:rFonts w:cs="Microsoft Sans Serif"/>
                <w:iCs/>
                <w:szCs w:val="20"/>
              </w:rPr>
              <w:t xml:space="preserve"> radar, to address challenges posed by different weather condition, including fog, rain, and strong light [1][2]. Upon obtaining sensing data, algorithms for object detection are developed to recognize obstacles hence avoiding collision [3]. Autonomous control of boats, such as using Deep Reinforcement Learning, has been explored for autonomous surface vessel operating under complex dynamics of the environment [4].</w:t>
            </w:r>
          </w:p>
          <w:p w14:paraId="2313F548" w14:textId="20D14AC0" w:rsidR="00FF26EE" w:rsidRDefault="00FF26EE" w:rsidP="005077B1">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While the design of the autonomous navigation system is generic to water surface vessels, the prototype will be </w:t>
            </w:r>
            <w:r w:rsidR="00620FF5">
              <w:t>developed and tested</w:t>
            </w:r>
            <w:r>
              <w:t xml:space="preserve"> for a specific </w:t>
            </w:r>
            <w:r w:rsidR="00620FF5">
              <w:t>application</w:t>
            </w:r>
            <w:r>
              <w:t>: houseboat.</w:t>
            </w:r>
          </w:p>
          <w:p w14:paraId="6B1CFAC0" w14:textId="5E7C87C0" w:rsidR="004F25BD" w:rsidRDefault="00F23EA8" w:rsidP="00FF26EE">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iCs/>
                <w:szCs w:val="20"/>
              </w:rPr>
            </w:pPr>
            <w:r w:rsidRPr="007C2D68">
              <w:rPr>
                <w:rFonts w:cs="Microsoft Sans Serif"/>
                <w:iCs/>
                <w:szCs w:val="20"/>
              </w:rPr>
              <w:t xml:space="preserve">Houseboat vacations have become increasingly popular across the globe, </w:t>
            </w:r>
            <w:r w:rsidR="00FF26EE">
              <w:rPr>
                <w:rFonts w:cs="Microsoft Sans Serif"/>
                <w:iCs/>
                <w:szCs w:val="20"/>
              </w:rPr>
              <w:t xml:space="preserve">representing a </w:t>
            </w:r>
            <w:proofErr w:type="gramStart"/>
            <w:r w:rsidRPr="007C2D68">
              <w:rPr>
                <w:rFonts w:cs="Microsoft Sans Serif"/>
                <w:iCs/>
                <w:szCs w:val="20"/>
              </w:rPr>
              <w:t>growing market opportunities</w:t>
            </w:r>
            <w:proofErr w:type="gramEnd"/>
            <w:r w:rsidRPr="007C2D68">
              <w:rPr>
                <w:rFonts w:cs="Microsoft Sans Serif"/>
                <w:iCs/>
                <w:szCs w:val="20"/>
              </w:rPr>
              <w:t xml:space="preserve"> for businesses in the tourism and hospitality industry. Captivating regions like the Murray River in South Australia, the Hawkesbury River in New South Wales, and the Gold Coast in Queensland showcase breathtaking scenery, encounters with wildlife, and a wide range of recreational activities for houseboat enthusiasts.</w:t>
            </w:r>
            <w:r w:rsidR="00FF26EE">
              <w:rPr>
                <w:rFonts w:cs="Microsoft Sans Serif"/>
                <w:iCs/>
                <w:szCs w:val="20"/>
              </w:rPr>
              <w:t xml:space="preserve"> Beyond domestic market, opportunities </w:t>
            </w:r>
            <w:proofErr w:type="gramStart"/>
            <w:r w:rsidR="00FF26EE">
              <w:rPr>
                <w:rFonts w:cs="Microsoft Sans Serif"/>
                <w:iCs/>
                <w:szCs w:val="20"/>
              </w:rPr>
              <w:t>exists</w:t>
            </w:r>
            <w:proofErr w:type="gramEnd"/>
            <w:r w:rsidR="00FF26EE">
              <w:rPr>
                <w:rFonts w:cs="Microsoft Sans Serif"/>
                <w:iCs/>
                <w:szCs w:val="20"/>
              </w:rPr>
              <w:t xml:space="preserve"> for m</w:t>
            </w:r>
            <w:r w:rsidRPr="007C2D68">
              <w:rPr>
                <w:rFonts w:cs="Microsoft Sans Serif"/>
                <w:iCs/>
                <w:szCs w:val="20"/>
              </w:rPr>
              <w:t xml:space="preserve">ajor lakes in the United States and Canada, canal networks in the Netherlands, </w:t>
            </w:r>
            <w:r w:rsidR="00FF26EE">
              <w:rPr>
                <w:rFonts w:cs="Microsoft Sans Serif"/>
                <w:iCs/>
                <w:szCs w:val="20"/>
              </w:rPr>
              <w:t>etc</w:t>
            </w:r>
            <w:r w:rsidRPr="007C2D68">
              <w:rPr>
                <w:rFonts w:cs="Microsoft Sans Serif"/>
                <w:iCs/>
                <w:szCs w:val="20"/>
              </w:rPr>
              <w:t>.</w:t>
            </w:r>
            <w:r w:rsidR="004F25BD">
              <w:rPr>
                <w:rFonts w:cs="Microsoft Sans Serif"/>
                <w:iCs/>
                <w:szCs w:val="20"/>
              </w:rPr>
              <w:t xml:space="preserve"> Thus, it represents a niche with global market potential for </w:t>
            </w:r>
            <w:r w:rsidR="004F25BD" w:rsidRPr="004717D3">
              <w:rPr>
                <w:rFonts w:cs="Microsoft Sans Serif"/>
                <w:iCs/>
                <w:szCs w:val="20"/>
                <w:highlight w:val="yellow"/>
              </w:rPr>
              <w:t>[Jeremy’s company]</w:t>
            </w:r>
            <w:r w:rsidR="004F25BD">
              <w:rPr>
                <w:rFonts w:cs="Microsoft Sans Serif"/>
                <w:iCs/>
                <w:szCs w:val="20"/>
              </w:rPr>
              <w:t>.</w:t>
            </w:r>
          </w:p>
          <w:p w14:paraId="5D466647" w14:textId="6A07F44B" w:rsidR="003B0638" w:rsidRDefault="003B0638" w:rsidP="00426B80">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iCs/>
                <w:szCs w:val="20"/>
              </w:rPr>
            </w:pPr>
            <w:r>
              <w:rPr>
                <w:rFonts w:cs="Microsoft Sans Serif"/>
                <w:iCs/>
                <w:szCs w:val="20"/>
              </w:rPr>
              <w:t xml:space="preserve">This project aims to develop an autonomous navigation system for </w:t>
            </w:r>
            <w:r w:rsidR="005C4447">
              <w:rPr>
                <w:rFonts w:cs="Microsoft Sans Serif"/>
                <w:iCs/>
                <w:szCs w:val="20"/>
              </w:rPr>
              <w:t xml:space="preserve">autonomous </w:t>
            </w:r>
            <w:r>
              <w:rPr>
                <w:rFonts w:cs="Microsoft Sans Serif"/>
                <w:iCs/>
                <w:szCs w:val="20"/>
              </w:rPr>
              <w:t>boat control, with a working system retrofitting on a river houseboat</w:t>
            </w:r>
            <w:r w:rsidR="00D74670">
              <w:rPr>
                <w:rFonts w:cs="Microsoft Sans Serif"/>
                <w:iCs/>
                <w:szCs w:val="20"/>
              </w:rPr>
              <w:t xml:space="preserve"> for full testing</w:t>
            </w:r>
            <w:r>
              <w:rPr>
                <w:rFonts w:cs="Microsoft Sans Serif"/>
                <w:iCs/>
                <w:szCs w:val="20"/>
              </w:rPr>
              <w:t xml:space="preserve">. </w:t>
            </w:r>
            <w:r w:rsidR="00CC17BD">
              <w:rPr>
                <w:rFonts w:cs="Microsoft Sans Serif"/>
                <w:iCs/>
                <w:szCs w:val="20"/>
              </w:rPr>
              <w:t>The houseboat testing will be conducted on a local lake or a nearby river waterway, with relativ</w:t>
            </w:r>
            <w:r w:rsidR="005F330B">
              <w:rPr>
                <w:rFonts w:cs="Microsoft Sans Serif"/>
                <w:iCs/>
                <w:szCs w:val="20"/>
              </w:rPr>
              <w:t>ity</w:t>
            </w:r>
            <w:r w:rsidR="00CC17BD">
              <w:rPr>
                <w:rFonts w:cs="Microsoft Sans Serif"/>
                <w:iCs/>
                <w:szCs w:val="20"/>
              </w:rPr>
              <w:t xml:space="preserve"> steady water</w:t>
            </w:r>
            <w:r w:rsidR="005F330B">
              <w:rPr>
                <w:rFonts w:cs="Microsoft Sans Serif"/>
                <w:iCs/>
                <w:szCs w:val="20"/>
              </w:rPr>
              <w:t xml:space="preserve">flow and lower wind level compares to outer sea, and </w:t>
            </w:r>
            <w:r w:rsidR="00CC17BD">
              <w:rPr>
                <w:rFonts w:cs="Microsoft Sans Serif"/>
                <w:iCs/>
                <w:szCs w:val="20"/>
              </w:rPr>
              <w:t xml:space="preserve">without </w:t>
            </w:r>
            <w:r w:rsidR="005F330B">
              <w:rPr>
                <w:rFonts w:cs="Microsoft Sans Serif"/>
                <w:iCs/>
                <w:szCs w:val="20"/>
              </w:rPr>
              <w:t xml:space="preserve">the </w:t>
            </w:r>
            <w:r w:rsidR="00CC17BD">
              <w:rPr>
                <w:rFonts w:cs="Microsoft Sans Serif"/>
                <w:iCs/>
                <w:szCs w:val="20"/>
              </w:rPr>
              <w:t>presence of large ships</w:t>
            </w:r>
            <w:r w:rsidR="005F330B">
              <w:rPr>
                <w:rFonts w:cs="Microsoft Sans Serif"/>
                <w:iCs/>
                <w:szCs w:val="20"/>
              </w:rPr>
              <w:t xml:space="preserve">. </w:t>
            </w:r>
            <w:r>
              <w:rPr>
                <w:rFonts w:cs="Microsoft Sans Serif"/>
                <w:iCs/>
                <w:szCs w:val="20"/>
              </w:rPr>
              <w:t xml:space="preserve">This project </w:t>
            </w:r>
            <w:r w:rsidR="005F330B">
              <w:rPr>
                <w:rFonts w:cs="Microsoft Sans Serif"/>
                <w:iCs/>
                <w:szCs w:val="20"/>
              </w:rPr>
              <w:t xml:space="preserve">will </w:t>
            </w:r>
            <w:r>
              <w:rPr>
                <w:rFonts w:cs="Microsoft Sans Serif"/>
                <w:iCs/>
                <w:szCs w:val="20"/>
              </w:rPr>
              <w:t>also investigate human behaviour psychology and conducts business analysis.</w:t>
            </w:r>
          </w:p>
          <w:p w14:paraId="6A271EB6" w14:textId="3C642956" w:rsidR="00CC17BD" w:rsidRDefault="00CC17BD" w:rsidP="00426B80">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iCs/>
                <w:szCs w:val="20"/>
              </w:rPr>
            </w:pPr>
            <w:r>
              <w:rPr>
                <w:rFonts w:cs="Microsoft Sans Serif"/>
                <w:iCs/>
                <w:szCs w:val="20"/>
              </w:rPr>
              <w:t xml:space="preserve">Beyond this project, it is foreseeable the developed navigation technology may be adapted </w:t>
            </w:r>
            <w:r w:rsidR="005F330B">
              <w:rPr>
                <w:rFonts w:cs="Microsoft Sans Serif"/>
                <w:iCs/>
                <w:szCs w:val="20"/>
              </w:rPr>
              <w:t>or extended to other applications,</w:t>
            </w:r>
            <w:r w:rsidR="00AC652D">
              <w:rPr>
                <w:rFonts w:cs="Microsoft Sans Serif"/>
                <w:iCs/>
                <w:szCs w:val="20"/>
              </w:rPr>
              <w:t xml:space="preserve"> </w:t>
            </w:r>
            <w:r w:rsidR="00AC652D" w:rsidRPr="00AC652D">
              <w:rPr>
                <w:rFonts w:cs="Microsoft Sans Serif"/>
                <w:iCs/>
                <w:szCs w:val="20"/>
              </w:rPr>
              <w:t>for devices</w:t>
            </w:r>
            <w:r w:rsidR="005F330B">
              <w:rPr>
                <w:rFonts w:cs="Microsoft Sans Serif"/>
                <w:iCs/>
                <w:szCs w:val="20"/>
              </w:rPr>
              <w:t xml:space="preserve"> including but not limited to marine vessels and ground vehicles.</w:t>
            </w:r>
          </w:p>
          <w:p w14:paraId="011E0175" w14:textId="756C94B7" w:rsidR="009431AE" w:rsidRPr="007C2D68" w:rsidRDefault="009431AE" w:rsidP="009431AE">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iCs/>
                <w:szCs w:val="20"/>
              </w:rPr>
            </w:pPr>
            <w:r w:rsidRPr="007C2D68">
              <w:rPr>
                <w:rFonts w:cs="Microsoft Sans Serif"/>
                <w:iCs/>
                <w:szCs w:val="20"/>
              </w:rPr>
              <w:t>[1] W. Wang et al., ‘</w:t>
            </w:r>
            <w:proofErr w:type="spellStart"/>
            <w:r w:rsidRPr="007C2D68">
              <w:rPr>
                <w:rFonts w:cs="Microsoft Sans Serif"/>
                <w:iCs/>
                <w:szCs w:val="20"/>
              </w:rPr>
              <w:t>Roboat</w:t>
            </w:r>
            <w:proofErr w:type="spellEnd"/>
            <w:r w:rsidRPr="007C2D68">
              <w:rPr>
                <w:rFonts w:cs="Microsoft Sans Serif"/>
                <w:iCs/>
                <w:szCs w:val="20"/>
              </w:rPr>
              <w:t xml:space="preserve"> II: A Novel Autonomous Surface Vessel for Urban Environments’, in 2020 IEEE/RSJ International Conference on Intelligent Robots and Systems (IROS), Oct. 2020, pp. 1740–1747.</w:t>
            </w:r>
            <w:r w:rsidR="005F330B" w:rsidRPr="007C2D68" w:rsidDel="005F330B">
              <w:rPr>
                <w:rFonts w:cs="Microsoft Sans Serif"/>
                <w:iCs/>
                <w:szCs w:val="20"/>
              </w:rPr>
              <w:t xml:space="preserve"> </w:t>
            </w:r>
            <w:r w:rsidR="00426B80" w:rsidRPr="007C2D68">
              <w:rPr>
                <w:rFonts w:cs="Microsoft Sans Serif"/>
                <w:iCs/>
                <w:szCs w:val="20"/>
              </w:rPr>
              <w:br/>
            </w:r>
            <w:r w:rsidRPr="007C2D68">
              <w:rPr>
                <w:rFonts w:cs="Microsoft Sans Serif"/>
                <w:iCs/>
                <w:szCs w:val="20"/>
              </w:rPr>
              <w:t xml:space="preserve">[2] Y. Cheng, M. Jiang, J. Zhu, and Y. Liu, ‘Are We Ready for Unmanned Surface Vehicles in Inland Waterways? The </w:t>
            </w:r>
            <w:proofErr w:type="spellStart"/>
            <w:r w:rsidRPr="007C2D68">
              <w:rPr>
                <w:rFonts w:cs="Microsoft Sans Serif"/>
                <w:iCs/>
                <w:szCs w:val="20"/>
              </w:rPr>
              <w:t>USVInland</w:t>
            </w:r>
            <w:proofErr w:type="spellEnd"/>
            <w:r w:rsidRPr="007C2D68">
              <w:rPr>
                <w:rFonts w:cs="Microsoft Sans Serif"/>
                <w:iCs/>
                <w:szCs w:val="20"/>
              </w:rPr>
              <w:t xml:space="preserve"> </w:t>
            </w:r>
            <w:proofErr w:type="spellStart"/>
            <w:r w:rsidRPr="007C2D68">
              <w:rPr>
                <w:rFonts w:cs="Microsoft Sans Serif"/>
                <w:iCs/>
                <w:szCs w:val="20"/>
              </w:rPr>
              <w:t>Multisensor</w:t>
            </w:r>
            <w:proofErr w:type="spellEnd"/>
            <w:r w:rsidRPr="007C2D68">
              <w:rPr>
                <w:rFonts w:cs="Microsoft Sans Serif"/>
                <w:iCs/>
                <w:szCs w:val="20"/>
              </w:rPr>
              <w:t xml:space="preserve"> Dataset and Benchmark’, IEEE Robotics and Automation Letters, vol. 6, no. 2, pp. 3964–3970, Apr. 2021.</w:t>
            </w:r>
            <w:r w:rsidR="001D7E83" w:rsidRPr="007C2D68">
              <w:rPr>
                <w:rFonts w:cs="Microsoft Sans Serif"/>
                <w:iCs/>
                <w:szCs w:val="20"/>
              </w:rPr>
              <w:t xml:space="preserve"> </w:t>
            </w:r>
            <w:r w:rsidR="00426B80" w:rsidRPr="007C2D68">
              <w:rPr>
                <w:rFonts w:cs="Microsoft Sans Serif"/>
                <w:iCs/>
                <w:szCs w:val="20"/>
              </w:rPr>
              <w:br/>
            </w:r>
            <w:r w:rsidRPr="007C2D68">
              <w:rPr>
                <w:rFonts w:cs="Microsoft Sans Serif"/>
                <w:iCs/>
                <w:szCs w:val="20"/>
              </w:rPr>
              <w:t xml:space="preserve">[3] J. Lin, L. Koch, M. Kurowski, J.-J. Gehrt, D. Abel, and R. </w:t>
            </w:r>
            <w:proofErr w:type="spellStart"/>
            <w:r w:rsidRPr="007C2D68">
              <w:rPr>
                <w:rFonts w:cs="Microsoft Sans Serif"/>
                <w:iCs/>
                <w:szCs w:val="20"/>
              </w:rPr>
              <w:t>Zweigel</w:t>
            </w:r>
            <w:proofErr w:type="spellEnd"/>
            <w:r w:rsidRPr="007C2D68">
              <w:rPr>
                <w:rFonts w:cs="Microsoft Sans Serif"/>
                <w:iCs/>
                <w:szCs w:val="20"/>
              </w:rPr>
              <w:t>, ‘Environment Perception and Object Tracking for Autonomous Vehicles in a Harbor Scenario’, in 2020 IEEE 23rd International Conference on Intelligent Transportation Systems (ITSC), Sep. 2020, pp. 1–6.</w:t>
            </w:r>
            <w:r w:rsidR="00426B80" w:rsidRPr="007C2D68">
              <w:rPr>
                <w:rFonts w:cs="Microsoft Sans Serif"/>
                <w:iCs/>
                <w:szCs w:val="20"/>
              </w:rPr>
              <w:br/>
              <w:t xml:space="preserve">[4] W. Wang et al., ‘Deep Reinforcement Learning Based Tracking Control of an Autonomous Surface Vessel in Natural Waters’. </w:t>
            </w:r>
            <w:proofErr w:type="spellStart"/>
            <w:r w:rsidR="00426B80" w:rsidRPr="007C2D68">
              <w:rPr>
                <w:rFonts w:cs="Microsoft Sans Serif"/>
                <w:iCs/>
                <w:szCs w:val="20"/>
              </w:rPr>
              <w:t>arXiv</w:t>
            </w:r>
            <w:proofErr w:type="spellEnd"/>
            <w:r w:rsidR="00426B80" w:rsidRPr="007C2D68">
              <w:rPr>
                <w:rFonts w:cs="Microsoft Sans Serif"/>
                <w:iCs/>
                <w:szCs w:val="20"/>
              </w:rPr>
              <w:t>, Feb. 20, 2023</w:t>
            </w:r>
          </w:p>
        </w:tc>
      </w:tr>
    </w:tbl>
    <w:p w14:paraId="1A4DF9E5" w14:textId="21E82266" w:rsidR="002E6829" w:rsidRPr="007C2D68" w:rsidRDefault="002E6829" w:rsidP="00B46B9D">
      <w:pPr>
        <w:rPr>
          <w:szCs w:val="20"/>
        </w:rPr>
      </w:pPr>
    </w:p>
    <w:tbl>
      <w:tblPr>
        <w:tblW w:w="5000" w:type="pct"/>
        <w:tblBorders>
          <w:top w:val="nil"/>
          <w:left w:val="nil"/>
          <w:right w:val="nil"/>
        </w:tblBorders>
        <w:tblLook w:val="0000" w:firstRow="0" w:lastRow="0" w:firstColumn="0" w:lastColumn="0" w:noHBand="0" w:noVBand="0"/>
      </w:tblPr>
      <w:tblGrid>
        <w:gridCol w:w="10447"/>
      </w:tblGrid>
      <w:tr w:rsidR="002E6829" w:rsidRPr="007C2D68" w14:paraId="32881462" w14:textId="77777777" w:rsidTr="003639AA">
        <w:trPr>
          <w:trHeight w:val="397"/>
          <w:tblHeader/>
        </w:trPr>
        <w:tc>
          <w:tcPr>
            <w:tcW w:w="5000" w:type="pct"/>
            <w:tcBorders>
              <w:top w:val="single" w:sz="8" w:space="0" w:color="auto"/>
              <w:left w:val="single" w:sz="8" w:space="0" w:color="auto"/>
              <w:bottom w:val="single" w:sz="8" w:space="0" w:color="auto"/>
              <w:right w:val="single" w:sz="8" w:space="0" w:color="auto"/>
            </w:tcBorders>
            <w:shd w:val="clear" w:color="auto" w:fill="E0E0E0"/>
            <w:tcMar>
              <w:top w:w="100" w:type="nil"/>
              <w:left w:w="100" w:type="nil"/>
              <w:bottom w:w="100" w:type="nil"/>
              <w:right w:w="100" w:type="nil"/>
            </w:tcMar>
            <w:vAlign w:val="center"/>
          </w:tcPr>
          <w:p w14:paraId="6995CA8B" w14:textId="4DA0EFC0" w:rsidR="002E6829" w:rsidRPr="007C2D68" w:rsidRDefault="00B9004A" w:rsidP="003639AA">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b/>
                <w:szCs w:val="20"/>
              </w:rPr>
            </w:pPr>
            <w:r w:rsidRPr="007C2D68">
              <w:rPr>
                <w:rFonts w:cs="Microsoft Sans Serif"/>
                <w:b/>
                <w:szCs w:val="20"/>
              </w:rPr>
              <w:lastRenderedPageBreak/>
              <w:t>4</w:t>
            </w:r>
            <w:r w:rsidR="002E6829" w:rsidRPr="007C2D68">
              <w:rPr>
                <w:rFonts w:cs="Microsoft Sans Serif"/>
                <w:b/>
                <w:szCs w:val="20"/>
              </w:rPr>
              <w:t>.2 Project Objectives</w:t>
            </w:r>
          </w:p>
        </w:tc>
      </w:tr>
      <w:tr w:rsidR="002E6829" w:rsidRPr="007C2D68" w14:paraId="237108FD" w14:textId="77777777" w:rsidTr="003639AA">
        <w:trPr>
          <w:trHeight w:val="397"/>
          <w:tblHeader/>
        </w:trPr>
        <w:tc>
          <w:tcPr>
            <w:tcW w:w="5000" w:type="pct"/>
            <w:tcBorders>
              <w:top w:val="single" w:sz="8" w:space="0" w:color="auto"/>
              <w:left w:val="single" w:sz="8" w:space="0" w:color="auto"/>
              <w:bottom w:val="single" w:sz="8" w:space="0" w:color="auto"/>
              <w:right w:val="single" w:sz="8" w:space="0" w:color="auto"/>
            </w:tcBorders>
            <w:shd w:val="clear" w:color="auto" w:fill="auto"/>
            <w:tcMar>
              <w:top w:w="100" w:type="nil"/>
              <w:left w:w="100" w:type="nil"/>
              <w:bottom w:w="100" w:type="nil"/>
              <w:right w:w="100" w:type="nil"/>
            </w:tcMar>
            <w:vAlign w:val="center"/>
          </w:tcPr>
          <w:p w14:paraId="4BA9ACD6" w14:textId="69A7601E" w:rsidR="002E6829" w:rsidRPr="007C2D68" w:rsidRDefault="00C7365C" w:rsidP="003639AA">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szCs w:val="20"/>
              </w:rPr>
            </w:pPr>
            <w:r w:rsidRPr="007C2D68">
              <w:rPr>
                <w:rFonts w:cs="Microsoft Sans Serif"/>
                <w:szCs w:val="20"/>
              </w:rPr>
              <w:t xml:space="preserve">Development of autonomous </w:t>
            </w:r>
            <w:r w:rsidR="00532184">
              <w:rPr>
                <w:rFonts w:cs="Microsoft Sans Serif"/>
                <w:szCs w:val="20"/>
              </w:rPr>
              <w:t xml:space="preserve">navigation </w:t>
            </w:r>
            <w:r w:rsidRPr="007C2D68">
              <w:rPr>
                <w:rFonts w:cs="Microsoft Sans Serif"/>
                <w:szCs w:val="20"/>
              </w:rPr>
              <w:t>system for assisted boat control. In particular, the system aims to:</w:t>
            </w:r>
          </w:p>
          <w:p w14:paraId="5429F99D" w14:textId="2D4B2D7D" w:rsidR="004F5F6D" w:rsidRPr="004F5F6D" w:rsidRDefault="004F5F6D" w:rsidP="004F5F6D">
            <w:pPr>
              <w:pStyle w:val="ListParagraph"/>
              <w:numPr>
                <w:ilvl w:val="0"/>
                <w:numId w:val="41"/>
              </w:numPr>
              <w:rPr>
                <w:rFonts w:cs="Microsoft Sans Serif"/>
                <w:sz w:val="20"/>
                <w:szCs w:val="20"/>
              </w:rPr>
            </w:pPr>
            <w:r>
              <w:rPr>
                <w:rFonts w:cs="Microsoft Sans Serif"/>
                <w:sz w:val="20"/>
                <w:szCs w:val="20"/>
              </w:rPr>
              <w:t xml:space="preserve">Develop </w:t>
            </w:r>
            <w:r w:rsidR="00804705">
              <w:rPr>
                <w:rFonts w:cs="Microsoft Sans Serif"/>
                <w:sz w:val="20"/>
                <w:szCs w:val="20"/>
              </w:rPr>
              <w:t>an assisted</w:t>
            </w:r>
            <w:r w:rsidR="00804705" w:rsidRPr="004F5F6D">
              <w:rPr>
                <w:rFonts w:cs="Microsoft Sans Serif"/>
                <w:sz w:val="20"/>
                <w:szCs w:val="20"/>
              </w:rPr>
              <w:t xml:space="preserve"> </w:t>
            </w:r>
            <w:r w:rsidR="00804705">
              <w:rPr>
                <w:rFonts w:cs="Microsoft Sans Serif"/>
                <w:sz w:val="20"/>
                <w:szCs w:val="20"/>
              </w:rPr>
              <w:t xml:space="preserve">navigation system </w:t>
            </w:r>
            <w:r w:rsidRPr="004F5F6D">
              <w:rPr>
                <w:rFonts w:cs="Microsoft Sans Serif"/>
                <w:sz w:val="20"/>
                <w:szCs w:val="20"/>
              </w:rPr>
              <w:t>control</w:t>
            </w:r>
            <w:r>
              <w:rPr>
                <w:rFonts w:cs="Microsoft Sans Serif"/>
                <w:sz w:val="20"/>
                <w:szCs w:val="20"/>
              </w:rPr>
              <w:t xml:space="preserve"> for</w:t>
            </w:r>
            <w:r w:rsidR="00804705">
              <w:rPr>
                <w:rFonts w:cs="Microsoft Sans Serif"/>
                <w:sz w:val="20"/>
                <w:szCs w:val="20"/>
              </w:rPr>
              <w:t xml:space="preserve"> water surface vessels on lakes and river </w:t>
            </w:r>
            <w:proofErr w:type="gramStart"/>
            <w:r w:rsidR="00804705">
              <w:rPr>
                <w:rFonts w:cs="Microsoft Sans Serif"/>
                <w:sz w:val="20"/>
                <w:szCs w:val="20"/>
              </w:rPr>
              <w:t>waterways</w:t>
            </w:r>
            <w:proofErr w:type="gramEnd"/>
          </w:p>
          <w:p w14:paraId="028FB97B" w14:textId="381CEC3A" w:rsidR="00CA162B" w:rsidRPr="007C2D68" w:rsidRDefault="00CA162B" w:rsidP="00CA162B">
            <w:pPr>
              <w:pStyle w:val="ListParagraph"/>
              <w:widowControl w:val="0"/>
              <w:numPr>
                <w:ilvl w:val="0"/>
                <w:numId w:val="41"/>
              </w:numPr>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sz w:val="20"/>
                <w:szCs w:val="20"/>
              </w:rPr>
            </w:pPr>
            <w:r w:rsidRPr="007C2D68">
              <w:rPr>
                <w:rFonts w:cs="Microsoft Sans Serif"/>
                <w:sz w:val="20"/>
                <w:szCs w:val="20"/>
              </w:rPr>
              <w:t xml:space="preserve">Develop an improved information visualisation on dashboard and portable device for situational awareness, that allows partial automation of </w:t>
            </w:r>
            <w:r w:rsidR="00FB5086">
              <w:rPr>
                <w:rFonts w:cs="Microsoft Sans Serif"/>
                <w:sz w:val="20"/>
                <w:szCs w:val="20"/>
              </w:rPr>
              <w:t>boat control</w:t>
            </w:r>
            <w:r w:rsidR="00FB5086" w:rsidRPr="007C2D68">
              <w:rPr>
                <w:rFonts w:cs="Microsoft Sans Serif"/>
                <w:sz w:val="20"/>
                <w:szCs w:val="20"/>
              </w:rPr>
              <w:t xml:space="preserve"> </w:t>
            </w:r>
            <w:r w:rsidRPr="007C2D68">
              <w:rPr>
                <w:rFonts w:cs="Microsoft Sans Serif"/>
                <w:sz w:val="20"/>
                <w:szCs w:val="20"/>
              </w:rPr>
              <w:t xml:space="preserve">for </w:t>
            </w:r>
            <w:r w:rsidR="00AB59CB">
              <w:rPr>
                <w:rFonts w:cs="Microsoft Sans Serif"/>
                <w:sz w:val="20"/>
                <w:szCs w:val="20"/>
              </w:rPr>
              <w:t xml:space="preserve">a </w:t>
            </w:r>
            <w:r w:rsidRPr="007C2D68">
              <w:rPr>
                <w:rFonts w:cs="Microsoft Sans Serif"/>
                <w:sz w:val="20"/>
                <w:szCs w:val="20"/>
              </w:rPr>
              <w:t xml:space="preserve">human operator (partial automation, L2 equivalent) </w:t>
            </w:r>
          </w:p>
          <w:p w14:paraId="21884118" w14:textId="20C3B214" w:rsidR="00C7365C" w:rsidRPr="007C2D68" w:rsidRDefault="00CA162B" w:rsidP="00C7365C">
            <w:pPr>
              <w:pStyle w:val="ListParagraph"/>
              <w:widowControl w:val="0"/>
              <w:numPr>
                <w:ilvl w:val="0"/>
                <w:numId w:val="41"/>
              </w:numPr>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sz w:val="20"/>
                <w:szCs w:val="20"/>
              </w:rPr>
            </w:pPr>
            <w:r w:rsidRPr="007C2D68">
              <w:rPr>
                <w:rFonts w:cs="Microsoft Sans Serif"/>
                <w:sz w:val="20"/>
                <w:szCs w:val="20"/>
              </w:rPr>
              <w:t>Develop a</w:t>
            </w:r>
            <w:r w:rsidR="00C7365C" w:rsidRPr="007C2D68">
              <w:rPr>
                <w:rFonts w:cs="Microsoft Sans Serif"/>
                <w:sz w:val="20"/>
                <w:szCs w:val="20"/>
              </w:rPr>
              <w:t xml:space="preserve"> sensor-based control module for conventional </w:t>
            </w:r>
            <w:r w:rsidR="00804705">
              <w:rPr>
                <w:rFonts w:cs="Microsoft Sans Serif"/>
                <w:sz w:val="20"/>
                <w:szCs w:val="20"/>
              </w:rPr>
              <w:t>boat</w:t>
            </w:r>
            <w:r w:rsidR="00804705" w:rsidRPr="007C2D68">
              <w:rPr>
                <w:rFonts w:cs="Microsoft Sans Serif"/>
                <w:sz w:val="20"/>
                <w:szCs w:val="20"/>
              </w:rPr>
              <w:t xml:space="preserve"> </w:t>
            </w:r>
            <w:r w:rsidR="00C7365C" w:rsidRPr="007C2D68">
              <w:rPr>
                <w:rFonts w:cs="Microsoft Sans Serif"/>
                <w:sz w:val="20"/>
                <w:szCs w:val="20"/>
              </w:rPr>
              <w:t>retrofit,</w:t>
            </w:r>
            <w:r w:rsidR="00804705">
              <w:rPr>
                <w:rFonts w:cs="Microsoft Sans Serif"/>
                <w:sz w:val="20"/>
                <w:szCs w:val="20"/>
              </w:rPr>
              <w:t xml:space="preserve"> specifically target for houseboats,</w:t>
            </w:r>
            <w:r w:rsidR="00C7365C" w:rsidRPr="007C2D68">
              <w:rPr>
                <w:rFonts w:cs="Microsoft Sans Serif"/>
                <w:sz w:val="20"/>
                <w:szCs w:val="20"/>
              </w:rPr>
              <w:t xml:space="preserve"> </w:t>
            </w:r>
            <w:r w:rsidRPr="007C2D68">
              <w:rPr>
                <w:rFonts w:cs="Microsoft Sans Serif"/>
                <w:sz w:val="20"/>
                <w:szCs w:val="20"/>
              </w:rPr>
              <w:t xml:space="preserve">that allows automated control in the presence of </w:t>
            </w:r>
            <w:r w:rsidR="00AB59CB">
              <w:rPr>
                <w:rFonts w:cs="Microsoft Sans Serif"/>
                <w:sz w:val="20"/>
                <w:szCs w:val="20"/>
              </w:rPr>
              <w:t xml:space="preserve">a </w:t>
            </w:r>
            <w:r w:rsidRPr="007C2D68">
              <w:rPr>
                <w:rFonts w:cs="Microsoft Sans Serif"/>
                <w:sz w:val="20"/>
                <w:szCs w:val="20"/>
              </w:rPr>
              <w:t>human operator (conditional automation, L3 equivalent)</w:t>
            </w:r>
          </w:p>
          <w:p w14:paraId="0F9FB5BB" w14:textId="744A0853" w:rsidR="007F5650" w:rsidRPr="007C2D68" w:rsidRDefault="00804705" w:rsidP="00C7365C">
            <w:pPr>
              <w:pStyle w:val="ListParagraph"/>
              <w:widowControl w:val="0"/>
              <w:numPr>
                <w:ilvl w:val="0"/>
                <w:numId w:val="41"/>
              </w:numPr>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sz w:val="20"/>
                <w:szCs w:val="20"/>
              </w:rPr>
            </w:pPr>
            <w:r>
              <w:rPr>
                <w:rFonts w:cs="Microsoft Sans Serif"/>
                <w:sz w:val="20"/>
                <w:szCs w:val="20"/>
              </w:rPr>
              <w:t>Conduct a business</w:t>
            </w:r>
            <w:r w:rsidRPr="007C2D68">
              <w:rPr>
                <w:rFonts w:cs="Microsoft Sans Serif"/>
                <w:sz w:val="20"/>
                <w:szCs w:val="20"/>
              </w:rPr>
              <w:t xml:space="preserve"> </w:t>
            </w:r>
            <w:r w:rsidR="007C72F8" w:rsidRPr="007C2D68">
              <w:rPr>
                <w:rFonts w:cs="Microsoft Sans Serif"/>
                <w:sz w:val="20"/>
                <w:szCs w:val="20"/>
              </w:rPr>
              <w:t xml:space="preserve">analysis of autonomous </w:t>
            </w:r>
            <w:r w:rsidR="0046380D">
              <w:rPr>
                <w:rFonts w:cs="Microsoft Sans Serif"/>
                <w:sz w:val="20"/>
                <w:szCs w:val="20"/>
              </w:rPr>
              <w:t>navigation systems</w:t>
            </w:r>
            <w:r>
              <w:rPr>
                <w:rFonts w:cs="Microsoft Sans Serif"/>
                <w:sz w:val="20"/>
                <w:szCs w:val="20"/>
              </w:rPr>
              <w:t xml:space="preserve"> for transportation and logistics on lakes and </w:t>
            </w:r>
            <w:proofErr w:type="gramStart"/>
            <w:r>
              <w:rPr>
                <w:rFonts w:cs="Microsoft Sans Serif"/>
                <w:sz w:val="20"/>
                <w:szCs w:val="20"/>
              </w:rPr>
              <w:t>waterways</w:t>
            </w:r>
            <w:proofErr w:type="gramEnd"/>
          </w:p>
          <w:p w14:paraId="798A7B08" w14:textId="1F4D84DB" w:rsidR="00CA162B" w:rsidRPr="007C2D68" w:rsidDel="00ED7096" w:rsidRDefault="00804705" w:rsidP="00C7365C">
            <w:pPr>
              <w:pStyle w:val="ListParagraph"/>
              <w:widowControl w:val="0"/>
              <w:numPr>
                <w:ilvl w:val="0"/>
                <w:numId w:val="41"/>
              </w:numPr>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del w:id="0" w:author="Adam Jenkins" w:date="2024-03-24T16:31:00Z"/>
                <w:rFonts w:cs="Microsoft Sans Serif"/>
                <w:sz w:val="20"/>
                <w:szCs w:val="20"/>
              </w:rPr>
            </w:pPr>
            <w:del w:id="1" w:author="Adam Jenkins" w:date="2024-03-24T16:31:00Z">
              <w:r w:rsidDel="00ED7096">
                <w:rPr>
                  <w:rFonts w:cs="Microsoft Sans Serif"/>
                  <w:sz w:val="20"/>
                  <w:szCs w:val="20"/>
                </w:rPr>
                <w:delText>Investigate h</w:delText>
              </w:r>
              <w:r w:rsidRPr="007C2D68" w:rsidDel="00ED7096">
                <w:rPr>
                  <w:rFonts w:cs="Microsoft Sans Serif"/>
                  <w:sz w:val="20"/>
                  <w:szCs w:val="20"/>
                </w:rPr>
                <w:delText xml:space="preserve">uman </w:delText>
              </w:r>
              <w:r w:rsidDel="00ED7096">
                <w:rPr>
                  <w:rFonts w:cs="Microsoft Sans Serif"/>
                  <w:sz w:val="20"/>
                  <w:szCs w:val="20"/>
                </w:rPr>
                <w:delText>f</w:delText>
              </w:r>
              <w:r w:rsidR="00E068C2" w:rsidRPr="007C2D68" w:rsidDel="00ED7096">
                <w:rPr>
                  <w:rFonts w:cs="Microsoft Sans Serif"/>
                  <w:sz w:val="20"/>
                  <w:szCs w:val="20"/>
                </w:rPr>
                <w:delText xml:space="preserve">actors </w:delText>
              </w:r>
              <w:r w:rsidDel="00ED7096">
                <w:rPr>
                  <w:rFonts w:cs="Microsoft Sans Serif"/>
                  <w:sz w:val="20"/>
                  <w:szCs w:val="20"/>
                </w:rPr>
                <w:delText>p</w:delText>
              </w:r>
              <w:r w:rsidR="00E068C2" w:rsidRPr="007C2D68" w:rsidDel="00ED7096">
                <w:rPr>
                  <w:rFonts w:cs="Microsoft Sans Serif"/>
                  <w:sz w:val="20"/>
                  <w:szCs w:val="20"/>
                </w:rPr>
                <w:delText>sycholog</w:delText>
              </w:r>
              <w:r w:rsidDel="00ED7096">
                <w:rPr>
                  <w:rFonts w:cs="Microsoft Sans Serif"/>
                  <w:sz w:val="20"/>
                  <w:szCs w:val="20"/>
                </w:rPr>
                <w:delText>y on adoption, adaption and acceptance of the assisted navigation system, focus on the houseboat scenario.</w:delText>
              </w:r>
            </w:del>
          </w:p>
          <w:p w14:paraId="47585992" w14:textId="77777777" w:rsidR="002E6829" w:rsidRPr="007C2D68" w:rsidRDefault="002E6829" w:rsidP="00ED7096">
            <w:pPr>
              <w:pStyle w:val="ListParagraph"/>
              <w:widowControl w:val="0"/>
              <w:numPr>
                <w:ilvl w:val="0"/>
                <w:numId w:val="41"/>
              </w:numPr>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szCs w:val="20"/>
              </w:rPr>
              <w:pPrChange w:id="2" w:author="Adam Jenkins" w:date="2024-03-24T16:31:00Z">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tc>
      </w:tr>
    </w:tbl>
    <w:p w14:paraId="0D5F0DEF" w14:textId="64B33990" w:rsidR="005656BA" w:rsidRPr="007C2D68" w:rsidRDefault="005656BA"/>
    <w:p w14:paraId="40FF10E4" w14:textId="77777777" w:rsidR="00BE041A" w:rsidRPr="007C2D68" w:rsidRDefault="00BE041A" w:rsidP="00077B8D"/>
    <w:tbl>
      <w:tblPr>
        <w:tblW w:w="5000" w:type="pct"/>
        <w:tblBorders>
          <w:top w:val="nil"/>
          <w:left w:val="nil"/>
          <w:right w:val="nil"/>
        </w:tblBorders>
        <w:tblLook w:val="0000" w:firstRow="0" w:lastRow="0" w:firstColumn="0" w:lastColumn="0" w:noHBand="0" w:noVBand="0"/>
      </w:tblPr>
      <w:tblGrid>
        <w:gridCol w:w="10447"/>
      </w:tblGrid>
      <w:tr w:rsidR="002E6829" w:rsidRPr="007C2D68" w14:paraId="3EE41398" w14:textId="77777777" w:rsidTr="00574B6B">
        <w:trPr>
          <w:trHeight w:val="397"/>
        </w:trPr>
        <w:tc>
          <w:tcPr>
            <w:tcW w:w="5000" w:type="pct"/>
            <w:tcBorders>
              <w:top w:val="single" w:sz="8" w:space="0" w:color="auto"/>
              <w:left w:val="single" w:sz="8" w:space="0" w:color="auto"/>
              <w:bottom w:val="single" w:sz="8" w:space="0" w:color="auto"/>
              <w:right w:val="single" w:sz="8" w:space="0" w:color="auto"/>
            </w:tcBorders>
            <w:shd w:val="clear" w:color="auto" w:fill="E0E0E0"/>
            <w:tcMar>
              <w:top w:w="100" w:type="nil"/>
              <w:left w:w="100" w:type="nil"/>
              <w:bottom w:w="100" w:type="nil"/>
              <w:right w:w="100" w:type="nil"/>
            </w:tcMar>
            <w:vAlign w:val="center"/>
          </w:tcPr>
          <w:p w14:paraId="4272884F" w14:textId="3B51C089" w:rsidR="002E6829" w:rsidRPr="007C2D68" w:rsidRDefault="00B9004A" w:rsidP="003639AA">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b/>
                <w:szCs w:val="20"/>
              </w:rPr>
            </w:pPr>
            <w:r w:rsidRPr="007C2D68">
              <w:rPr>
                <w:rFonts w:cs="Microsoft Sans Serif"/>
                <w:b/>
                <w:szCs w:val="20"/>
              </w:rPr>
              <w:t>4</w:t>
            </w:r>
            <w:r w:rsidR="002E6829" w:rsidRPr="007C2D68">
              <w:rPr>
                <w:rFonts w:cs="Microsoft Sans Serif"/>
                <w:b/>
                <w:szCs w:val="20"/>
              </w:rPr>
              <w:t>.3 Project Strategy / Scope of Work</w:t>
            </w:r>
          </w:p>
        </w:tc>
      </w:tr>
      <w:tr w:rsidR="002E6829" w:rsidRPr="007C2D68" w14:paraId="20620388" w14:textId="77777777" w:rsidTr="003639AA">
        <w:trPr>
          <w:trHeight w:val="397"/>
          <w:tblHeader/>
        </w:trPr>
        <w:tc>
          <w:tcPr>
            <w:tcW w:w="5000" w:type="pct"/>
            <w:tcBorders>
              <w:top w:val="single" w:sz="8" w:space="0" w:color="auto"/>
              <w:left w:val="single" w:sz="8" w:space="0" w:color="auto"/>
              <w:bottom w:val="single" w:sz="8" w:space="0" w:color="auto"/>
              <w:right w:val="single" w:sz="8" w:space="0" w:color="auto"/>
            </w:tcBorders>
            <w:shd w:val="clear" w:color="auto" w:fill="auto"/>
            <w:tcMar>
              <w:top w:w="100" w:type="nil"/>
              <w:left w:w="100" w:type="nil"/>
              <w:bottom w:w="100" w:type="nil"/>
              <w:right w:w="100" w:type="nil"/>
            </w:tcMar>
            <w:vAlign w:val="center"/>
          </w:tcPr>
          <w:p w14:paraId="41A903F4" w14:textId="0BACF653" w:rsidR="00101D33" w:rsidRPr="007C2D68" w:rsidRDefault="00B91423" w:rsidP="00101D33">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iCs/>
                <w:szCs w:val="20"/>
              </w:rPr>
            </w:pPr>
            <w:r>
              <w:rPr>
                <w:rFonts w:cs="Microsoft Sans Serif"/>
                <w:iCs/>
                <w:szCs w:val="20"/>
              </w:rPr>
              <w:t>We propose to sub-divide this project into 5 components, including boat prototype and autonomous control, boat sensing system, n</w:t>
            </w:r>
            <w:r w:rsidRPr="00B91423">
              <w:rPr>
                <w:rFonts w:cs="Microsoft Sans Serif"/>
                <w:iCs/>
                <w:szCs w:val="20"/>
              </w:rPr>
              <w:t>avigation and dashboard visualisation</w:t>
            </w:r>
            <w:r>
              <w:rPr>
                <w:rFonts w:cs="Microsoft Sans Serif"/>
                <w:iCs/>
                <w:szCs w:val="20"/>
              </w:rPr>
              <w:t>, human behaviour psychology, and business analysis:</w:t>
            </w:r>
          </w:p>
          <w:p w14:paraId="0C096E3A" w14:textId="77777777" w:rsidR="00101D33" w:rsidRPr="00FC7F5E" w:rsidRDefault="00101D33" w:rsidP="00101D33">
            <w:pPr>
              <w:pStyle w:val="ListParagraph"/>
              <w:widowControl w:val="0"/>
              <w:numPr>
                <w:ilvl w:val="0"/>
                <w:numId w:val="42"/>
              </w:numPr>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b/>
                <w:bCs/>
                <w:iCs/>
                <w:sz w:val="20"/>
                <w:szCs w:val="20"/>
              </w:rPr>
            </w:pPr>
            <w:r w:rsidRPr="00FC7F5E">
              <w:rPr>
                <w:rFonts w:cs="Microsoft Sans Serif"/>
                <w:b/>
                <w:bCs/>
                <w:iCs/>
                <w:sz w:val="20"/>
                <w:szCs w:val="20"/>
              </w:rPr>
              <w:t>Boat prototype development and autonomous control</w:t>
            </w:r>
          </w:p>
          <w:p w14:paraId="60D65E97" w14:textId="77777777" w:rsidR="00101D33" w:rsidRPr="00F84021" w:rsidRDefault="00101D33" w:rsidP="00101D33">
            <w:pPr>
              <w:pStyle w:val="ListParagraph"/>
              <w:widowControl w:val="0"/>
              <w:numPr>
                <w:ilvl w:val="1"/>
                <w:numId w:val="42"/>
              </w:numPr>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b/>
                <w:bCs/>
                <w:iCs/>
                <w:sz w:val="20"/>
                <w:szCs w:val="20"/>
              </w:rPr>
            </w:pPr>
            <w:r w:rsidRPr="00F84021">
              <w:rPr>
                <w:rFonts w:cs="Microsoft Sans Serif"/>
                <w:b/>
                <w:bCs/>
                <w:iCs/>
                <w:sz w:val="20"/>
                <w:szCs w:val="20"/>
              </w:rPr>
              <w:t>Prototype boat development</w:t>
            </w:r>
          </w:p>
          <w:p w14:paraId="1AF7B78D" w14:textId="77777777" w:rsidR="00101D33" w:rsidRDefault="00101D33" w:rsidP="00101D33">
            <w:pPr>
              <w:pStyle w:val="ListParagraph"/>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cs="Microsoft Sans Serif"/>
                <w:iCs/>
                <w:sz w:val="20"/>
                <w:szCs w:val="20"/>
              </w:rPr>
            </w:pPr>
            <w:r>
              <w:rPr>
                <w:rFonts w:cs="Microsoft Sans Serif"/>
                <w:iCs/>
                <w:sz w:val="20"/>
                <w:szCs w:val="20"/>
              </w:rPr>
              <w:t xml:space="preserve">A small prototyping boat, with dimension around 1 meter by 1 meter, will be developed in this project for testing individual sensor components. This boat can be used for testing in a small swimming pool, or operated in nearby water bodies, such as the main lake of Mawson Lakes which is </w:t>
            </w:r>
            <w:proofErr w:type="gramStart"/>
            <w:r>
              <w:rPr>
                <w:rFonts w:cs="Microsoft Sans Serif"/>
                <w:iCs/>
                <w:sz w:val="20"/>
                <w:szCs w:val="20"/>
              </w:rPr>
              <w:t>in close proximity to</w:t>
            </w:r>
            <w:proofErr w:type="gramEnd"/>
            <w:r>
              <w:rPr>
                <w:rFonts w:cs="Microsoft Sans Serif"/>
                <w:iCs/>
                <w:sz w:val="20"/>
                <w:szCs w:val="20"/>
              </w:rPr>
              <w:t xml:space="preserve"> the campus.</w:t>
            </w:r>
          </w:p>
          <w:p w14:paraId="2C4956E5" w14:textId="77777777" w:rsidR="00101D33" w:rsidRPr="00F84021" w:rsidRDefault="00101D33" w:rsidP="00101D33">
            <w:pPr>
              <w:pStyle w:val="ListParagraph"/>
              <w:widowControl w:val="0"/>
              <w:numPr>
                <w:ilvl w:val="1"/>
                <w:numId w:val="42"/>
              </w:numPr>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b/>
                <w:bCs/>
                <w:iCs/>
                <w:sz w:val="20"/>
                <w:szCs w:val="20"/>
              </w:rPr>
            </w:pPr>
            <w:r w:rsidRPr="00F84021">
              <w:rPr>
                <w:rFonts w:cs="Microsoft Sans Serif"/>
                <w:b/>
                <w:bCs/>
                <w:iCs/>
                <w:sz w:val="20"/>
                <w:szCs w:val="20"/>
              </w:rPr>
              <w:t xml:space="preserve">Mechanism design for retrofitting conventional boat control </w:t>
            </w:r>
            <w:proofErr w:type="gramStart"/>
            <w:r w:rsidRPr="00F84021">
              <w:rPr>
                <w:rFonts w:cs="Microsoft Sans Serif"/>
                <w:b/>
                <w:bCs/>
                <w:iCs/>
                <w:sz w:val="20"/>
                <w:szCs w:val="20"/>
              </w:rPr>
              <w:t>system</w:t>
            </w:r>
            <w:proofErr w:type="gramEnd"/>
          </w:p>
          <w:p w14:paraId="14974B49" w14:textId="77777777" w:rsidR="00101D33" w:rsidRDefault="00101D33" w:rsidP="00101D33">
            <w:pPr>
              <w:pStyle w:val="ListParagraph"/>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cs="Microsoft Sans Serif"/>
                <w:iCs/>
                <w:sz w:val="20"/>
                <w:szCs w:val="20"/>
              </w:rPr>
            </w:pPr>
            <w:r>
              <w:rPr>
                <w:rFonts w:cs="Microsoft Sans Serif"/>
                <w:iCs/>
                <w:sz w:val="20"/>
                <w:szCs w:val="20"/>
              </w:rPr>
              <w:t xml:space="preserve">A review of convention boat control system will be firstly conducted, and a mechanism will be designed for </w:t>
            </w:r>
            <w:r w:rsidRPr="007C2D68">
              <w:rPr>
                <w:rFonts w:cs="Microsoft Sans Serif"/>
                <w:iCs/>
                <w:sz w:val="20"/>
                <w:szCs w:val="20"/>
              </w:rPr>
              <w:t>retrofit</w:t>
            </w:r>
            <w:r>
              <w:rPr>
                <w:rFonts w:cs="Microsoft Sans Serif"/>
                <w:iCs/>
                <w:sz w:val="20"/>
                <w:szCs w:val="20"/>
              </w:rPr>
              <w:t>ting</w:t>
            </w:r>
            <w:r w:rsidRPr="007C2D68">
              <w:rPr>
                <w:rFonts w:cs="Microsoft Sans Serif"/>
                <w:iCs/>
                <w:sz w:val="20"/>
                <w:szCs w:val="20"/>
              </w:rPr>
              <w:t xml:space="preserve"> </w:t>
            </w:r>
            <w:r>
              <w:rPr>
                <w:rFonts w:cs="Microsoft Sans Serif"/>
                <w:iCs/>
                <w:sz w:val="20"/>
                <w:szCs w:val="20"/>
              </w:rPr>
              <w:t xml:space="preserve">generic systems </w:t>
            </w:r>
            <w:r w:rsidRPr="004763F0">
              <w:rPr>
                <w:rFonts w:cs="Microsoft Sans Serif"/>
                <w:iCs/>
                <w:sz w:val="20"/>
                <w:szCs w:val="20"/>
              </w:rPr>
              <w:t xml:space="preserve">encompassing </w:t>
            </w:r>
            <w:r>
              <w:rPr>
                <w:rFonts w:cs="Microsoft Sans Serif"/>
                <w:iCs/>
                <w:sz w:val="20"/>
                <w:szCs w:val="20"/>
              </w:rPr>
              <w:t>steering and thrust. To meet the requirement of L3 equivalent in automobile, the design should consistently verify the presence of human operator with hands on the control mechanism.</w:t>
            </w:r>
          </w:p>
          <w:p w14:paraId="0B2FFCED" w14:textId="77777777" w:rsidR="00101D33" w:rsidRPr="00F84021" w:rsidRDefault="00101D33" w:rsidP="00101D33">
            <w:pPr>
              <w:pStyle w:val="ListParagraph"/>
              <w:widowControl w:val="0"/>
              <w:numPr>
                <w:ilvl w:val="1"/>
                <w:numId w:val="42"/>
              </w:numPr>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b/>
                <w:bCs/>
                <w:iCs/>
                <w:sz w:val="20"/>
                <w:szCs w:val="20"/>
              </w:rPr>
            </w:pPr>
            <w:r w:rsidRPr="00F84021">
              <w:rPr>
                <w:rFonts w:cs="Microsoft Sans Serif"/>
                <w:b/>
                <w:bCs/>
                <w:iCs/>
                <w:sz w:val="20"/>
                <w:szCs w:val="20"/>
              </w:rPr>
              <w:t>Autonomous boat control</w:t>
            </w:r>
          </w:p>
          <w:p w14:paraId="4B06B590" w14:textId="77777777" w:rsidR="00101D33" w:rsidRDefault="00101D33" w:rsidP="00101D33">
            <w:pPr>
              <w:pStyle w:val="ListParagraph"/>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cs="Microsoft Sans Serif"/>
                <w:iCs/>
                <w:sz w:val="20"/>
                <w:szCs w:val="20"/>
              </w:rPr>
            </w:pPr>
            <w:r>
              <w:rPr>
                <w:rFonts w:cs="Microsoft Sans Serif"/>
                <w:iCs/>
                <w:sz w:val="20"/>
                <w:szCs w:val="20"/>
              </w:rPr>
              <w:t>Sensor-based control of the designed mechanism to support L3 automobile equivalent of conditional automation, for (1) auto-docking; (2) collision avoidance between the houseboat and the prototype boat. This task includes both simulation and real deployment.</w:t>
            </w:r>
          </w:p>
          <w:p w14:paraId="5B702842" w14:textId="77777777" w:rsidR="00101D33" w:rsidRDefault="00101D33" w:rsidP="00101D33">
            <w:pPr>
              <w:pStyle w:val="ListParagraph"/>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cs="Microsoft Sans Serif"/>
                <w:iCs/>
                <w:sz w:val="20"/>
                <w:szCs w:val="20"/>
              </w:rPr>
            </w:pPr>
          </w:p>
          <w:p w14:paraId="78C548BC" w14:textId="77777777" w:rsidR="00101D33" w:rsidRPr="00FC7F5E" w:rsidRDefault="00101D33" w:rsidP="00101D33">
            <w:pPr>
              <w:pStyle w:val="ListParagraph"/>
              <w:widowControl w:val="0"/>
              <w:numPr>
                <w:ilvl w:val="0"/>
                <w:numId w:val="42"/>
              </w:numPr>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b/>
                <w:bCs/>
                <w:iCs/>
                <w:sz w:val="20"/>
                <w:szCs w:val="20"/>
              </w:rPr>
            </w:pPr>
            <w:r w:rsidRPr="00FC7F5E">
              <w:rPr>
                <w:rFonts w:cs="Microsoft Sans Serif"/>
                <w:b/>
                <w:bCs/>
                <w:iCs/>
                <w:sz w:val="20"/>
                <w:szCs w:val="20"/>
              </w:rPr>
              <w:t>Boat sensing system</w:t>
            </w:r>
          </w:p>
          <w:p w14:paraId="43844F8E" w14:textId="77777777" w:rsidR="00101D33" w:rsidRPr="00F84021" w:rsidRDefault="00101D33" w:rsidP="00101D33">
            <w:pPr>
              <w:pStyle w:val="ListParagraph"/>
              <w:widowControl w:val="0"/>
              <w:numPr>
                <w:ilvl w:val="1"/>
                <w:numId w:val="42"/>
              </w:numPr>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b/>
                <w:bCs/>
                <w:iCs/>
                <w:sz w:val="20"/>
                <w:szCs w:val="20"/>
              </w:rPr>
            </w:pPr>
            <w:r w:rsidRPr="00F84021">
              <w:rPr>
                <w:rFonts w:cs="Microsoft Sans Serif"/>
                <w:b/>
                <w:bCs/>
                <w:iCs/>
                <w:sz w:val="20"/>
                <w:szCs w:val="20"/>
              </w:rPr>
              <w:t>On-boat sensor design</w:t>
            </w:r>
          </w:p>
          <w:p w14:paraId="45ECCCC8" w14:textId="00075532" w:rsidR="00101D33" w:rsidRDefault="00101D33" w:rsidP="00101D33">
            <w:pPr>
              <w:pStyle w:val="ListParagraph"/>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cs="Microsoft Sans Serif"/>
                <w:iCs/>
                <w:sz w:val="20"/>
                <w:szCs w:val="20"/>
              </w:rPr>
            </w:pPr>
            <w:r>
              <w:rPr>
                <w:rFonts w:cs="Microsoft Sans Serif"/>
                <w:iCs/>
                <w:sz w:val="20"/>
                <w:szCs w:val="20"/>
              </w:rPr>
              <w:t xml:space="preserve">Design a sensing system that supports autonomous boat </w:t>
            </w:r>
            <w:proofErr w:type="gramStart"/>
            <w:r>
              <w:rPr>
                <w:rFonts w:cs="Microsoft Sans Serif"/>
                <w:iCs/>
                <w:sz w:val="20"/>
                <w:szCs w:val="20"/>
              </w:rPr>
              <w:t>control, and</w:t>
            </w:r>
            <w:proofErr w:type="gramEnd"/>
            <w:r>
              <w:rPr>
                <w:rFonts w:cs="Microsoft Sans Serif"/>
                <w:iCs/>
                <w:sz w:val="20"/>
                <w:szCs w:val="20"/>
              </w:rPr>
              <w:t xml:space="preserve"> implement the system on the prototyping boat. The sensors include LIDAR, cameras,</w:t>
            </w:r>
            <w:r w:rsidR="003F4FA7">
              <w:rPr>
                <w:rFonts w:cs="Microsoft Sans Serif"/>
                <w:iCs/>
                <w:sz w:val="20"/>
                <w:szCs w:val="20"/>
              </w:rPr>
              <w:t xml:space="preserve"> </w:t>
            </w:r>
            <w:r>
              <w:rPr>
                <w:rFonts w:cs="Microsoft Sans Serif"/>
                <w:iCs/>
                <w:sz w:val="20"/>
                <w:szCs w:val="20"/>
              </w:rPr>
              <w:t>GPS</w:t>
            </w:r>
            <w:r w:rsidR="003F4FA7">
              <w:rPr>
                <w:rFonts w:cs="Microsoft Sans Serif"/>
                <w:iCs/>
                <w:sz w:val="20"/>
                <w:szCs w:val="20"/>
              </w:rPr>
              <w:t>, and sonar</w:t>
            </w:r>
            <w:r>
              <w:rPr>
                <w:rFonts w:cs="Microsoft Sans Serif"/>
                <w:iCs/>
                <w:sz w:val="20"/>
                <w:szCs w:val="20"/>
              </w:rPr>
              <w:t xml:space="preserve">. LIDAR and camera system should cover all angles of the boat, supporting 360 </w:t>
            </w:r>
            <w:proofErr w:type="gramStart"/>
            <w:r>
              <w:rPr>
                <w:rFonts w:cs="Microsoft Sans Serif"/>
                <w:iCs/>
                <w:sz w:val="20"/>
                <w:szCs w:val="20"/>
              </w:rPr>
              <w:t>vision</w:t>
            </w:r>
            <w:proofErr w:type="gramEnd"/>
            <w:r>
              <w:rPr>
                <w:rFonts w:cs="Microsoft Sans Serif"/>
                <w:iCs/>
                <w:sz w:val="20"/>
                <w:szCs w:val="20"/>
              </w:rPr>
              <w:t>.</w:t>
            </w:r>
          </w:p>
          <w:p w14:paraId="2878F876" w14:textId="77777777" w:rsidR="00101D33" w:rsidRPr="00F84021" w:rsidRDefault="00101D33" w:rsidP="00101D33">
            <w:pPr>
              <w:pStyle w:val="ListParagraph"/>
              <w:widowControl w:val="0"/>
              <w:numPr>
                <w:ilvl w:val="1"/>
                <w:numId w:val="42"/>
              </w:numPr>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b/>
                <w:bCs/>
                <w:iCs/>
                <w:sz w:val="20"/>
                <w:szCs w:val="20"/>
              </w:rPr>
            </w:pPr>
            <w:r w:rsidRPr="00F84021">
              <w:rPr>
                <w:rFonts w:cs="Microsoft Sans Serif"/>
                <w:b/>
                <w:bCs/>
                <w:iCs/>
                <w:sz w:val="20"/>
                <w:szCs w:val="20"/>
              </w:rPr>
              <w:t>Object detection and distance estimation</w:t>
            </w:r>
          </w:p>
          <w:p w14:paraId="43E09E9C" w14:textId="77777777" w:rsidR="00101D33" w:rsidRPr="00385ED9" w:rsidRDefault="00101D33" w:rsidP="00101D33">
            <w:pPr>
              <w:pStyle w:val="ListParagraph"/>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cs="Microsoft Sans Serif"/>
                <w:iCs/>
                <w:sz w:val="20"/>
                <w:szCs w:val="20"/>
              </w:rPr>
            </w:pPr>
            <w:r>
              <w:rPr>
                <w:rFonts w:cs="Microsoft Sans Serif"/>
                <w:iCs/>
                <w:sz w:val="20"/>
                <w:szCs w:val="20"/>
              </w:rPr>
              <w:t xml:space="preserve">Machine-learning (ML) based autonomous object detection will be developed and the trained model will be utilised as the inference with on-board computing. While most standard object detection algorithms are trained using public dataset such as MS COCO, it should be noted that with different levels of glare and reflection, objects on water surface may appear differently with standard photos. It is essential to record image/video footage and apply extended data augmentation to improve the detection accuracy. The detection will be cross mapped to </w:t>
            </w:r>
            <w:r w:rsidRPr="00385ED9">
              <w:rPr>
                <w:rFonts w:cs="Microsoft Sans Serif"/>
                <w:iCs/>
                <w:sz w:val="20"/>
                <w:szCs w:val="20"/>
              </w:rPr>
              <w:t xml:space="preserve">LIDAR </w:t>
            </w:r>
            <w:r>
              <w:rPr>
                <w:rFonts w:cs="Microsoft Sans Serif"/>
                <w:iCs/>
                <w:sz w:val="20"/>
                <w:szCs w:val="20"/>
              </w:rPr>
              <w:t>signals, to determine the estimated distance to the target. The feature should assimilate the object detection and distance estimation feature from a commercial system illustrated below.</w:t>
            </w:r>
          </w:p>
          <w:p w14:paraId="1B31950D" w14:textId="77777777" w:rsidR="00101D33" w:rsidRDefault="00101D33" w:rsidP="00101D33">
            <w:pPr>
              <w:pStyle w:val="ListParagraph"/>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jc w:val="center"/>
              <w:rPr>
                <w:rFonts w:cs="Microsoft Sans Serif"/>
                <w:iCs/>
                <w:sz w:val="20"/>
                <w:szCs w:val="20"/>
              </w:rPr>
            </w:pPr>
            <w:r>
              <w:rPr>
                <w:noProof/>
              </w:rPr>
              <w:lastRenderedPageBreak/>
              <w:drawing>
                <wp:inline distT="0" distB="0" distL="0" distR="0" wp14:anchorId="7DC35DF6" wp14:editId="4AF89902">
                  <wp:extent cx="2160000" cy="1918349"/>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a:ext>
                            </a:extLst>
                          </a:blip>
                          <a:stretch>
                            <a:fillRect/>
                          </a:stretch>
                        </pic:blipFill>
                        <pic:spPr>
                          <a:xfrm>
                            <a:off x="0" y="0"/>
                            <a:ext cx="2160000" cy="1918349"/>
                          </a:xfrm>
                          <a:prstGeom prst="rect">
                            <a:avLst/>
                          </a:prstGeom>
                        </pic:spPr>
                      </pic:pic>
                    </a:graphicData>
                  </a:graphic>
                </wp:inline>
              </w:drawing>
            </w:r>
          </w:p>
          <w:p w14:paraId="582FC70C" w14:textId="1E934075" w:rsidR="00101D33" w:rsidRDefault="00101D33" w:rsidP="00101D33">
            <w:pPr>
              <w:pStyle w:val="ListParagraph"/>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jc w:val="center"/>
              <w:rPr>
                <w:rFonts w:cs="Microsoft Sans Serif"/>
                <w:iCs/>
                <w:sz w:val="20"/>
                <w:szCs w:val="20"/>
              </w:rPr>
            </w:pPr>
            <w:r>
              <w:rPr>
                <w:rFonts w:cs="Microsoft Sans Serif"/>
                <w:iCs/>
                <w:sz w:val="20"/>
                <w:szCs w:val="20"/>
              </w:rPr>
              <w:t>Figure</w:t>
            </w:r>
            <w:r w:rsidR="004B5FEC">
              <w:rPr>
                <w:rFonts w:cs="Microsoft Sans Serif"/>
                <w:iCs/>
                <w:sz w:val="20"/>
                <w:szCs w:val="20"/>
              </w:rPr>
              <w:t xml:space="preserve"> 1</w:t>
            </w:r>
            <w:r>
              <w:rPr>
                <w:rFonts w:cs="Microsoft Sans Serif"/>
                <w:iCs/>
                <w:sz w:val="20"/>
                <w:szCs w:val="20"/>
              </w:rPr>
              <w:t xml:space="preserve">: sample object detection and distance estimation from </w:t>
            </w:r>
            <w:proofErr w:type="spellStart"/>
            <w:r>
              <w:rPr>
                <w:rFonts w:cs="Microsoft Sans Serif"/>
                <w:iCs/>
                <w:sz w:val="20"/>
                <w:szCs w:val="20"/>
              </w:rPr>
              <w:t>ClearWater</w:t>
            </w:r>
            <w:proofErr w:type="spellEnd"/>
            <w:r>
              <w:rPr>
                <w:rFonts w:cs="Microsoft Sans Serif"/>
                <w:iCs/>
                <w:sz w:val="20"/>
                <w:szCs w:val="20"/>
              </w:rPr>
              <w:t xml:space="preserve"> AR’s </w:t>
            </w:r>
            <w:r w:rsidRPr="009B2636">
              <w:rPr>
                <w:rFonts w:cs="Microsoft Sans Serif"/>
                <w:iCs/>
                <w:sz w:val="20"/>
                <w:szCs w:val="20"/>
              </w:rPr>
              <w:t>LOOKOUT</w:t>
            </w:r>
          </w:p>
          <w:p w14:paraId="3BF40175" w14:textId="77777777" w:rsidR="00101D33" w:rsidRPr="007C2D68" w:rsidRDefault="00101D33" w:rsidP="00101D33">
            <w:pPr>
              <w:pStyle w:val="ListParagraph"/>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jc w:val="center"/>
              <w:rPr>
                <w:rFonts w:cs="Microsoft Sans Serif"/>
                <w:iCs/>
                <w:sz w:val="20"/>
                <w:szCs w:val="20"/>
              </w:rPr>
            </w:pPr>
          </w:p>
          <w:p w14:paraId="1AE8C723" w14:textId="77777777" w:rsidR="00101D33" w:rsidRPr="00F84021" w:rsidRDefault="00101D33" w:rsidP="00101D33">
            <w:pPr>
              <w:pStyle w:val="ListParagraph"/>
              <w:widowControl w:val="0"/>
              <w:numPr>
                <w:ilvl w:val="1"/>
                <w:numId w:val="42"/>
              </w:numPr>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b/>
                <w:bCs/>
                <w:iCs/>
                <w:sz w:val="20"/>
                <w:szCs w:val="20"/>
              </w:rPr>
            </w:pPr>
            <w:r w:rsidRPr="00F84021">
              <w:rPr>
                <w:rFonts w:cs="Microsoft Sans Serif"/>
                <w:b/>
                <w:bCs/>
                <w:iCs/>
                <w:sz w:val="20"/>
                <w:szCs w:val="20"/>
              </w:rPr>
              <w:t>Underwater depth mapping and object detection</w:t>
            </w:r>
          </w:p>
          <w:p w14:paraId="6F2C5730" w14:textId="598A4381" w:rsidR="00101D33" w:rsidRDefault="00101D33" w:rsidP="00101D33">
            <w:pPr>
              <w:pStyle w:val="ListParagraph"/>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cs="Microsoft Sans Serif"/>
                <w:iCs/>
                <w:sz w:val="20"/>
                <w:szCs w:val="20"/>
              </w:rPr>
            </w:pPr>
            <w:r>
              <w:rPr>
                <w:rFonts w:cs="Microsoft Sans Serif"/>
                <w:iCs/>
                <w:sz w:val="20"/>
                <w:szCs w:val="20"/>
              </w:rPr>
              <w:t xml:space="preserve">In addition to detecting objects on water surface, it is also valuable to explore what’s underneath the boat. Underwater sonar will be deployed for this purpose, and depth sensing and object detection will be investigated. The reading will be converted to </w:t>
            </w:r>
            <w:proofErr w:type="spellStart"/>
            <w:r>
              <w:rPr>
                <w:rFonts w:cs="Microsoft Sans Serif"/>
                <w:iCs/>
                <w:sz w:val="20"/>
                <w:szCs w:val="20"/>
              </w:rPr>
              <w:t>OpenSeaMap</w:t>
            </w:r>
            <w:proofErr w:type="spellEnd"/>
            <w:r>
              <w:rPr>
                <w:rFonts w:cs="Microsoft Sans Serif"/>
                <w:iCs/>
                <w:sz w:val="20"/>
                <w:szCs w:val="20"/>
              </w:rPr>
              <w:t xml:space="preserve"> format, illustrated in the figure below:</w:t>
            </w:r>
            <w:r w:rsidR="004B5FEC">
              <w:rPr>
                <w:rFonts w:cs="Microsoft Sans Serif"/>
                <w:iCs/>
                <w:sz w:val="20"/>
                <w:szCs w:val="20"/>
              </w:rPr>
              <w:br/>
            </w:r>
          </w:p>
          <w:p w14:paraId="1319C59A" w14:textId="77777777" w:rsidR="00101D33" w:rsidRDefault="00101D33" w:rsidP="00101D33">
            <w:pPr>
              <w:pStyle w:val="ListParagraph"/>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jc w:val="center"/>
              <w:rPr>
                <w:rFonts w:cs="Microsoft Sans Serif"/>
                <w:iCs/>
                <w:sz w:val="20"/>
                <w:szCs w:val="20"/>
              </w:rPr>
            </w:pPr>
            <w:r>
              <w:rPr>
                <w:noProof/>
              </w:rPr>
              <w:drawing>
                <wp:inline distT="0" distB="0" distL="0" distR="0" wp14:anchorId="3E12B845" wp14:editId="02C1D17C">
                  <wp:extent cx="2160000" cy="1689699"/>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a:ext>
                            </a:extLst>
                          </a:blip>
                          <a:stretch>
                            <a:fillRect/>
                          </a:stretch>
                        </pic:blipFill>
                        <pic:spPr>
                          <a:xfrm>
                            <a:off x="0" y="0"/>
                            <a:ext cx="2160000" cy="1689699"/>
                          </a:xfrm>
                          <a:prstGeom prst="rect">
                            <a:avLst/>
                          </a:prstGeom>
                        </pic:spPr>
                      </pic:pic>
                    </a:graphicData>
                  </a:graphic>
                </wp:inline>
              </w:drawing>
            </w:r>
          </w:p>
          <w:p w14:paraId="5EBE4D7B" w14:textId="50494C0A" w:rsidR="00101D33" w:rsidRDefault="00101D33" w:rsidP="00101D33">
            <w:pPr>
              <w:pStyle w:val="ListParagraph"/>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jc w:val="center"/>
              <w:rPr>
                <w:rFonts w:cs="Microsoft Sans Serif"/>
                <w:iCs/>
                <w:sz w:val="20"/>
                <w:szCs w:val="20"/>
              </w:rPr>
            </w:pPr>
            <w:r>
              <w:rPr>
                <w:rFonts w:cs="Microsoft Sans Serif"/>
                <w:iCs/>
                <w:sz w:val="20"/>
                <w:szCs w:val="20"/>
              </w:rPr>
              <w:t>Figure</w:t>
            </w:r>
            <w:r w:rsidR="004B5FEC">
              <w:rPr>
                <w:rFonts w:cs="Microsoft Sans Serif"/>
                <w:iCs/>
                <w:sz w:val="20"/>
                <w:szCs w:val="20"/>
              </w:rPr>
              <w:t xml:space="preserve"> 2</w:t>
            </w:r>
            <w:r>
              <w:rPr>
                <w:rFonts w:cs="Microsoft Sans Serif"/>
                <w:iCs/>
                <w:sz w:val="20"/>
                <w:szCs w:val="20"/>
              </w:rPr>
              <w:t xml:space="preserve">: Water depth contour in </w:t>
            </w:r>
            <w:proofErr w:type="spellStart"/>
            <w:r>
              <w:rPr>
                <w:rFonts w:cs="Microsoft Sans Serif"/>
                <w:iCs/>
                <w:sz w:val="20"/>
                <w:szCs w:val="20"/>
              </w:rPr>
              <w:t>OpenSeaMap</w:t>
            </w:r>
            <w:proofErr w:type="spellEnd"/>
          </w:p>
          <w:p w14:paraId="45AF4BCA" w14:textId="77777777" w:rsidR="00101D33" w:rsidRPr="007C2D68" w:rsidRDefault="00101D33" w:rsidP="00101D33">
            <w:pPr>
              <w:pStyle w:val="ListParagraph"/>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iCs/>
                <w:sz w:val="20"/>
                <w:szCs w:val="20"/>
              </w:rPr>
            </w:pPr>
          </w:p>
          <w:p w14:paraId="70FB51A2" w14:textId="77777777" w:rsidR="00101D33" w:rsidRPr="00FC7F5E" w:rsidRDefault="00101D33" w:rsidP="00101D33">
            <w:pPr>
              <w:pStyle w:val="ListParagraph"/>
              <w:widowControl w:val="0"/>
              <w:numPr>
                <w:ilvl w:val="0"/>
                <w:numId w:val="42"/>
              </w:numPr>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b/>
                <w:bCs/>
                <w:iCs/>
                <w:sz w:val="20"/>
                <w:szCs w:val="20"/>
              </w:rPr>
            </w:pPr>
            <w:r>
              <w:rPr>
                <w:rFonts w:cs="Microsoft Sans Serif"/>
                <w:b/>
                <w:bCs/>
                <w:iCs/>
                <w:sz w:val="20"/>
                <w:szCs w:val="20"/>
              </w:rPr>
              <w:t>N</w:t>
            </w:r>
            <w:r w:rsidRPr="00FC7F5E">
              <w:rPr>
                <w:rFonts w:cs="Microsoft Sans Serif"/>
                <w:b/>
                <w:bCs/>
                <w:iCs/>
                <w:sz w:val="20"/>
                <w:szCs w:val="20"/>
              </w:rPr>
              <w:t xml:space="preserve">avigation </w:t>
            </w:r>
            <w:r>
              <w:rPr>
                <w:rFonts w:cs="Microsoft Sans Serif"/>
                <w:b/>
                <w:bCs/>
                <w:iCs/>
                <w:sz w:val="20"/>
                <w:szCs w:val="20"/>
              </w:rPr>
              <w:t>and dashboard visualisation</w:t>
            </w:r>
          </w:p>
          <w:p w14:paraId="7477981A" w14:textId="77777777" w:rsidR="00101D33" w:rsidRPr="00F84021" w:rsidRDefault="00101D33" w:rsidP="00101D33">
            <w:pPr>
              <w:pStyle w:val="ListParagraph"/>
              <w:widowControl w:val="0"/>
              <w:numPr>
                <w:ilvl w:val="1"/>
                <w:numId w:val="42"/>
              </w:numPr>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b/>
                <w:bCs/>
                <w:iCs/>
                <w:sz w:val="20"/>
                <w:szCs w:val="20"/>
              </w:rPr>
            </w:pPr>
            <w:r w:rsidRPr="00F84021">
              <w:rPr>
                <w:rFonts w:cs="Microsoft Sans Serif"/>
                <w:b/>
                <w:bCs/>
                <w:iCs/>
                <w:sz w:val="20"/>
                <w:szCs w:val="20"/>
              </w:rPr>
              <w:t>Dashboard design for real-time sensor data visualisation</w:t>
            </w:r>
          </w:p>
          <w:p w14:paraId="2B131F26" w14:textId="77777777" w:rsidR="00101D33" w:rsidRDefault="00101D33" w:rsidP="00101D33">
            <w:pPr>
              <w:pStyle w:val="ListParagraph"/>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cs="Microsoft Sans Serif"/>
                <w:iCs/>
                <w:sz w:val="20"/>
                <w:szCs w:val="20"/>
              </w:rPr>
            </w:pPr>
            <w:proofErr w:type="gramStart"/>
            <w:r>
              <w:rPr>
                <w:rFonts w:cs="Microsoft Sans Serif"/>
                <w:iCs/>
                <w:sz w:val="20"/>
                <w:szCs w:val="20"/>
              </w:rPr>
              <w:t>Similar to</w:t>
            </w:r>
            <w:proofErr w:type="gramEnd"/>
            <w:r>
              <w:rPr>
                <w:rFonts w:cs="Microsoft Sans Serif"/>
                <w:iCs/>
                <w:sz w:val="20"/>
                <w:szCs w:val="20"/>
              </w:rPr>
              <w:t xml:space="preserve"> modern vehicles with proximity sensors and rear-view cameras to assist parking, a dashboard will be designed to assist the operator to better control the boat. A dashboard consists of large screen, </w:t>
            </w:r>
            <w:proofErr w:type="gramStart"/>
            <w:r>
              <w:rPr>
                <w:rFonts w:cs="Microsoft Sans Serif"/>
                <w:iCs/>
                <w:sz w:val="20"/>
                <w:szCs w:val="20"/>
              </w:rPr>
              <w:t>similar to</w:t>
            </w:r>
            <w:proofErr w:type="gramEnd"/>
            <w:r>
              <w:rPr>
                <w:rFonts w:cs="Microsoft Sans Serif"/>
                <w:iCs/>
                <w:sz w:val="20"/>
                <w:szCs w:val="20"/>
              </w:rPr>
              <w:t xml:space="preserve"> commercial products such as the following from </w:t>
            </w:r>
            <w:proofErr w:type="spellStart"/>
            <w:r>
              <w:rPr>
                <w:rFonts w:cs="Microsoft Sans Serif"/>
                <w:iCs/>
                <w:sz w:val="20"/>
                <w:szCs w:val="20"/>
              </w:rPr>
              <w:t>Avikus</w:t>
            </w:r>
            <w:proofErr w:type="spellEnd"/>
            <w:r>
              <w:rPr>
                <w:rFonts w:cs="Microsoft Sans Serif"/>
                <w:iCs/>
                <w:sz w:val="20"/>
                <w:szCs w:val="20"/>
              </w:rPr>
              <w:t>:</w:t>
            </w:r>
          </w:p>
          <w:p w14:paraId="179EB878" w14:textId="77777777" w:rsidR="00101D33" w:rsidRDefault="00101D33" w:rsidP="00101D33">
            <w:pPr>
              <w:pStyle w:val="ListParagraph"/>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cs="Microsoft Sans Serif"/>
                <w:iCs/>
                <w:sz w:val="20"/>
                <w:szCs w:val="20"/>
              </w:rPr>
            </w:pPr>
          </w:p>
          <w:p w14:paraId="3F1787E5" w14:textId="77777777" w:rsidR="00101D33" w:rsidRDefault="00101D33" w:rsidP="00101D33">
            <w:pPr>
              <w:pStyle w:val="ListParagraph"/>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noProof/>
              </w:rPr>
            </w:pPr>
            <w:r w:rsidRPr="007C2D68">
              <w:rPr>
                <w:noProof/>
              </w:rPr>
              <w:drawing>
                <wp:inline distT="0" distB="0" distL="0" distR="0" wp14:anchorId="3918AB88" wp14:editId="02796497">
                  <wp:extent cx="2552927" cy="126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2552927" cy="1260000"/>
                          </a:xfrm>
                          <a:prstGeom prst="rect">
                            <a:avLst/>
                          </a:prstGeom>
                          <a:noFill/>
                          <a:ln>
                            <a:noFill/>
                          </a:ln>
                        </pic:spPr>
                      </pic:pic>
                    </a:graphicData>
                  </a:graphic>
                </wp:inline>
              </w:drawing>
            </w:r>
            <w:r>
              <w:rPr>
                <w:noProof/>
              </w:rPr>
              <w:t xml:space="preserve"> </w:t>
            </w:r>
            <w:r w:rsidRPr="007C2D68">
              <w:rPr>
                <w:noProof/>
              </w:rPr>
              <w:drawing>
                <wp:inline distT="0" distB="0" distL="0" distR="0" wp14:anchorId="0614A2B7" wp14:editId="60B30040">
                  <wp:extent cx="2503973" cy="126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a:ext>
                            </a:extLst>
                          </a:blip>
                          <a:stretch>
                            <a:fillRect/>
                          </a:stretch>
                        </pic:blipFill>
                        <pic:spPr>
                          <a:xfrm>
                            <a:off x="0" y="0"/>
                            <a:ext cx="2503973" cy="1260000"/>
                          </a:xfrm>
                          <a:prstGeom prst="rect">
                            <a:avLst/>
                          </a:prstGeom>
                        </pic:spPr>
                      </pic:pic>
                    </a:graphicData>
                  </a:graphic>
                </wp:inline>
              </w:drawing>
            </w:r>
          </w:p>
          <w:p w14:paraId="04C52DCB" w14:textId="0C91B3F3" w:rsidR="00101D33" w:rsidRPr="00F360E1" w:rsidRDefault="00101D33" w:rsidP="00101D33">
            <w:pPr>
              <w:pStyle w:val="ListParagraph"/>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jc w:val="center"/>
              <w:rPr>
                <w:noProof/>
                <w:sz w:val="20"/>
                <w:szCs w:val="20"/>
              </w:rPr>
            </w:pPr>
            <w:r w:rsidRPr="00750E4D">
              <w:rPr>
                <w:noProof/>
                <w:sz w:val="20"/>
                <w:szCs w:val="20"/>
              </w:rPr>
              <w:t>Figure</w:t>
            </w:r>
            <w:r w:rsidR="004B5FEC">
              <w:rPr>
                <w:noProof/>
                <w:sz w:val="20"/>
                <w:szCs w:val="20"/>
              </w:rPr>
              <w:t xml:space="preserve"> 3</w:t>
            </w:r>
            <w:r>
              <w:rPr>
                <w:noProof/>
                <w:sz w:val="20"/>
                <w:szCs w:val="20"/>
              </w:rPr>
              <w:t>: boat control dashbard from Avikus</w:t>
            </w:r>
          </w:p>
          <w:p w14:paraId="1B7A70CE" w14:textId="77777777" w:rsidR="00101D33" w:rsidRPr="00F84021" w:rsidRDefault="00101D33" w:rsidP="00101D33">
            <w:pPr>
              <w:pStyle w:val="ListParagraph"/>
              <w:widowControl w:val="0"/>
              <w:numPr>
                <w:ilvl w:val="1"/>
                <w:numId w:val="42"/>
              </w:numPr>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b/>
                <w:bCs/>
                <w:iCs/>
                <w:sz w:val="20"/>
                <w:szCs w:val="20"/>
              </w:rPr>
            </w:pPr>
            <w:r w:rsidRPr="00F84021">
              <w:rPr>
                <w:rFonts w:cs="Microsoft Sans Serif"/>
                <w:b/>
                <w:bCs/>
                <w:iCs/>
                <w:sz w:val="20"/>
                <w:szCs w:val="20"/>
              </w:rPr>
              <w:t>Navigation system</w:t>
            </w:r>
          </w:p>
          <w:p w14:paraId="4346612F" w14:textId="77777777" w:rsidR="00101D33" w:rsidRDefault="00101D33" w:rsidP="00101D33">
            <w:pPr>
              <w:pStyle w:val="ListParagraph"/>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cs="Microsoft Sans Serif"/>
                <w:iCs/>
                <w:sz w:val="20"/>
                <w:szCs w:val="20"/>
              </w:rPr>
            </w:pPr>
            <w:r>
              <w:rPr>
                <w:rFonts w:cs="Microsoft Sans Serif"/>
                <w:iCs/>
                <w:sz w:val="20"/>
                <w:szCs w:val="20"/>
              </w:rPr>
              <w:t xml:space="preserve">The on-board GPS system will be utilised to localise the boat, and display on an </w:t>
            </w:r>
            <w:proofErr w:type="gramStart"/>
            <w:r>
              <w:rPr>
                <w:rFonts w:cs="Microsoft Sans Serif"/>
                <w:iCs/>
                <w:sz w:val="20"/>
                <w:szCs w:val="20"/>
              </w:rPr>
              <w:t>open source</w:t>
            </w:r>
            <w:proofErr w:type="gramEnd"/>
            <w:r>
              <w:rPr>
                <w:rFonts w:cs="Microsoft Sans Serif"/>
                <w:iCs/>
                <w:sz w:val="20"/>
                <w:szCs w:val="20"/>
              </w:rPr>
              <w:t xml:space="preserve"> navigation system </w:t>
            </w:r>
            <w:proofErr w:type="spellStart"/>
            <w:r>
              <w:rPr>
                <w:rFonts w:cs="Microsoft Sans Serif"/>
                <w:iCs/>
                <w:sz w:val="20"/>
                <w:szCs w:val="20"/>
              </w:rPr>
              <w:t>OpenSeaMap</w:t>
            </w:r>
            <w:proofErr w:type="spellEnd"/>
            <w:r>
              <w:rPr>
                <w:rFonts w:cs="Microsoft Sans Serif"/>
                <w:iCs/>
                <w:sz w:val="20"/>
                <w:szCs w:val="20"/>
              </w:rPr>
              <w:t xml:space="preserve">. A sample screenshot of the </w:t>
            </w:r>
            <w:proofErr w:type="spellStart"/>
            <w:r>
              <w:rPr>
                <w:rFonts w:cs="Microsoft Sans Serif"/>
                <w:iCs/>
                <w:sz w:val="20"/>
                <w:szCs w:val="20"/>
              </w:rPr>
              <w:t>OpenSeaMap</w:t>
            </w:r>
            <w:proofErr w:type="spellEnd"/>
            <w:r>
              <w:rPr>
                <w:rFonts w:cs="Microsoft Sans Serif"/>
                <w:iCs/>
                <w:sz w:val="20"/>
                <w:szCs w:val="20"/>
              </w:rPr>
              <w:t xml:space="preserve"> nautical chart is illustrated in the following figure:</w:t>
            </w:r>
          </w:p>
          <w:p w14:paraId="7E0B1373" w14:textId="77777777" w:rsidR="00101D33" w:rsidRDefault="00101D33" w:rsidP="00101D33">
            <w:pPr>
              <w:pStyle w:val="ListParagraph"/>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jc w:val="center"/>
              <w:rPr>
                <w:rFonts w:cs="Microsoft Sans Serif"/>
                <w:iCs/>
                <w:sz w:val="20"/>
                <w:szCs w:val="20"/>
              </w:rPr>
            </w:pPr>
            <w:r>
              <w:rPr>
                <w:noProof/>
              </w:rPr>
              <w:drawing>
                <wp:inline distT="0" distB="0" distL="0" distR="0" wp14:anchorId="4E1D89CE" wp14:editId="5E3C8A56">
                  <wp:extent cx="2167455" cy="1440000"/>
                  <wp:effectExtent l="0" t="0" r="444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a:ext>
                            </a:extLst>
                          </a:blip>
                          <a:stretch>
                            <a:fillRect/>
                          </a:stretch>
                        </pic:blipFill>
                        <pic:spPr>
                          <a:xfrm>
                            <a:off x="0" y="0"/>
                            <a:ext cx="2167455" cy="1440000"/>
                          </a:xfrm>
                          <a:prstGeom prst="rect">
                            <a:avLst/>
                          </a:prstGeom>
                        </pic:spPr>
                      </pic:pic>
                    </a:graphicData>
                  </a:graphic>
                </wp:inline>
              </w:drawing>
            </w:r>
          </w:p>
          <w:p w14:paraId="09F618A5" w14:textId="5D5963B9" w:rsidR="00101D33" w:rsidRDefault="00101D33" w:rsidP="00101D33">
            <w:pPr>
              <w:pStyle w:val="ListParagraph"/>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jc w:val="center"/>
              <w:rPr>
                <w:rFonts w:cs="Microsoft Sans Serif"/>
                <w:iCs/>
                <w:sz w:val="20"/>
                <w:szCs w:val="20"/>
              </w:rPr>
            </w:pPr>
            <w:r>
              <w:rPr>
                <w:rFonts w:cs="Microsoft Sans Serif"/>
                <w:iCs/>
                <w:sz w:val="20"/>
                <w:szCs w:val="20"/>
              </w:rPr>
              <w:t>Figure</w:t>
            </w:r>
            <w:r w:rsidR="004B5FEC">
              <w:rPr>
                <w:rFonts w:cs="Microsoft Sans Serif"/>
                <w:iCs/>
                <w:sz w:val="20"/>
                <w:szCs w:val="20"/>
              </w:rPr>
              <w:t xml:space="preserve"> 4</w:t>
            </w:r>
            <w:r>
              <w:rPr>
                <w:rFonts w:cs="Microsoft Sans Serif"/>
                <w:iCs/>
                <w:sz w:val="20"/>
                <w:szCs w:val="20"/>
              </w:rPr>
              <w:t xml:space="preserve">: sample screenshot of </w:t>
            </w:r>
            <w:proofErr w:type="spellStart"/>
            <w:r>
              <w:rPr>
                <w:rFonts w:cs="Microsoft Sans Serif"/>
                <w:iCs/>
                <w:sz w:val="20"/>
                <w:szCs w:val="20"/>
              </w:rPr>
              <w:t>OpenSeaMap</w:t>
            </w:r>
            <w:proofErr w:type="spellEnd"/>
          </w:p>
          <w:p w14:paraId="4E20B56C" w14:textId="77777777" w:rsidR="004B5FEC" w:rsidRDefault="004B5FEC" w:rsidP="00101D33">
            <w:pPr>
              <w:pStyle w:val="ListParagraph"/>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jc w:val="center"/>
              <w:rPr>
                <w:rFonts w:cs="Microsoft Sans Serif"/>
                <w:iCs/>
                <w:sz w:val="20"/>
                <w:szCs w:val="20"/>
              </w:rPr>
            </w:pPr>
          </w:p>
          <w:p w14:paraId="411C1AC7" w14:textId="77777777" w:rsidR="00101D33" w:rsidRPr="00F84021" w:rsidRDefault="00101D33" w:rsidP="00101D33">
            <w:pPr>
              <w:pStyle w:val="ListParagraph"/>
              <w:widowControl w:val="0"/>
              <w:numPr>
                <w:ilvl w:val="1"/>
                <w:numId w:val="42"/>
              </w:numPr>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b/>
                <w:bCs/>
                <w:iCs/>
                <w:sz w:val="20"/>
                <w:szCs w:val="20"/>
              </w:rPr>
            </w:pPr>
            <w:r w:rsidRPr="00F84021">
              <w:rPr>
                <w:rFonts w:cs="Microsoft Sans Serif"/>
                <w:b/>
                <w:bCs/>
                <w:iCs/>
                <w:sz w:val="20"/>
                <w:szCs w:val="20"/>
              </w:rPr>
              <w:t>Remote control through a portable device</w:t>
            </w:r>
          </w:p>
          <w:p w14:paraId="6E3C1DE8" w14:textId="52E1FF3D" w:rsidR="00101D33" w:rsidRDefault="00101D33" w:rsidP="00101D33">
            <w:pPr>
              <w:pStyle w:val="ListParagraph"/>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cs="Microsoft Sans Serif"/>
                <w:iCs/>
                <w:sz w:val="20"/>
                <w:szCs w:val="20"/>
              </w:rPr>
            </w:pPr>
            <w:r>
              <w:rPr>
                <w:rFonts w:cs="Microsoft Sans Serif"/>
                <w:iCs/>
                <w:sz w:val="20"/>
                <w:szCs w:val="20"/>
              </w:rPr>
              <w:t>Consider a scenario where the operator wishes to observe how close when the</w:t>
            </w:r>
            <w:r w:rsidR="00AC652D">
              <w:rPr>
                <w:rFonts w:cs="Microsoft Sans Serif"/>
                <w:iCs/>
                <w:sz w:val="20"/>
                <w:szCs w:val="20"/>
              </w:rPr>
              <w:t xml:space="preserve"> boat</w:t>
            </w:r>
            <w:r>
              <w:rPr>
                <w:rFonts w:cs="Microsoft Sans Serif"/>
                <w:iCs/>
                <w:sz w:val="20"/>
                <w:szCs w:val="20"/>
              </w:rPr>
              <w:t xml:space="preserve"> approaches the dock, it is desirable to have remote control function through a portable device. </w:t>
            </w:r>
          </w:p>
          <w:p w14:paraId="1354306A" w14:textId="77777777" w:rsidR="00101D33" w:rsidRDefault="00101D33" w:rsidP="00101D33">
            <w:pPr>
              <w:pStyle w:val="ListParagraph"/>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jc w:val="center"/>
              <w:rPr>
                <w:rFonts w:cs="Microsoft Sans Serif"/>
                <w:iCs/>
                <w:sz w:val="20"/>
                <w:szCs w:val="20"/>
              </w:rPr>
            </w:pPr>
            <w:r>
              <w:rPr>
                <w:rFonts w:cs="Microsoft Sans Serif"/>
                <w:iCs/>
                <w:noProof/>
                <w:sz w:val="20"/>
                <w:szCs w:val="20"/>
              </w:rPr>
              <w:drawing>
                <wp:inline distT="0" distB="0" distL="0" distR="0" wp14:anchorId="5393F1AA" wp14:editId="6DAADA3A">
                  <wp:extent cx="1800000" cy="180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1800000" cy="1800000"/>
                          </a:xfrm>
                          <a:prstGeom prst="rect">
                            <a:avLst/>
                          </a:prstGeom>
                          <a:noFill/>
                          <a:ln>
                            <a:noFill/>
                          </a:ln>
                        </pic:spPr>
                      </pic:pic>
                    </a:graphicData>
                  </a:graphic>
                </wp:inline>
              </w:drawing>
            </w:r>
          </w:p>
          <w:p w14:paraId="1FD211F9" w14:textId="4B394DB9" w:rsidR="00101D33" w:rsidRDefault="00101D33" w:rsidP="00101D33">
            <w:pPr>
              <w:pStyle w:val="ListParagraph"/>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jc w:val="center"/>
              <w:rPr>
                <w:rFonts w:cs="Microsoft Sans Serif"/>
                <w:iCs/>
                <w:sz w:val="20"/>
                <w:szCs w:val="20"/>
              </w:rPr>
            </w:pPr>
            <w:r>
              <w:rPr>
                <w:rFonts w:cs="Microsoft Sans Serif"/>
                <w:iCs/>
                <w:sz w:val="20"/>
                <w:szCs w:val="20"/>
              </w:rPr>
              <w:t>Figure</w:t>
            </w:r>
            <w:r w:rsidR="004B5FEC">
              <w:rPr>
                <w:rFonts w:cs="Microsoft Sans Serif"/>
                <w:iCs/>
                <w:sz w:val="20"/>
                <w:szCs w:val="20"/>
              </w:rPr>
              <w:t xml:space="preserve"> 5</w:t>
            </w:r>
            <w:r>
              <w:rPr>
                <w:rFonts w:cs="Microsoft Sans Serif"/>
                <w:iCs/>
                <w:sz w:val="20"/>
                <w:szCs w:val="20"/>
              </w:rPr>
              <w:t>: A usage scenario of a portable device for houseboat docking control (image credit: AI generated content by DALL-E)</w:t>
            </w:r>
          </w:p>
          <w:p w14:paraId="59085186" w14:textId="77777777" w:rsidR="00101D33" w:rsidRDefault="00101D33" w:rsidP="00101D33">
            <w:pPr>
              <w:pStyle w:val="ListParagraph"/>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jc w:val="center"/>
              <w:rPr>
                <w:rFonts w:cs="Microsoft Sans Serif"/>
                <w:iCs/>
                <w:sz w:val="20"/>
                <w:szCs w:val="20"/>
              </w:rPr>
            </w:pPr>
          </w:p>
          <w:p w14:paraId="2F2C7A3E" w14:textId="422C8AA3" w:rsidR="00101D33" w:rsidDel="00ED7096" w:rsidRDefault="00030202" w:rsidP="00101D33">
            <w:pPr>
              <w:pStyle w:val="ListParagraph"/>
              <w:widowControl w:val="0"/>
              <w:numPr>
                <w:ilvl w:val="0"/>
                <w:numId w:val="42"/>
              </w:numPr>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del w:id="3" w:author="Adam Jenkins" w:date="2024-03-24T16:31:00Z"/>
                <w:rFonts w:cs="Microsoft Sans Serif"/>
                <w:b/>
                <w:bCs/>
                <w:iCs/>
                <w:sz w:val="20"/>
                <w:szCs w:val="20"/>
              </w:rPr>
            </w:pPr>
            <w:del w:id="4" w:author="Adam Jenkins" w:date="2024-03-24T16:31:00Z">
              <w:r w:rsidRPr="00030202" w:rsidDel="00ED7096">
                <w:rPr>
                  <w:rFonts w:cs="Microsoft Sans Serif"/>
                  <w:b/>
                  <w:bCs/>
                  <w:iCs/>
                  <w:sz w:val="20"/>
                  <w:szCs w:val="20"/>
                </w:rPr>
                <w:delText>Human Factors Psychology</w:delText>
              </w:r>
            </w:del>
          </w:p>
          <w:p w14:paraId="5C626055" w14:textId="1E7CE3D8" w:rsidR="00101D33" w:rsidDel="00ED7096" w:rsidRDefault="00101D33" w:rsidP="00574B6B">
            <w:pPr>
              <w:ind w:left="720"/>
              <w:rPr>
                <w:del w:id="5" w:author="Adam Jenkins" w:date="2024-03-24T16:31:00Z"/>
              </w:rPr>
            </w:pPr>
            <w:del w:id="6" w:author="Adam Jenkins" w:date="2024-03-24T16:31:00Z">
              <w:r w:rsidDel="00ED7096">
                <w:delText xml:space="preserve">Human factors consider how humans operate in an environment, with psychology also understanding behaviour, attitudes, perceptions, and experiences. </w:delText>
              </w:r>
              <w:r w:rsidR="00030202" w:rsidDel="00ED7096">
                <w:delText xml:space="preserve">With the focused trial scenario of </w:delText>
              </w:r>
              <w:r w:rsidDel="00ED7096">
                <w:delText xml:space="preserve">a houseboat on the River Murray, it is important to assess the various factors around the adoption (stage 1), adaption (stage 2), and acceptance (stage 3) of autonomous systems in a houseboat. </w:delText>
              </w:r>
            </w:del>
          </w:p>
          <w:p w14:paraId="45167691" w14:textId="04102BBF" w:rsidR="00101D33" w:rsidDel="00ED7096" w:rsidRDefault="00101D33" w:rsidP="00574B6B">
            <w:pPr>
              <w:ind w:left="720"/>
              <w:rPr>
                <w:del w:id="7" w:author="Adam Jenkins" w:date="2024-03-24T16:31:00Z"/>
              </w:rPr>
            </w:pPr>
            <w:del w:id="8" w:author="Adam Jenkins" w:date="2024-03-24T16:31:00Z">
              <w:r w:rsidDel="00ED7096">
                <w:delText xml:space="preserve">There are several stakeholders – also known as </w:delText>
              </w:r>
              <w:r w:rsidRPr="00B1425F" w:rsidDel="00ED7096">
                <w:rPr>
                  <w:i/>
                  <w:iCs/>
                </w:rPr>
                <w:delText>decision-makers</w:delText>
              </w:r>
              <w:r w:rsidDel="00ED7096">
                <w:delText xml:space="preserve"> - involved in the initial development of the autonomous houseboat in terms of human-centeredness. Examples of these stakeholders can include the following bodies mentioned in the </w:delText>
              </w:r>
              <w:r w:rsidRPr="003C5D39" w:rsidDel="00ED7096">
                <w:rPr>
                  <w:i/>
                  <w:iCs/>
                </w:rPr>
                <w:delText>River Murray Regulations 2017 Act</w:delText>
              </w:r>
              <w:r w:rsidDel="00ED7096">
                <w:delText xml:space="preserve">, including local government, Murray and Mallee Local Government Association, South Australian Murray Darling Basin Natural Resources Management Board, State Aboriginal Heritage Committee, South East Natural Resources Management Board, Ministers, Tourism Operators, and Residents. Additionally, tourists and vessel operators are considered stakeholders (users). </w:delText>
              </w:r>
            </w:del>
          </w:p>
          <w:p w14:paraId="09CF82C7" w14:textId="492ADED3" w:rsidR="00101D33" w:rsidDel="00ED7096" w:rsidRDefault="00101D33" w:rsidP="00574B6B">
            <w:pPr>
              <w:ind w:left="720"/>
              <w:rPr>
                <w:del w:id="9" w:author="Adam Jenkins" w:date="2024-03-24T16:31:00Z"/>
              </w:rPr>
            </w:pPr>
            <w:del w:id="10" w:author="Adam Jenkins" w:date="2024-03-24T16:31:00Z">
              <w:r w:rsidDel="00ED7096">
                <w:delText>Not all stakeholders will need to be investigated or involved; however, many will, so the project begins with engaging stakeholders in the discovery stages of the project. The project will include 3 primary stages over the 2 years (see Figure 1). Initially, the project requires that we discover any barriers or facilitators that stakeholders may envisage with the implementation of autonomous houseboats on the River Murray. This will occur through engagement in the form of interviews and town halls (community discussions). Additionally, some current user experiences of houseboats in their present form will advise on areas for improvement with the implementation of autonomous systems. The theory for this arises from the Technical Acceptance Model (TAM) and the Social Information Processing Model (SIPM); these will be applied accordingly, and other models will be considered in the literature review stages.</w:delText>
              </w:r>
            </w:del>
          </w:p>
          <w:p w14:paraId="6FAD39BE" w14:textId="6002C174" w:rsidR="004B5FEC" w:rsidDel="00ED7096" w:rsidRDefault="00101D33" w:rsidP="004B5FEC">
            <w:pPr>
              <w:jc w:val="center"/>
              <w:rPr>
                <w:del w:id="11" w:author="Adam Jenkins" w:date="2024-03-24T16:31:00Z"/>
              </w:rPr>
            </w:pPr>
            <w:del w:id="12" w:author="Adam Jenkins" w:date="2024-03-24T16:31:00Z">
              <w:r w:rsidDel="00ED7096">
                <w:rPr>
                  <w:noProof/>
                </w:rPr>
                <w:lastRenderedPageBreak/>
                <w:drawing>
                  <wp:inline distT="0" distB="0" distL="0" distR="0" wp14:anchorId="4E82CA3F" wp14:editId="0A95B160">
                    <wp:extent cx="5140937" cy="367665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36487" name="Picture 142723648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53933" cy="3685944"/>
                            </a:xfrm>
                            <a:prstGeom prst="rect">
                              <a:avLst/>
                            </a:prstGeom>
                          </pic:spPr>
                        </pic:pic>
                      </a:graphicData>
                    </a:graphic>
                  </wp:inline>
                </w:drawing>
              </w:r>
              <w:r w:rsidR="00030202" w:rsidDel="00ED7096">
                <w:br/>
              </w:r>
              <w:r w:rsidR="004B5FEC" w:rsidDel="00ED7096">
                <w:delText xml:space="preserve">Figure 6. </w:delText>
              </w:r>
              <w:r w:rsidR="004B5FEC" w:rsidRPr="00B1425F" w:rsidDel="00ED7096">
                <w:delText>Human Factors Psychology Stages of Study</w:delText>
              </w:r>
            </w:del>
          </w:p>
          <w:p w14:paraId="2AA03747" w14:textId="2F6C422E" w:rsidR="00101D33" w:rsidDel="00ED7096" w:rsidRDefault="00101D33" w:rsidP="00574B6B">
            <w:pPr>
              <w:ind w:left="720"/>
              <w:rPr>
                <w:del w:id="13" w:author="Adam Jenkins" w:date="2024-03-24T16:31:00Z"/>
              </w:rPr>
            </w:pPr>
            <w:del w:id="14" w:author="Adam Jenkins" w:date="2024-03-24T16:31:00Z">
              <w:r w:rsidDel="00ED7096">
                <w:delText>Along with the support and supervision of a research assistant for the fieldwork and analysis, the research fellow will develop a deep understanding of stakeholder acceptance to feed back into the project to inform on the development of the autonomous houseboat and other relevant factors such as public policy, for example, in terms of safety. The research fellow will investigate the users’ experience of adoption (system onboarding), adaption (how it is used), and acceptance (in use) of autonomous systems on houseboats. Understanding the multidimensional impact of implementing autonomous houseboats can improve and advise on policy changes and the overall acceptability of these systems in the River Murray, with a goal of extrapolating these findings to larger maritime operations.</w:delText>
              </w:r>
            </w:del>
          </w:p>
          <w:p w14:paraId="5F7573D6" w14:textId="451977F5" w:rsidR="00101D33" w:rsidDel="00ED7096" w:rsidRDefault="00101D33" w:rsidP="00574B6B">
            <w:pPr>
              <w:ind w:left="720"/>
              <w:rPr>
                <w:del w:id="15" w:author="Adam Jenkins" w:date="2024-03-24T16:31:00Z"/>
              </w:rPr>
            </w:pPr>
            <w:del w:id="16" w:author="Adam Jenkins" w:date="2024-03-24T16:31:00Z">
              <w:r w:rsidDel="00ED7096">
                <w:delText xml:space="preserve">Methodologically, the research will blend qualitative and quantitative data to provide in-depth, user-friendly findings. These can include interviews, questionnaires, focus groups, observational studies, and potential experiments with stakeholders or research participants (users). Some of these studies will require the involvement and support of a research assistant, and/or co-investigators. </w:delText>
              </w:r>
            </w:del>
          </w:p>
          <w:p w14:paraId="37E9B8CD" w14:textId="2379BC9F" w:rsidR="00101D33" w:rsidDel="00ED7096" w:rsidRDefault="00101D33" w:rsidP="00574B6B">
            <w:pPr>
              <w:spacing w:line="276" w:lineRule="auto"/>
              <w:ind w:left="720"/>
              <w:rPr>
                <w:del w:id="17" w:author="Adam Jenkins" w:date="2024-03-24T16:31:00Z"/>
              </w:rPr>
            </w:pPr>
            <w:del w:id="18" w:author="Adam Jenkins" w:date="2024-03-24T16:31:00Z">
              <w:r w:rsidDel="00ED7096">
                <w:delText>The research is exploratory in nature and begins with open-ended and semi-structured data collection that converges to focus on the primary barriers that need addressing through human factors research or increasing the potential facilitators in this domain. For instance, tourism may favourably view this pursuit, but unforeseen elements may arise that can be addressed to increase later adoption. All information will feed into the engineering design and business elements of the autonomous houseboat to ensure the best chance for stakeholder acceptance of autonomous houseboats on the River Murray.</w:delText>
              </w:r>
            </w:del>
          </w:p>
          <w:p w14:paraId="1C636512" w14:textId="622A384E" w:rsidR="00101D33" w:rsidDel="00ED7096" w:rsidRDefault="00101D33" w:rsidP="00574B6B">
            <w:pPr>
              <w:spacing w:line="276" w:lineRule="auto"/>
              <w:ind w:left="720"/>
              <w:rPr>
                <w:del w:id="19" w:author="Adam Jenkins" w:date="2024-03-24T16:31:00Z"/>
              </w:rPr>
            </w:pPr>
            <w:del w:id="20" w:author="Adam Jenkins" w:date="2024-03-24T16:31:00Z">
              <w:r w:rsidDel="00ED7096">
                <w:delText>Along with applied research, the research fellow will engage in writing for publications, conferences, and collaborative work within the larger team.</w:delText>
              </w:r>
            </w:del>
          </w:p>
          <w:p w14:paraId="2C2919CA" w14:textId="77777777" w:rsidR="00101D33" w:rsidRPr="00F66FC7" w:rsidRDefault="00101D33" w:rsidP="00101D33">
            <w:pPr>
              <w:pStyle w:val="ListParagraph"/>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iCs/>
                <w:sz w:val="20"/>
                <w:szCs w:val="20"/>
              </w:rPr>
            </w:pPr>
          </w:p>
          <w:p w14:paraId="3FCF2157" w14:textId="3A62F7D4" w:rsidR="00101D33" w:rsidRPr="00F84021" w:rsidDel="00ED7096" w:rsidRDefault="00101D33" w:rsidP="00101D33">
            <w:pPr>
              <w:pStyle w:val="ListParagraph"/>
              <w:widowControl w:val="0"/>
              <w:numPr>
                <w:ilvl w:val="0"/>
                <w:numId w:val="42"/>
              </w:numPr>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del w:id="21" w:author="Adam Jenkins" w:date="2024-03-24T16:31:00Z"/>
                <w:rFonts w:cs="Microsoft Sans Serif"/>
                <w:b/>
                <w:bCs/>
                <w:iCs/>
                <w:sz w:val="20"/>
                <w:szCs w:val="20"/>
              </w:rPr>
            </w:pPr>
            <w:del w:id="22" w:author="Adam Jenkins" w:date="2024-03-24T16:31:00Z">
              <w:r w:rsidRPr="00F84021" w:rsidDel="00ED7096">
                <w:rPr>
                  <w:rFonts w:cs="Microsoft Sans Serif"/>
                  <w:b/>
                  <w:bCs/>
                  <w:iCs/>
                  <w:sz w:val="20"/>
                  <w:szCs w:val="20"/>
                </w:rPr>
                <w:delText>Business analysis of autonomous river navigation systems</w:delText>
              </w:r>
            </w:del>
          </w:p>
          <w:p w14:paraId="083EE0F9" w14:textId="4B561330" w:rsidR="00101D33" w:rsidRPr="00F84021" w:rsidDel="00ED7096" w:rsidRDefault="00101D33" w:rsidP="00101D33">
            <w:pPr>
              <w:pStyle w:val="ListParagraph"/>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del w:id="23" w:author="Adam Jenkins" w:date="2024-03-24T16:31:00Z"/>
                <w:rFonts w:cs="Microsoft Sans Serif"/>
                <w:b/>
                <w:bCs/>
                <w:iCs/>
                <w:sz w:val="20"/>
                <w:szCs w:val="20"/>
              </w:rPr>
            </w:pPr>
            <w:del w:id="24" w:author="Adam Jenkins" w:date="2024-03-24T16:31:00Z">
              <w:r w:rsidRPr="00F84021" w:rsidDel="00ED7096">
                <w:rPr>
                  <w:rFonts w:cs="Arial"/>
                  <w:sz w:val="20"/>
                  <w:szCs w:val="20"/>
                </w:rPr>
                <w:delText>As part of this research stream, we will undertake a business analysis of autonomous river navigation systems (ARNS) with the following sub-objectives: (1); (2) to; and (3) to.</w:delText>
              </w:r>
            </w:del>
          </w:p>
          <w:p w14:paraId="6F49662E" w14:textId="497563CA" w:rsidR="00101D33" w:rsidRPr="00F84021" w:rsidDel="00ED7096" w:rsidRDefault="00101D33" w:rsidP="00101D33">
            <w:pPr>
              <w:pStyle w:val="ListParagraph"/>
              <w:widowControl w:val="0"/>
              <w:numPr>
                <w:ilvl w:val="1"/>
                <w:numId w:val="42"/>
              </w:numPr>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del w:id="25" w:author="Adam Jenkins" w:date="2024-03-24T16:31:00Z"/>
                <w:rFonts w:cs="Microsoft Sans Serif"/>
                <w:b/>
                <w:bCs/>
                <w:iCs/>
                <w:sz w:val="20"/>
                <w:szCs w:val="20"/>
              </w:rPr>
            </w:pPr>
            <w:del w:id="26" w:author="Adam Jenkins" w:date="2024-03-24T16:31:00Z">
              <w:r w:rsidRPr="00F84021" w:rsidDel="00ED7096">
                <w:rPr>
                  <w:rFonts w:cs="Microsoft Sans Serif"/>
                  <w:b/>
                  <w:bCs/>
                  <w:iCs/>
                  <w:sz w:val="20"/>
                  <w:szCs w:val="20"/>
                </w:rPr>
                <w:delText>Examine how the technology could be applied to other use cases within river navigation</w:delText>
              </w:r>
            </w:del>
          </w:p>
          <w:p w14:paraId="6DE1D59D" w14:textId="290C32E8" w:rsidR="00101D33" w:rsidRPr="00F84021" w:rsidDel="00ED7096" w:rsidRDefault="00101D33" w:rsidP="00101D33">
            <w:pPr>
              <w:pStyle w:val="ListParagraph"/>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del w:id="27" w:author="Adam Jenkins" w:date="2024-03-24T16:31:00Z"/>
                <w:rFonts w:cs="Microsoft Sans Serif"/>
                <w:iCs/>
                <w:sz w:val="20"/>
                <w:szCs w:val="20"/>
              </w:rPr>
            </w:pPr>
            <w:del w:id="28" w:author="Adam Jenkins" w:date="2024-03-24T16:31:00Z">
              <w:r w:rsidRPr="00F84021" w:rsidDel="00ED7096">
                <w:rPr>
                  <w:rFonts w:cs="Arial"/>
                  <w:sz w:val="20"/>
                  <w:szCs w:val="20"/>
                </w:rPr>
                <w:delText xml:space="preserve">we will examine how ARNS can be applied to different use cases, including but not limited to houseboats. For example, ARNS could be used to automate the movement of passengers and freight across busy river corridors. Similarly, ARNS could be used for environmental monitoring and data collection on ecologically important river systems. We will conduct an expansive review of the academic and grey literature to identify potential use cases where ARNS could be applied. We will conduct qualitative interviews with relevant stakeholders in industry and government, such as technology developers, boat operators and river authorities, to complement findings from our literature </w:delText>
              </w:r>
              <w:r w:rsidRPr="00F84021" w:rsidDel="00ED7096">
                <w:rPr>
                  <w:rFonts w:cs="Arial"/>
                  <w:sz w:val="20"/>
                  <w:szCs w:val="20"/>
                </w:rPr>
                <w:lastRenderedPageBreak/>
                <w:delText>review. Some of these interviews might overlap with those undertaken as part of user experience testing.</w:delText>
              </w:r>
            </w:del>
          </w:p>
          <w:p w14:paraId="0BCCDF40" w14:textId="150A4D8D" w:rsidR="00101D33" w:rsidRPr="00F84021" w:rsidDel="00ED7096" w:rsidRDefault="00101D33" w:rsidP="00101D33">
            <w:pPr>
              <w:pStyle w:val="ListParagraph"/>
              <w:widowControl w:val="0"/>
              <w:numPr>
                <w:ilvl w:val="1"/>
                <w:numId w:val="42"/>
              </w:numPr>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del w:id="29" w:author="Adam Jenkins" w:date="2024-03-24T16:31:00Z"/>
                <w:rFonts w:cs="Microsoft Sans Serif"/>
                <w:b/>
                <w:bCs/>
                <w:iCs/>
                <w:sz w:val="20"/>
                <w:szCs w:val="20"/>
              </w:rPr>
            </w:pPr>
            <w:del w:id="30" w:author="Adam Jenkins" w:date="2024-03-24T16:31:00Z">
              <w:r w:rsidRPr="00F84021" w:rsidDel="00ED7096">
                <w:rPr>
                  <w:rFonts w:cs="Arial"/>
                  <w:b/>
                  <w:bCs/>
                  <w:sz w:val="20"/>
                  <w:szCs w:val="20"/>
                </w:rPr>
                <w:delText>Estimate the market demand for the technology across different use cases</w:delText>
              </w:r>
            </w:del>
          </w:p>
          <w:p w14:paraId="4D9D4D6D" w14:textId="3A361850" w:rsidR="00101D33" w:rsidRPr="00F84021" w:rsidDel="00ED7096" w:rsidRDefault="00101D33" w:rsidP="00101D33">
            <w:pPr>
              <w:pStyle w:val="ListParagraph"/>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del w:id="31" w:author="Adam Jenkins" w:date="2024-03-24T16:31:00Z"/>
                <w:rFonts w:cs="Microsoft Sans Serif"/>
                <w:iCs/>
                <w:sz w:val="20"/>
                <w:szCs w:val="20"/>
              </w:rPr>
            </w:pPr>
            <w:del w:id="32" w:author="Adam Jenkins" w:date="2024-03-24T16:31:00Z">
              <w:r w:rsidRPr="00F84021" w:rsidDel="00ED7096">
                <w:rPr>
                  <w:rFonts w:cs="Arial"/>
                  <w:sz w:val="20"/>
                  <w:szCs w:val="20"/>
                </w:rPr>
                <w:delText>we will undertake a market analysis to determine public attitudes towards ARNS, and demand for ARNS applications across different use cases. We will conduct an online survey of roughly 1,000 demographically and geographically representative Australian residents. The survey will ask participants about their attitudes towards ARNS, their willingness to trust the technology under different operational design domains (ODDs), and their preferences for using the technology under different contexts. Their responses will be used to estimate market demand for ARNS, with a particular focus on the tourism industry where autonomous houseboats are most likely to offer consumer benefits</w:delText>
              </w:r>
            </w:del>
          </w:p>
          <w:p w14:paraId="26B02AC3" w14:textId="2B52F1D2" w:rsidR="00101D33" w:rsidRPr="00F84021" w:rsidDel="00ED7096" w:rsidRDefault="00101D33" w:rsidP="00101D33">
            <w:pPr>
              <w:pStyle w:val="ListParagraph"/>
              <w:widowControl w:val="0"/>
              <w:numPr>
                <w:ilvl w:val="1"/>
                <w:numId w:val="42"/>
              </w:numPr>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del w:id="33" w:author="Adam Jenkins" w:date="2024-03-24T16:31:00Z"/>
                <w:rFonts w:cs="Microsoft Sans Serif"/>
                <w:b/>
                <w:bCs/>
                <w:iCs/>
                <w:sz w:val="20"/>
                <w:szCs w:val="20"/>
              </w:rPr>
            </w:pPr>
            <w:del w:id="34" w:author="Adam Jenkins" w:date="2024-03-24T16:31:00Z">
              <w:r w:rsidRPr="00F84021" w:rsidDel="00ED7096">
                <w:rPr>
                  <w:rFonts w:cs="Arial"/>
                  <w:b/>
                  <w:bCs/>
                  <w:sz w:val="20"/>
                  <w:szCs w:val="20"/>
                </w:rPr>
                <w:delText>Understand the broader economic, social and environmental impacts of the technology</w:delText>
              </w:r>
            </w:del>
          </w:p>
          <w:p w14:paraId="4F653E5A" w14:textId="49473217" w:rsidR="00101D33" w:rsidRPr="00F84021" w:rsidDel="00ED7096" w:rsidRDefault="00101D33" w:rsidP="00101D33">
            <w:pPr>
              <w:pStyle w:val="ListParagraph"/>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del w:id="35" w:author="Adam Jenkins" w:date="2024-03-24T16:31:00Z"/>
                <w:rFonts w:cs="Microsoft Sans Serif"/>
                <w:iCs/>
                <w:sz w:val="20"/>
                <w:szCs w:val="20"/>
              </w:rPr>
            </w:pPr>
            <w:del w:id="36" w:author="Adam Jenkins" w:date="2024-03-24T16:31:00Z">
              <w:r w:rsidRPr="00F84021" w:rsidDel="00ED7096">
                <w:rPr>
                  <w:rFonts w:cs="Arial"/>
                  <w:sz w:val="20"/>
                  <w:szCs w:val="20"/>
                </w:rPr>
                <w:delText>we will examine the potential economic, social and environmental impacts of ARNS technology across different use cases. For example, the greatest benefit of the technology is expected to be through improved safety by minimising scope for human error. The technology will likely offer other benefits, such as increased productivity through reductions in labour costs, and increased mobility and accessibility through reductions in transport costs. Note however that not all impacts are expected to be positive. For example, ARNS is likely to displace jobs that require a human to navigate the vehicle. We will undertake economic modelling (e.g. computable general equilibrium modelling) to assess and quantify different impacts, both positive and negative, across different use cases.</w:delText>
              </w:r>
            </w:del>
          </w:p>
          <w:p w14:paraId="4F345702" w14:textId="2A685CEC" w:rsidR="002E6829" w:rsidRPr="007C2D68" w:rsidRDefault="002E6829" w:rsidP="003639AA">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iCs/>
                <w:szCs w:val="20"/>
              </w:rPr>
            </w:pPr>
          </w:p>
          <w:p w14:paraId="0F1F0AAD" w14:textId="3E956C4F" w:rsidR="00462A45" w:rsidRPr="00574B6B" w:rsidRDefault="00B91423" w:rsidP="00574B6B">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b/>
                <w:bCs/>
                <w:iCs/>
                <w:szCs w:val="20"/>
              </w:rPr>
            </w:pPr>
            <w:r w:rsidRPr="00574B6B">
              <w:rPr>
                <w:rFonts w:cs="Microsoft Sans Serif"/>
                <w:b/>
                <w:bCs/>
                <w:iCs/>
                <w:szCs w:val="20"/>
              </w:rPr>
              <w:t>Research Team</w:t>
            </w:r>
          </w:p>
          <w:p w14:paraId="5C461AA9" w14:textId="37257D60" w:rsidR="00462A45" w:rsidRPr="007C2D68" w:rsidRDefault="00462A45" w:rsidP="003639AA">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iCs/>
                <w:szCs w:val="20"/>
              </w:rPr>
            </w:pPr>
            <w:r w:rsidRPr="007C2D68">
              <w:rPr>
                <w:rFonts w:cs="Microsoft Sans Serif"/>
                <w:b/>
                <w:bCs/>
                <w:iCs/>
                <w:szCs w:val="20"/>
              </w:rPr>
              <w:t>Ivan Lee</w:t>
            </w:r>
            <w:r w:rsidR="009B1E7E" w:rsidRPr="007C2D68">
              <w:rPr>
                <w:rFonts w:cs="Microsoft Sans Serif"/>
                <w:b/>
                <w:bCs/>
                <w:iCs/>
                <w:szCs w:val="20"/>
              </w:rPr>
              <w:t xml:space="preserve"> </w:t>
            </w:r>
            <w:r w:rsidR="009B1E7E" w:rsidRPr="007C2D68">
              <w:rPr>
                <w:rFonts w:cs="Microsoft Sans Serif"/>
                <w:iCs/>
                <w:szCs w:val="20"/>
              </w:rPr>
              <w:t xml:space="preserve">is the Technology Development Leader of the Sustainable Infrastructure and Resource Management (SIRM) research concentration at University of South Australia. He is a REDI Fellow in 2022/2023. He received BEng, </w:t>
            </w:r>
            <w:proofErr w:type="spellStart"/>
            <w:r w:rsidR="009B1E7E" w:rsidRPr="007C2D68">
              <w:rPr>
                <w:rFonts w:cs="Microsoft Sans Serif"/>
                <w:iCs/>
                <w:szCs w:val="20"/>
              </w:rPr>
              <w:t>MCom</w:t>
            </w:r>
            <w:proofErr w:type="spellEnd"/>
            <w:r w:rsidR="009B1E7E" w:rsidRPr="007C2D68">
              <w:rPr>
                <w:rFonts w:cs="Microsoft Sans Serif"/>
                <w:iCs/>
                <w:szCs w:val="20"/>
              </w:rPr>
              <w:t xml:space="preserve">, MER, and PhD degrees from the University of Sydney, Australia. He was a software development engineer at Cisco Systems, a software engineer at </w:t>
            </w:r>
            <w:proofErr w:type="spellStart"/>
            <w:r w:rsidR="009B1E7E" w:rsidRPr="007C2D68">
              <w:rPr>
                <w:rFonts w:cs="Microsoft Sans Serif"/>
                <w:iCs/>
                <w:szCs w:val="20"/>
              </w:rPr>
              <w:t>Remotek</w:t>
            </w:r>
            <w:proofErr w:type="spellEnd"/>
            <w:r w:rsidR="009B1E7E" w:rsidRPr="007C2D68">
              <w:rPr>
                <w:rFonts w:cs="Microsoft Sans Serif"/>
                <w:iCs/>
                <w:szCs w:val="20"/>
              </w:rPr>
              <w:t xml:space="preserve"> Corporation, and an Assistant Professor at Ryerson University. He is/was a Chief Investigator of 28 funded projects (15 as sole/lead investigator), include 4 national competitive grants (3 as sole/lead investigator) in Australia and in Canada.</w:t>
            </w:r>
          </w:p>
          <w:p w14:paraId="7B165DFD" w14:textId="3F95472D" w:rsidR="00462A45" w:rsidRPr="007C2D68" w:rsidRDefault="00462A45" w:rsidP="003639AA">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b/>
                <w:bCs/>
                <w:iCs/>
                <w:szCs w:val="20"/>
              </w:rPr>
            </w:pPr>
            <w:r w:rsidRPr="007C2D68">
              <w:rPr>
                <w:rFonts w:cs="Microsoft Sans Serif"/>
                <w:b/>
                <w:bCs/>
                <w:iCs/>
                <w:szCs w:val="20"/>
              </w:rPr>
              <w:t>Adam Jenkins</w:t>
            </w:r>
            <w:r w:rsidR="008E7842" w:rsidRPr="007C2D68">
              <w:rPr>
                <w:rFonts w:cs="Microsoft Sans Serif"/>
                <w:b/>
                <w:bCs/>
                <w:iCs/>
                <w:szCs w:val="20"/>
              </w:rPr>
              <w:t xml:space="preserve"> </w:t>
            </w:r>
            <w:r w:rsidR="008E7842" w:rsidRPr="007C2D68">
              <w:rPr>
                <w:rFonts w:cs="Microsoft Sans Serif"/>
                <w:iCs/>
                <w:szCs w:val="20"/>
              </w:rPr>
              <w:t xml:space="preserve">is a lecturer at the University of South Australia, deliver courses in programming, web development, and general "technology" courses covering current, past and future developments in technology. He was </w:t>
            </w:r>
            <w:proofErr w:type="spellStart"/>
            <w:r w:rsidR="008E7842" w:rsidRPr="007C2D68">
              <w:rPr>
                <w:rFonts w:cs="Microsoft Sans Serif"/>
                <w:iCs/>
                <w:szCs w:val="20"/>
              </w:rPr>
              <w:t>UniSA’s</w:t>
            </w:r>
            <w:proofErr w:type="spellEnd"/>
            <w:r w:rsidR="008E7842" w:rsidRPr="007C2D68">
              <w:rPr>
                <w:rFonts w:cs="Microsoft Sans Serif"/>
                <w:iCs/>
                <w:szCs w:val="20"/>
              </w:rPr>
              <w:t xml:space="preserve"> team lead of 2022 Maritime </w:t>
            </w:r>
            <w:proofErr w:type="spellStart"/>
            <w:r w:rsidR="008E7842" w:rsidRPr="007C2D68">
              <w:rPr>
                <w:rFonts w:cs="Microsoft Sans Serif"/>
                <w:iCs/>
                <w:szCs w:val="20"/>
              </w:rPr>
              <w:t>RobotX</w:t>
            </w:r>
            <w:proofErr w:type="spellEnd"/>
            <w:r w:rsidR="008E7842" w:rsidRPr="007C2D68">
              <w:rPr>
                <w:rFonts w:cs="Microsoft Sans Serif"/>
                <w:iCs/>
                <w:szCs w:val="20"/>
              </w:rPr>
              <w:t xml:space="preserve"> Challenge in </w:t>
            </w:r>
            <w:proofErr w:type="gramStart"/>
            <w:r w:rsidR="008E7842" w:rsidRPr="007C2D68">
              <w:rPr>
                <w:rFonts w:cs="Microsoft Sans Serif"/>
                <w:iCs/>
                <w:szCs w:val="20"/>
              </w:rPr>
              <w:t>Sydney, and</w:t>
            </w:r>
            <w:proofErr w:type="gramEnd"/>
            <w:r w:rsidR="008E7842" w:rsidRPr="007C2D68">
              <w:rPr>
                <w:rFonts w:cs="Microsoft Sans Serif"/>
                <w:iCs/>
                <w:szCs w:val="20"/>
              </w:rPr>
              <w:t xml:space="preserve"> won the Judges’ Special Awards on Closest to Average Award.</w:t>
            </w:r>
          </w:p>
          <w:p w14:paraId="5E1774F2" w14:textId="3447A8A3" w:rsidR="00301587" w:rsidRPr="007C2D68" w:rsidRDefault="00301587" w:rsidP="003639AA">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iCs/>
                <w:szCs w:val="20"/>
              </w:rPr>
            </w:pPr>
            <w:r w:rsidRPr="007C2D68">
              <w:rPr>
                <w:rFonts w:cs="Microsoft Sans Serif"/>
                <w:b/>
                <w:bCs/>
                <w:iCs/>
                <w:szCs w:val="20"/>
              </w:rPr>
              <w:t>Michelle Oppert</w:t>
            </w:r>
            <w:r w:rsidR="00126D76">
              <w:rPr>
                <w:rFonts w:cs="Microsoft Sans Serif"/>
                <w:b/>
                <w:bCs/>
                <w:iCs/>
                <w:szCs w:val="20"/>
              </w:rPr>
              <w:t xml:space="preserve"> </w:t>
            </w:r>
            <w:r w:rsidR="0034305E" w:rsidRPr="00126D76">
              <w:rPr>
                <w:rFonts w:cs="Microsoft Sans Serif"/>
                <w:iCs/>
                <w:szCs w:val="20"/>
              </w:rPr>
              <w:t>is an</w:t>
            </w:r>
            <w:r w:rsidR="007A64FD">
              <w:rPr>
                <w:rFonts w:cs="Microsoft Sans Serif"/>
                <w:iCs/>
                <w:szCs w:val="20"/>
              </w:rPr>
              <w:t xml:space="preserve"> early career</w:t>
            </w:r>
            <w:r w:rsidR="0034305E" w:rsidRPr="00126D76">
              <w:rPr>
                <w:rFonts w:cs="Microsoft Sans Serif"/>
                <w:iCs/>
                <w:szCs w:val="20"/>
              </w:rPr>
              <w:t xml:space="preserve"> applied researcher in the fields of human factors and organisational psychology</w:t>
            </w:r>
            <w:r w:rsidR="00126D76">
              <w:rPr>
                <w:rFonts w:cs="Microsoft Sans Serif"/>
                <w:iCs/>
                <w:szCs w:val="20"/>
              </w:rPr>
              <w:t>, with a focus on real-world outcomes through problem-solving</w:t>
            </w:r>
            <w:r w:rsidR="0034305E" w:rsidRPr="00126D76">
              <w:rPr>
                <w:rFonts w:cs="Microsoft Sans Serif"/>
                <w:iCs/>
                <w:szCs w:val="20"/>
              </w:rPr>
              <w:t xml:space="preserve">. </w:t>
            </w:r>
            <w:r w:rsidR="00126D76">
              <w:rPr>
                <w:rFonts w:cs="Microsoft Sans Serif"/>
                <w:iCs/>
                <w:szCs w:val="20"/>
              </w:rPr>
              <w:t>Presently a</w:t>
            </w:r>
            <w:r w:rsidR="0034305E" w:rsidRPr="00126D76">
              <w:rPr>
                <w:rFonts w:cs="Microsoft Sans Serif"/>
                <w:iCs/>
                <w:szCs w:val="20"/>
              </w:rPr>
              <w:t xml:space="preserve"> Research Associate in the Behaviour-Brain-Body </w:t>
            </w:r>
            <w:r w:rsidR="00126D76">
              <w:rPr>
                <w:rFonts w:cs="Microsoft Sans Serif"/>
                <w:iCs/>
                <w:szCs w:val="20"/>
              </w:rPr>
              <w:t xml:space="preserve">(BBB) </w:t>
            </w:r>
            <w:r w:rsidR="0034305E" w:rsidRPr="00126D76">
              <w:rPr>
                <w:rFonts w:cs="Microsoft Sans Serif"/>
                <w:iCs/>
                <w:szCs w:val="20"/>
              </w:rPr>
              <w:t>Research Centre at the University of South Australia</w:t>
            </w:r>
            <w:r w:rsidR="00126D76">
              <w:rPr>
                <w:rFonts w:cs="Microsoft Sans Serif"/>
                <w:iCs/>
                <w:szCs w:val="20"/>
              </w:rPr>
              <w:t xml:space="preserve">, </w:t>
            </w:r>
            <w:r w:rsidR="0034305E" w:rsidRPr="00126D76">
              <w:rPr>
                <w:rFonts w:cs="Microsoft Sans Serif"/>
                <w:iCs/>
                <w:szCs w:val="20"/>
              </w:rPr>
              <w:t xml:space="preserve">Michelle </w:t>
            </w:r>
            <w:r w:rsidR="00126D76">
              <w:rPr>
                <w:rFonts w:cs="Microsoft Sans Serif"/>
                <w:iCs/>
                <w:szCs w:val="20"/>
              </w:rPr>
              <w:t xml:space="preserve">has worked as an academic researcher since 2016 at the University of South Australia and the University of Queensland (UQ). She </w:t>
            </w:r>
            <w:r w:rsidR="0034305E" w:rsidRPr="00126D76">
              <w:rPr>
                <w:rFonts w:cs="Microsoft Sans Serif"/>
                <w:iCs/>
                <w:szCs w:val="20"/>
              </w:rPr>
              <w:t>received her PhD in 2023</w:t>
            </w:r>
            <w:r w:rsidR="00126D76">
              <w:rPr>
                <w:rFonts w:cs="Microsoft Sans Serif"/>
                <w:iCs/>
                <w:szCs w:val="20"/>
              </w:rPr>
              <w:t>, which explored creativity and the future of work, with engineering exemplars. She</w:t>
            </w:r>
            <w:r w:rsidR="0034305E" w:rsidRPr="00126D76">
              <w:rPr>
                <w:rFonts w:cs="Microsoft Sans Serif"/>
                <w:iCs/>
                <w:szCs w:val="20"/>
              </w:rPr>
              <w:t xml:space="preserve"> has demonstrated extensive mixed-methods research with various stakeholders, including </w:t>
            </w:r>
            <w:r w:rsidR="00126D76" w:rsidRPr="00126D76">
              <w:rPr>
                <w:rFonts w:cs="Microsoft Sans Serif"/>
                <w:iCs/>
                <w:szCs w:val="20"/>
              </w:rPr>
              <w:t>user experience</w:t>
            </w:r>
            <w:r w:rsidR="00126D76">
              <w:rPr>
                <w:rFonts w:cs="Microsoft Sans Serif"/>
                <w:iCs/>
                <w:szCs w:val="20"/>
              </w:rPr>
              <w:t xml:space="preserve"> research</w:t>
            </w:r>
            <w:r w:rsidR="00126D76" w:rsidRPr="00126D76">
              <w:rPr>
                <w:rFonts w:cs="Microsoft Sans Serif"/>
                <w:iCs/>
                <w:szCs w:val="20"/>
              </w:rPr>
              <w:t>.</w:t>
            </w:r>
            <w:r w:rsidR="00126D76">
              <w:rPr>
                <w:rFonts w:cs="Microsoft Sans Serif"/>
                <w:iCs/>
                <w:szCs w:val="20"/>
              </w:rPr>
              <w:t xml:space="preserve"> She has won awards for her work</w:t>
            </w:r>
            <w:r w:rsidR="007A64FD">
              <w:rPr>
                <w:rFonts w:cs="Microsoft Sans Serif"/>
                <w:iCs/>
                <w:szCs w:val="20"/>
              </w:rPr>
              <w:t xml:space="preserve"> </w:t>
            </w:r>
            <w:r w:rsidR="00126D76">
              <w:rPr>
                <w:rFonts w:cs="Microsoft Sans Serif"/>
                <w:iCs/>
                <w:szCs w:val="20"/>
              </w:rPr>
              <w:t xml:space="preserve">that exhibits </w:t>
            </w:r>
            <w:r w:rsidR="00126D76" w:rsidRPr="00126D76">
              <w:rPr>
                <w:rFonts w:cs="Microsoft Sans Serif"/>
                <w:i/>
                <w:szCs w:val="20"/>
              </w:rPr>
              <w:t>high quality and relevance</w:t>
            </w:r>
            <w:r w:rsidR="00126D76">
              <w:rPr>
                <w:rFonts w:cs="Microsoft Sans Serif"/>
                <w:iCs/>
                <w:szCs w:val="20"/>
              </w:rPr>
              <w:t xml:space="preserve"> (Engineers Australia). Michelle is also a member of the CROSSING International Research Lab (IRL) between French and South Australian universities. She is experienced in understanding stakeholders’ problems and working collaboratively with other disciplines to address sociotechnical problems and phenomena. </w:t>
            </w:r>
          </w:p>
          <w:p w14:paraId="73777BF1" w14:textId="0BF40560" w:rsidR="00301587" w:rsidRPr="007C2D68" w:rsidRDefault="00301587" w:rsidP="003639AA">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b/>
                <w:bCs/>
                <w:iCs/>
                <w:szCs w:val="20"/>
              </w:rPr>
            </w:pPr>
            <w:r w:rsidRPr="007C2D68">
              <w:rPr>
                <w:rFonts w:cs="Microsoft Sans Serif"/>
                <w:b/>
                <w:bCs/>
                <w:iCs/>
                <w:szCs w:val="20"/>
              </w:rPr>
              <w:t>Akshay Vij</w:t>
            </w:r>
            <w:r w:rsidR="00CA162B" w:rsidRPr="007C2D68">
              <w:rPr>
                <w:rFonts w:cs="Microsoft Sans Serif"/>
                <w:b/>
                <w:bCs/>
                <w:iCs/>
                <w:szCs w:val="20"/>
              </w:rPr>
              <w:t xml:space="preserve"> </w:t>
            </w:r>
            <w:r w:rsidR="00CA162B" w:rsidRPr="007C2D68">
              <w:rPr>
                <w:rFonts w:cs="Microsoft Sans Serif"/>
                <w:iCs/>
                <w:szCs w:val="20"/>
              </w:rPr>
              <w:t>holds a PhD in Civil and Environmental Engineering from the University of California (UC), Berkeley. Vij’s research has made significant contributions to the development of statistical methods for the study of human behaviour, and their application to transport and land use contexts. He has collaborated extensively with industry and government partners to conduct research that addresses major practical challenges facing the transport, urban and regional development sectors. These include the South Australian Department for Infrastructure and Transport (DIT); the Australian Housing and Urban Research Initiative (AHURI); and the Regional Australia Institute (RAI).</w:t>
            </w:r>
          </w:p>
          <w:p w14:paraId="6FA3613D" w14:textId="68EE20A7" w:rsidR="00462A45" w:rsidRDefault="00301587" w:rsidP="004272CF">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iCs/>
                <w:szCs w:val="20"/>
              </w:rPr>
            </w:pPr>
            <w:r w:rsidRPr="007C2D68">
              <w:rPr>
                <w:rFonts w:cs="Microsoft Sans Serif"/>
                <w:b/>
                <w:bCs/>
                <w:iCs/>
                <w:szCs w:val="20"/>
              </w:rPr>
              <w:t>Benoit Clement:</w:t>
            </w:r>
            <w:r w:rsidR="004272CF" w:rsidRPr="007C2D68">
              <w:rPr>
                <w:rFonts w:cs="Microsoft Sans Serif"/>
                <w:b/>
                <w:bCs/>
                <w:iCs/>
                <w:szCs w:val="20"/>
              </w:rPr>
              <w:t xml:space="preserve"> </w:t>
            </w:r>
            <w:r w:rsidR="004272CF" w:rsidRPr="007C2D68">
              <w:rPr>
                <w:rFonts w:cs="Microsoft Sans Serif"/>
                <w:iCs/>
                <w:szCs w:val="20"/>
              </w:rPr>
              <w:t>Benoit Clement is a Professor at ENSTA Bretagne (Brest, France). He is currently researcher withe CROSSING joint Research Lab between French CNRS and Sout</w:t>
            </w:r>
            <w:r w:rsidR="00A0200D">
              <w:rPr>
                <w:rFonts w:cs="Microsoft Sans Serif"/>
                <w:iCs/>
                <w:szCs w:val="20"/>
              </w:rPr>
              <w:t>h</w:t>
            </w:r>
            <w:r w:rsidR="004272CF" w:rsidRPr="007C2D68">
              <w:rPr>
                <w:rFonts w:cs="Microsoft Sans Serif"/>
                <w:iCs/>
                <w:szCs w:val="20"/>
              </w:rPr>
              <w:t xml:space="preserve"> Australia Universities (</w:t>
            </w:r>
            <w:proofErr w:type="spellStart"/>
            <w:r w:rsidR="004272CF" w:rsidRPr="007C2D68">
              <w:rPr>
                <w:rFonts w:cs="Microsoft Sans Serif"/>
                <w:iCs/>
                <w:szCs w:val="20"/>
              </w:rPr>
              <w:t>UniSA</w:t>
            </w:r>
            <w:proofErr w:type="spellEnd"/>
            <w:r w:rsidR="004272CF" w:rsidRPr="007C2D68">
              <w:rPr>
                <w:rFonts w:cs="Microsoft Sans Serif"/>
                <w:iCs/>
                <w:szCs w:val="20"/>
              </w:rPr>
              <w:t xml:space="preserve">, Uni of Adelaide and Flinders Uni). He has served as a member of IFAC technical committees on Robust Control </w:t>
            </w:r>
            <w:proofErr w:type="gramStart"/>
            <w:r w:rsidR="004272CF" w:rsidRPr="007C2D68">
              <w:rPr>
                <w:rFonts w:cs="Microsoft Sans Serif"/>
                <w:iCs/>
                <w:szCs w:val="20"/>
              </w:rPr>
              <w:t>and also</w:t>
            </w:r>
            <w:proofErr w:type="gramEnd"/>
            <w:r w:rsidR="004272CF" w:rsidRPr="007C2D68">
              <w:rPr>
                <w:rFonts w:cs="Microsoft Sans Serif"/>
                <w:iCs/>
                <w:szCs w:val="20"/>
              </w:rPr>
              <w:t xml:space="preserve"> on Marine Systems since 2020. His current research focuses including global optimization used for structured robust control applied to robotics, and machine learning for adaptive control.</w:t>
            </w:r>
          </w:p>
          <w:p w14:paraId="7BF8658E" w14:textId="5EDE0D52" w:rsidR="009679FC" w:rsidRDefault="00691B3F" w:rsidP="00691B3F">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iCs/>
                <w:szCs w:val="20"/>
              </w:rPr>
            </w:pPr>
            <w:r w:rsidRPr="00574B6B">
              <w:rPr>
                <w:rFonts w:cs="Microsoft Sans Serif"/>
                <w:b/>
                <w:bCs/>
                <w:iCs/>
                <w:szCs w:val="20"/>
              </w:rPr>
              <w:t>Christopher Chow</w:t>
            </w:r>
            <w:r w:rsidRPr="00691B3F">
              <w:rPr>
                <w:rFonts w:cs="Microsoft Sans Serif"/>
                <w:iCs/>
                <w:szCs w:val="20"/>
              </w:rPr>
              <w:t xml:space="preserve"> is the Director of Sustainable Infrastructure and Resource Management (SIRM)</w:t>
            </w:r>
            <w:r>
              <w:rPr>
                <w:rFonts w:cs="Microsoft Sans Serif"/>
                <w:iCs/>
                <w:szCs w:val="20"/>
              </w:rPr>
              <w:t xml:space="preserve"> </w:t>
            </w:r>
            <w:r w:rsidRPr="00691B3F">
              <w:rPr>
                <w:rFonts w:cs="Microsoft Sans Serif"/>
                <w:iCs/>
                <w:szCs w:val="20"/>
              </w:rPr>
              <w:t xml:space="preserve">research concentration. He is an industry sensor technology researcher with experience in coordinating a multi-disciplinary research team and specified in implementing research outcomes for industrial application. Chris brings in extensive experience as a research manager and leader of the Technology Approval Group (to evaluate new technologies through industry trials) from his former job at SA Water and is an expert in water quality sensor and the use of </w:t>
            </w:r>
            <w:r w:rsidRPr="00691B3F">
              <w:rPr>
                <w:rFonts w:cs="Microsoft Sans Serif"/>
                <w:iCs/>
                <w:szCs w:val="20"/>
              </w:rPr>
              <w:lastRenderedPageBreak/>
              <w:t>sensor to improve treatment process as a value-added output. During his 20 years in industry research, he has successfully obtained funding from different sources, Premier’s Science Research Fund, Water Research Australia (</w:t>
            </w:r>
            <w:proofErr w:type="spellStart"/>
            <w:r w:rsidRPr="00691B3F">
              <w:rPr>
                <w:rFonts w:cs="Microsoft Sans Serif"/>
                <w:iCs/>
                <w:szCs w:val="20"/>
              </w:rPr>
              <w:t>WaterRA</w:t>
            </w:r>
            <w:proofErr w:type="spellEnd"/>
            <w:r w:rsidRPr="00691B3F">
              <w:rPr>
                <w:rFonts w:cs="Microsoft Sans Serif"/>
                <w:iCs/>
                <w:szCs w:val="20"/>
              </w:rPr>
              <w:t xml:space="preserve">), CRC for Water Quality and Treatment (CRCWQT), American Water Works Association Research Foundation (AWWARF) and Australian Research Council (ARC) / 7 ARC Linkage Projects. </w:t>
            </w:r>
          </w:p>
          <w:p w14:paraId="25FAC4F0" w14:textId="4AB0E64B" w:rsidR="002E6829" w:rsidRPr="007C2D68" w:rsidRDefault="009679FC" w:rsidP="003639AA">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szCs w:val="20"/>
              </w:rPr>
            </w:pPr>
            <w:r w:rsidRPr="00574B6B">
              <w:rPr>
                <w:rFonts w:cs="Microsoft Sans Serif"/>
                <w:b/>
                <w:bCs/>
                <w:iCs/>
                <w:szCs w:val="20"/>
              </w:rPr>
              <w:t>Siobhan Banks</w:t>
            </w:r>
            <w:r w:rsidRPr="009679FC">
              <w:rPr>
                <w:rFonts w:cs="Microsoft Sans Serif"/>
                <w:iCs/>
                <w:szCs w:val="20"/>
              </w:rPr>
              <w:t xml:space="preserve"> is Director of the Behaviour-Brain-Body Research Centre. Her research sits at the nexus of biology, </w:t>
            </w:r>
            <w:proofErr w:type="gramStart"/>
            <w:r w:rsidRPr="009679FC">
              <w:rPr>
                <w:rFonts w:cs="Microsoft Sans Serif"/>
                <w:iCs/>
                <w:szCs w:val="20"/>
              </w:rPr>
              <w:t>behaviour</w:t>
            </w:r>
            <w:proofErr w:type="gramEnd"/>
            <w:r w:rsidRPr="009679FC">
              <w:rPr>
                <w:rFonts w:cs="Microsoft Sans Serif"/>
                <w:iCs/>
                <w:szCs w:val="20"/>
              </w:rPr>
              <w:t xml:space="preserve"> and technology. She works with 24/7 industries such as healthcare, transportation, </w:t>
            </w:r>
            <w:proofErr w:type="gramStart"/>
            <w:r w:rsidRPr="009679FC">
              <w:rPr>
                <w:rFonts w:cs="Microsoft Sans Serif"/>
                <w:iCs/>
                <w:szCs w:val="20"/>
              </w:rPr>
              <w:t>defence</w:t>
            </w:r>
            <w:proofErr w:type="gramEnd"/>
            <w:r w:rsidRPr="009679FC">
              <w:rPr>
                <w:rFonts w:cs="Microsoft Sans Serif"/>
                <w:iCs/>
                <w:szCs w:val="20"/>
              </w:rPr>
              <w:t xml:space="preserve"> and space to improve human factors and manage fatigue and stress to optimize performance and wellbeing. In recent years she has received over $11M in research funding, ranging from basic to applied research and in 2021 she was a finalist for the ADM Women in Defence Awards – R&amp;D Category.</w:t>
            </w:r>
          </w:p>
        </w:tc>
      </w:tr>
    </w:tbl>
    <w:p w14:paraId="74BE900D" w14:textId="77777777" w:rsidR="0018445B" w:rsidRPr="007C2D68" w:rsidRDefault="0018445B" w:rsidP="0018445B"/>
    <w:tbl>
      <w:tblPr>
        <w:tblW w:w="5000" w:type="pct"/>
        <w:tblBorders>
          <w:top w:val="nil"/>
          <w:left w:val="nil"/>
          <w:right w:val="nil"/>
        </w:tblBorders>
        <w:tblLayout w:type="fixed"/>
        <w:tblLook w:val="0000" w:firstRow="0" w:lastRow="0" w:firstColumn="0" w:lastColumn="0" w:noHBand="0" w:noVBand="0"/>
      </w:tblPr>
      <w:tblGrid>
        <w:gridCol w:w="10447"/>
      </w:tblGrid>
      <w:tr w:rsidR="0018445B" w:rsidRPr="007C2D68" w14:paraId="7148721D" w14:textId="77777777" w:rsidTr="00574B6B">
        <w:trPr>
          <w:trHeight w:val="397"/>
          <w:tblHeader/>
        </w:trPr>
        <w:tc>
          <w:tcPr>
            <w:tcW w:w="5000" w:type="pct"/>
            <w:tcBorders>
              <w:top w:val="single" w:sz="8" w:space="0" w:color="auto"/>
              <w:left w:val="single" w:sz="8" w:space="0" w:color="auto"/>
              <w:bottom w:val="single" w:sz="8" w:space="0" w:color="auto"/>
              <w:right w:val="single" w:sz="8" w:space="0" w:color="auto"/>
            </w:tcBorders>
            <w:shd w:val="clear" w:color="auto" w:fill="E0E0E0"/>
            <w:tcMar>
              <w:top w:w="100" w:type="nil"/>
              <w:left w:w="100" w:type="nil"/>
              <w:bottom w:w="100" w:type="nil"/>
              <w:right w:w="100" w:type="nil"/>
            </w:tcMar>
            <w:vAlign w:val="center"/>
          </w:tcPr>
          <w:p w14:paraId="4DA941A7" w14:textId="1A6EBA44" w:rsidR="0018445B" w:rsidRPr="007C2D68" w:rsidRDefault="00B9004A" w:rsidP="0018445B">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b/>
                <w:szCs w:val="20"/>
              </w:rPr>
            </w:pPr>
            <w:r w:rsidRPr="007C2D68">
              <w:rPr>
                <w:rFonts w:cs="Microsoft Sans Serif"/>
                <w:b/>
                <w:szCs w:val="20"/>
              </w:rPr>
              <w:lastRenderedPageBreak/>
              <w:t>4</w:t>
            </w:r>
            <w:r w:rsidR="0018445B" w:rsidRPr="007C2D68">
              <w:rPr>
                <w:rFonts w:cs="Microsoft Sans Serif"/>
                <w:b/>
                <w:szCs w:val="20"/>
              </w:rPr>
              <w:t>.4 Project Outputs and Milestones</w:t>
            </w:r>
          </w:p>
        </w:tc>
      </w:tr>
      <w:tr w:rsidR="0018445B" w:rsidRPr="007C2D68" w14:paraId="43816010" w14:textId="77777777" w:rsidTr="00574B6B">
        <w:trPr>
          <w:trHeight w:val="397"/>
          <w:tblHeader/>
        </w:trPr>
        <w:tc>
          <w:tcPr>
            <w:tcW w:w="5000" w:type="pct"/>
            <w:tcBorders>
              <w:top w:val="single" w:sz="8" w:space="0" w:color="auto"/>
              <w:left w:val="single" w:sz="8" w:space="0" w:color="auto"/>
              <w:bottom w:val="single" w:sz="8" w:space="0" w:color="auto"/>
              <w:right w:val="single" w:sz="8" w:space="0" w:color="auto"/>
            </w:tcBorders>
            <w:shd w:val="clear" w:color="auto" w:fill="auto"/>
            <w:tcMar>
              <w:top w:w="100" w:type="nil"/>
              <w:left w:w="100" w:type="nil"/>
              <w:bottom w:w="100" w:type="nil"/>
              <w:right w:w="100" w:type="nil"/>
            </w:tcMar>
            <w:vAlign w:val="center"/>
          </w:tcPr>
          <w:p w14:paraId="10AC0C2E" w14:textId="538E9F33" w:rsidR="00637CCB" w:rsidRPr="007C2D68" w:rsidRDefault="0060017D" w:rsidP="00637CCB">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iCs/>
                <w:szCs w:val="20"/>
              </w:rPr>
            </w:pPr>
            <w:r w:rsidRPr="007C2D68">
              <w:rPr>
                <w:rFonts w:cs="Microsoft Sans Serif"/>
                <w:iCs/>
                <w:szCs w:val="20"/>
              </w:rPr>
              <w:t xml:space="preserve">This project </w:t>
            </w:r>
            <w:r w:rsidR="00637CCB">
              <w:rPr>
                <w:rFonts w:cs="Microsoft Sans Serif"/>
                <w:iCs/>
                <w:szCs w:val="20"/>
              </w:rPr>
              <w:t>is designed to deliver a working system in two years, followed by one year to develop extended features:</w:t>
            </w:r>
          </w:p>
          <w:p w14:paraId="076DAC4F" w14:textId="7F7FA814" w:rsidR="001A2ED6" w:rsidRPr="007C2D68" w:rsidRDefault="00730494" w:rsidP="0018445B">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iCs/>
                <w:szCs w:val="20"/>
              </w:rPr>
            </w:pPr>
            <w:r w:rsidRPr="007C2D68">
              <w:rPr>
                <w:rFonts w:cs="Microsoft Sans Serif"/>
                <w:iCs/>
                <w:szCs w:val="20"/>
              </w:rPr>
              <w:t xml:space="preserve">Q2: </w:t>
            </w:r>
            <w:r w:rsidR="003A0915">
              <w:rPr>
                <w:rFonts w:cs="Microsoft Sans Serif"/>
                <w:iCs/>
                <w:szCs w:val="20"/>
              </w:rPr>
              <w:t>P</w:t>
            </w:r>
            <w:r w:rsidR="003A0915" w:rsidRPr="007C2D68">
              <w:rPr>
                <w:rFonts w:cs="Microsoft Sans Serif"/>
                <w:iCs/>
                <w:szCs w:val="20"/>
              </w:rPr>
              <w:t xml:space="preserve">rototype </w:t>
            </w:r>
            <w:r w:rsidRPr="007C2D68">
              <w:rPr>
                <w:rFonts w:cs="Microsoft Sans Serif"/>
                <w:iCs/>
                <w:szCs w:val="20"/>
              </w:rPr>
              <w:t>demonstration</w:t>
            </w:r>
          </w:p>
          <w:p w14:paraId="04D51F74" w14:textId="5F60097D" w:rsidR="00730494" w:rsidRPr="007C2D68" w:rsidRDefault="00730494" w:rsidP="0018445B">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iCs/>
                <w:szCs w:val="20"/>
              </w:rPr>
            </w:pPr>
            <w:r w:rsidRPr="007C2D68">
              <w:rPr>
                <w:rFonts w:cs="Microsoft Sans Serif"/>
                <w:iCs/>
                <w:szCs w:val="20"/>
              </w:rPr>
              <w:t xml:space="preserve">Q4: </w:t>
            </w:r>
            <w:r w:rsidR="003A0915">
              <w:rPr>
                <w:rFonts w:cs="Microsoft Sans Serif"/>
                <w:iCs/>
                <w:szCs w:val="20"/>
              </w:rPr>
              <w:t>M</w:t>
            </w:r>
            <w:r w:rsidR="003A0915" w:rsidRPr="007C2D68">
              <w:rPr>
                <w:rFonts w:cs="Microsoft Sans Serif"/>
                <w:iCs/>
                <w:szCs w:val="20"/>
              </w:rPr>
              <w:t xml:space="preserve">echanical </w:t>
            </w:r>
            <w:r w:rsidRPr="007C2D68">
              <w:rPr>
                <w:rFonts w:cs="Microsoft Sans Serif"/>
                <w:iCs/>
                <w:szCs w:val="20"/>
              </w:rPr>
              <w:t>design of autonomous houseboat control, dashboard design</w:t>
            </w:r>
          </w:p>
          <w:p w14:paraId="3422E5D7" w14:textId="0258F4EE" w:rsidR="00730494" w:rsidRPr="007C2D68" w:rsidRDefault="00730494" w:rsidP="0018445B">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iCs/>
                <w:szCs w:val="20"/>
              </w:rPr>
            </w:pPr>
            <w:r w:rsidRPr="007C2D68">
              <w:rPr>
                <w:rFonts w:cs="Microsoft Sans Serif"/>
                <w:iCs/>
                <w:szCs w:val="20"/>
              </w:rPr>
              <w:t xml:space="preserve">Q6: </w:t>
            </w:r>
            <w:r w:rsidR="003A0915">
              <w:rPr>
                <w:rFonts w:cs="Microsoft Sans Serif"/>
                <w:iCs/>
                <w:szCs w:val="20"/>
              </w:rPr>
              <w:t>A</w:t>
            </w:r>
            <w:r w:rsidR="003A0915" w:rsidRPr="007C2D68">
              <w:rPr>
                <w:rFonts w:cs="Microsoft Sans Serif"/>
                <w:iCs/>
                <w:szCs w:val="20"/>
              </w:rPr>
              <w:t xml:space="preserve">nalysis </w:t>
            </w:r>
            <w:r w:rsidRPr="007C2D68">
              <w:rPr>
                <w:rFonts w:cs="Microsoft Sans Serif"/>
                <w:iCs/>
                <w:szCs w:val="20"/>
              </w:rPr>
              <w:t>of user adoption on autonomous houseboat</w:t>
            </w:r>
          </w:p>
          <w:p w14:paraId="2457F124" w14:textId="29B8ECE2" w:rsidR="00730494" w:rsidRDefault="00730494" w:rsidP="0018445B">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iCs/>
                <w:szCs w:val="20"/>
              </w:rPr>
            </w:pPr>
            <w:r w:rsidRPr="007C2D68">
              <w:rPr>
                <w:rFonts w:cs="Microsoft Sans Serif"/>
                <w:iCs/>
                <w:szCs w:val="20"/>
              </w:rPr>
              <w:t xml:space="preserve">Q8: </w:t>
            </w:r>
            <w:r w:rsidR="003A0915">
              <w:rPr>
                <w:rFonts w:cs="Microsoft Sans Serif"/>
                <w:iCs/>
                <w:szCs w:val="20"/>
              </w:rPr>
              <w:t>S</w:t>
            </w:r>
            <w:r w:rsidRPr="007C2D68">
              <w:rPr>
                <w:rFonts w:cs="Microsoft Sans Serif"/>
                <w:iCs/>
                <w:szCs w:val="20"/>
              </w:rPr>
              <w:t>ensor system deployment, information visualization, full system testing</w:t>
            </w:r>
          </w:p>
          <w:p w14:paraId="0BEE833F" w14:textId="7B0B91D4" w:rsidR="003A0915" w:rsidRDefault="003A0915" w:rsidP="0018445B">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iCs/>
                <w:szCs w:val="20"/>
              </w:rPr>
            </w:pPr>
            <w:r>
              <w:rPr>
                <w:rFonts w:cs="Microsoft Sans Serif"/>
                <w:iCs/>
                <w:szCs w:val="20"/>
              </w:rPr>
              <w:t>Q8: Human factor analysis</w:t>
            </w:r>
          </w:p>
          <w:p w14:paraId="1C80D81D" w14:textId="2272D4D8" w:rsidR="003A0915" w:rsidRPr="007C2D68" w:rsidRDefault="003A0915" w:rsidP="0018445B">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iCs/>
                <w:szCs w:val="20"/>
              </w:rPr>
            </w:pPr>
            <w:r>
              <w:rPr>
                <w:rFonts w:cs="Microsoft Sans Serif"/>
                <w:iCs/>
                <w:szCs w:val="20"/>
              </w:rPr>
              <w:t>Q12: Business analysis</w:t>
            </w:r>
          </w:p>
          <w:p w14:paraId="650626AB" w14:textId="5CB01F7F" w:rsidR="003A0915" w:rsidRDefault="00730494" w:rsidP="0018445B">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iCs/>
                <w:szCs w:val="20"/>
              </w:rPr>
            </w:pPr>
            <w:r w:rsidRPr="007C2D68">
              <w:rPr>
                <w:rFonts w:cs="Microsoft Sans Serif"/>
                <w:iCs/>
                <w:szCs w:val="20"/>
              </w:rPr>
              <w:t>Q12: Navigation system, object detection, human factor analysis, final project delivery</w:t>
            </w:r>
          </w:p>
          <w:p w14:paraId="75FE424C" w14:textId="77777777" w:rsidR="00101D33" w:rsidRPr="007C2D68" w:rsidRDefault="00101D33" w:rsidP="00101D33">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iCs/>
                <w:szCs w:val="20"/>
              </w:rPr>
            </w:pPr>
          </w:p>
          <w:tbl>
            <w:tblPr>
              <w:tblW w:w="10221" w:type="dxa"/>
              <w:tblLayout w:type="fixed"/>
              <w:tblLook w:val="04A0" w:firstRow="1" w:lastRow="0" w:firstColumn="1" w:lastColumn="0" w:noHBand="0" w:noVBand="1"/>
            </w:tblPr>
            <w:tblGrid>
              <w:gridCol w:w="4230"/>
              <w:gridCol w:w="499"/>
              <w:gridCol w:w="499"/>
              <w:gridCol w:w="499"/>
              <w:gridCol w:w="500"/>
              <w:gridCol w:w="499"/>
              <w:gridCol w:w="499"/>
              <w:gridCol w:w="499"/>
              <w:gridCol w:w="500"/>
              <w:gridCol w:w="499"/>
              <w:gridCol w:w="499"/>
              <w:gridCol w:w="499"/>
              <w:gridCol w:w="500"/>
            </w:tblGrid>
            <w:tr w:rsidR="00101D33" w:rsidRPr="007C2D68" w14:paraId="12E4224A" w14:textId="77777777" w:rsidTr="00574B6B">
              <w:trPr>
                <w:trHeight w:val="294"/>
              </w:trPr>
              <w:tc>
                <w:tcPr>
                  <w:tcW w:w="42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424A42"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Task</w:t>
                  </w:r>
                </w:p>
              </w:tc>
              <w:tc>
                <w:tcPr>
                  <w:tcW w:w="499" w:type="dxa"/>
                  <w:tcBorders>
                    <w:top w:val="single" w:sz="4" w:space="0" w:color="auto"/>
                    <w:left w:val="nil"/>
                    <w:bottom w:val="single" w:sz="4" w:space="0" w:color="auto"/>
                    <w:right w:val="single" w:sz="4" w:space="0" w:color="auto"/>
                  </w:tcBorders>
                  <w:shd w:val="clear" w:color="auto" w:fill="auto"/>
                  <w:noWrap/>
                  <w:vAlign w:val="bottom"/>
                  <w:hideMark/>
                </w:tcPr>
                <w:p w14:paraId="28278824" w14:textId="77777777" w:rsidR="00101D33" w:rsidRPr="00574B6B" w:rsidRDefault="00101D33" w:rsidP="00101D33">
                  <w:pPr>
                    <w:spacing w:before="0" w:after="0"/>
                    <w:jc w:val="center"/>
                    <w:rPr>
                      <w:rFonts w:ascii="Calibri" w:eastAsia="Times New Roman" w:hAnsi="Calibri" w:cs="Calibri"/>
                      <w:color w:val="000000"/>
                      <w:sz w:val="16"/>
                      <w:szCs w:val="16"/>
                      <w:lang w:eastAsia="zh-CN"/>
                    </w:rPr>
                  </w:pPr>
                  <w:r w:rsidRPr="00574B6B">
                    <w:rPr>
                      <w:rFonts w:ascii="Calibri" w:eastAsia="Times New Roman" w:hAnsi="Calibri" w:cs="Calibri"/>
                      <w:color w:val="000000"/>
                      <w:sz w:val="16"/>
                      <w:szCs w:val="16"/>
                      <w:lang w:eastAsia="zh-CN"/>
                    </w:rPr>
                    <w:t>Q1</w:t>
                  </w:r>
                </w:p>
              </w:tc>
              <w:tc>
                <w:tcPr>
                  <w:tcW w:w="499" w:type="dxa"/>
                  <w:tcBorders>
                    <w:top w:val="single" w:sz="4" w:space="0" w:color="auto"/>
                    <w:left w:val="nil"/>
                    <w:bottom w:val="single" w:sz="4" w:space="0" w:color="auto"/>
                    <w:right w:val="single" w:sz="4" w:space="0" w:color="auto"/>
                  </w:tcBorders>
                  <w:shd w:val="clear" w:color="auto" w:fill="auto"/>
                  <w:noWrap/>
                  <w:vAlign w:val="bottom"/>
                  <w:hideMark/>
                </w:tcPr>
                <w:p w14:paraId="0F9E8F78" w14:textId="77777777" w:rsidR="00101D33" w:rsidRPr="00574B6B" w:rsidRDefault="00101D33" w:rsidP="00101D33">
                  <w:pPr>
                    <w:spacing w:before="0" w:after="0"/>
                    <w:jc w:val="center"/>
                    <w:rPr>
                      <w:rFonts w:ascii="Calibri" w:eastAsia="Times New Roman" w:hAnsi="Calibri" w:cs="Calibri"/>
                      <w:color w:val="000000"/>
                      <w:sz w:val="16"/>
                      <w:szCs w:val="16"/>
                      <w:lang w:eastAsia="zh-CN"/>
                    </w:rPr>
                  </w:pPr>
                  <w:r w:rsidRPr="00574B6B">
                    <w:rPr>
                      <w:rFonts w:ascii="Calibri" w:eastAsia="Times New Roman" w:hAnsi="Calibri" w:cs="Calibri"/>
                      <w:color w:val="000000"/>
                      <w:sz w:val="16"/>
                      <w:szCs w:val="16"/>
                      <w:lang w:eastAsia="zh-CN"/>
                    </w:rPr>
                    <w:t>Q2</w:t>
                  </w:r>
                </w:p>
              </w:tc>
              <w:tc>
                <w:tcPr>
                  <w:tcW w:w="499" w:type="dxa"/>
                  <w:tcBorders>
                    <w:top w:val="single" w:sz="4" w:space="0" w:color="auto"/>
                    <w:left w:val="nil"/>
                    <w:bottom w:val="single" w:sz="4" w:space="0" w:color="auto"/>
                    <w:right w:val="single" w:sz="4" w:space="0" w:color="auto"/>
                  </w:tcBorders>
                  <w:shd w:val="clear" w:color="auto" w:fill="auto"/>
                  <w:noWrap/>
                  <w:vAlign w:val="bottom"/>
                  <w:hideMark/>
                </w:tcPr>
                <w:p w14:paraId="50F29F85" w14:textId="77777777" w:rsidR="00101D33" w:rsidRPr="00574B6B" w:rsidRDefault="00101D33" w:rsidP="00101D33">
                  <w:pPr>
                    <w:spacing w:before="0" w:after="0"/>
                    <w:jc w:val="center"/>
                    <w:rPr>
                      <w:rFonts w:ascii="Calibri" w:eastAsia="Times New Roman" w:hAnsi="Calibri" w:cs="Calibri"/>
                      <w:color w:val="000000"/>
                      <w:sz w:val="16"/>
                      <w:szCs w:val="16"/>
                      <w:lang w:eastAsia="zh-CN"/>
                    </w:rPr>
                  </w:pPr>
                  <w:r w:rsidRPr="00574B6B">
                    <w:rPr>
                      <w:rFonts w:ascii="Calibri" w:eastAsia="Times New Roman" w:hAnsi="Calibri" w:cs="Calibri"/>
                      <w:color w:val="000000"/>
                      <w:sz w:val="16"/>
                      <w:szCs w:val="16"/>
                      <w:lang w:eastAsia="zh-CN"/>
                    </w:rPr>
                    <w:t>Q3</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06DEA29D" w14:textId="77777777" w:rsidR="00101D33" w:rsidRPr="00574B6B" w:rsidRDefault="00101D33" w:rsidP="00101D33">
                  <w:pPr>
                    <w:spacing w:before="0" w:after="0"/>
                    <w:jc w:val="center"/>
                    <w:rPr>
                      <w:rFonts w:ascii="Calibri" w:eastAsia="Times New Roman" w:hAnsi="Calibri" w:cs="Calibri"/>
                      <w:color w:val="000000"/>
                      <w:sz w:val="16"/>
                      <w:szCs w:val="16"/>
                      <w:lang w:eastAsia="zh-CN"/>
                    </w:rPr>
                  </w:pPr>
                  <w:r w:rsidRPr="00574B6B">
                    <w:rPr>
                      <w:rFonts w:ascii="Calibri" w:eastAsia="Times New Roman" w:hAnsi="Calibri" w:cs="Calibri"/>
                      <w:color w:val="000000"/>
                      <w:sz w:val="16"/>
                      <w:szCs w:val="16"/>
                      <w:lang w:eastAsia="zh-CN"/>
                    </w:rPr>
                    <w:t>Q4</w:t>
                  </w:r>
                </w:p>
              </w:tc>
              <w:tc>
                <w:tcPr>
                  <w:tcW w:w="499" w:type="dxa"/>
                  <w:tcBorders>
                    <w:top w:val="single" w:sz="4" w:space="0" w:color="auto"/>
                    <w:left w:val="nil"/>
                    <w:bottom w:val="single" w:sz="4" w:space="0" w:color="auto"/>
                    <w:right w:val="single" w:sz="4" w:space="0" w:color="auto"/>
                  </w:tcBorders>
                  <w:shd w:val="clear" w:color="auto" w:fill="auto"/>
                  <w:noWrap/>
                  <w:vAlign w:val="bottom"/>
                  <w:hideMark/>
                </w:tcPr>
                <w:p w14:paraId="261106BA" w14:textId="77777777" w:rsidR="00101D33" w:rsidRPr="00574B6B" w:rsidRDefault="00101D33" w:rsidP="00101D33">
                  <w:pPr>
                    <w:spacing w:before="0" w:after="0"/>
                    <w:jc w:val="center"/>
                    <w:rPr>
                      <w:rFonts w:ascii="Calibri" w:eastAsia="Times New Roman" w:hAnsi="Calibri" w:cs="Calibri"/>
                      <w:color w:val="000000"/>
                      <w:sz w:val="16"/>
                      <w:szCs w:val="16"/>
                      <w:lang w:eastAsia="zh-CN"/>
                    </w:rPr>
                  </w:pPr>
                  <w:r w:rsidRPr="00574B6B">
                    <w:rPr>
                      <w:rFonts w:ascii="Calibri" w:eastAsia="Times New Roman" w:hAnsi="Calibri" w:cs="Calibri"/>
                      <w:color w:val="000000"/>
                      <w:sz w:val="16"/>
                      <w:szCs w:val="16"/>
                      <w:lang w:eastAsia="zh-CN"/>
                    </w:rPr>
                    <w:t>Q5</w:t>
                  </w:r>
                </w:p>
              </w:tc>
              <w:tc>
                <w:tcPr>
                  <w:tcW w:w="499" w:type="dxa"/>
                  <w:tcBorders>
                    <w:top w:val="single" w:sz="4" w:space="0" w:color="auto"/>
                    <w:left w:val="nil"/>
                    <w:bottom w:val="single" w:sz="4" w:space="0" w:color="auto"/>
                    <w:right w:val="single" w:sz="4" w:space="0" w:color="auto"/>
                  </w:tcBorders>
                  <w:shd w:val="clear" w:color="auto" w:fill="auto"/>
                  <w:noWrap/>
                  <w:vAlign w:val="bottom"/>
                  <w:hideMark/>
                </w:tcPr>
                <w:p w14:paraId="763BCF0E" w14:textId="77777777" w:rsidR="00101D33" w:rsidRPr="00574B6B" w:rsidRDefault="00101D33" w:rsidP="00101D33">
                  <w:pPr>
                    <w:spacing w:before="0" w:after="0"/>
                    <w:jc w:val="center"/>
                    <w:rPr>
                      <w:rFonts w:ascii="Calibri" w:eastAsia="Times New Roman" w:hAnsi="Calibri" w:cs="Calibri"/>
                      <w:color w:val="000000"/>
                      <w:sz w:val="16"/>
                      <w:szCs w:val="16"/>
                      <w:lang w:eastAsia="zh-CN"/>
                    </w:rPr>
                  </w:pPr>
                  <w:r w:rsidRPr="00574B6B">
                    <w:rPr>
                      <w:rFonts w:ascii="Calibri" w:eastAsia="Times New Roman" w:hAnsi="Calibri" w:cs="Calibri"/>
                      <w:color w:val="000000"/>
                      <w:sz w:val="16"/>
                      <w:szCs w:val="16"/>
                      <w:lang w:eastAsia="zh-CN"/>
                    </w:rPr>
                    <w:t>Q6</w:t>
                  </w:r>
                </w:p>
              </w:tc>
              <w:tc>
                <w:tcPr>
                  <w:tcW w:w="499" w:type="dxa"/>
                  <w:tcBorders>
                    <w:top w:val="single" w:sz="4" w:space="0" w:color="auto"/>
                    <w:left w:val="nil"/>
                    <w:bottom w:val="single" w:sz="4" w:space="0" w:color="auto"/>
                    <w:right w:val="single" w:sz="4" w:space="0" w:color="auto"/>
                  </w:tcBorders>
                  <w:shd w:val="clear" w:color="auto" w:fill="auto"/>
                  <w:noWrap/>
                  <w:vAlign w:val="bottom"/>
                  <w:hideMark/>
                </w:tcPr>
                <w:p w14:paraId="6F8342D8" w14:textId="77777777" w:rsidR="00101D33" w:rsidRPr="00574B6B" w:rsidRDefault="00101D33" w:rsidP="00101D33">
                  <w:pPr>
                    <w:spacing w:before="0" w:after="0"/>
                    <w:jc w:val="center"/>
                    <w:rPr>
                      <w:rFonts w:ascii="Calibri" w:eastAsia="Times New Roman" w:hAnsi="Calibri" w:cs="Calibri"/>
                      <w:color w:val="000000"/>
                      <w:sz w:val="16"/>
                      <w:szCs w:val="16"/>
                      <w:lang w:eastAsia="zh-CN"/>
                    </w:rPr>
                  </w:pPr>
                  <w:r w:rsidRPr="00574B6B">
                    <w:rPr>
                      <w:rFonts w:ascii="Calibri" w:eastAsia="Times New Roman" w:hAnsi="Calibri" w:cs="Calibri"/>
                      <w:color w:val="000000"/>
                      <w:sz w:val="16"/>
                      <w:szCs w:val="16"/>
                      <w:lang w:eastAsia="zh-CN"/>
                    </w:rPr>
                    <w:t>Q7</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19A854ED" w14:textId="77777777" w:rsidR="00101D33" w:rsidRPr="00574B6B" w:rsidRDefault="00101D33" w:rsidP="00101D33">
                  <w:pPr>
                    <w:spacing w:before="0" w:after="0"/>
                    <w:jc w:val="center"/>
                    <w:rPr>
                      <w:rFonts w:ascii="Calibri" w:eastAsia="Times New Roman" w:hAnsi="Calibri" w:cs="Calibri"/>
                      <w:color w:val="000000"/>
                      <w:sz w:val="16"/>
                      <w:szCs w:val="16"/>
                      <w:lang w:eastAsia="zh-CN"/>
                    </w:rPr>
                  </w:pPr>
                  <w:r w:rsidRPr="00574B6B">
                    <w:rPr>
                      <w:rFonts w:ascii="Calibri" w:eastAsia="Times New Roman" w:hAnsi="Calibri" w:cs="Calibri"/>
                      <w:color w:val="000000"/>
                      <w:sz w:val="16"/>
                      <w:szCs w:val="16"/>
                      <w:lang w:eastAsia="zh-CN"/>
                    </w:rPr>
                    <w:t>Q8</w:t>
                  </w:r>
                </w:p>
              </w:tc>
              <w:tc>
                <w:tcPr>
                  <w:tcW w:w="499" w:type="dxa"/>
                  <w:tcBorders>
                    <w:top w:val="single" w:sz="4" w:space="0" w:color="auto"/>
                    <w:left w:val="nil"/>
                    <w:bottom w:val="single" w:sz="4" w:space="0" w:color="auto"/>
                    <w:right w:val="single" w:sz="4" w:space="0" w:color="auto"/>
                  </w:tcBorders>
                  <w:shd w:val="clear" w:color="auto" w:fill="auto"/>
                  <w:noWrap/>
                  <w:vAlign w:val="bottom"/>
                  <w:hideMark/>
                </w:tcPr>
                <w:p w14:paraId="69CED6B2" w14:textId="77777777" w:rsidR="00101D33" w:rsidRPr="00574B6B" w:rsidRDefault="00101D33" w:rsidP="00101D33">
                  <w:pPr>
                    <w:spacing w:before="0" w:after="0"/>
                    <w:jc w:val="center"/>
                    <w:rPr>
                      <w:rFonts w:ascii="Calibri" w:eastAsia="Times New Roman" w:hAnsi="Calibri" w:cs="Calibri"/>
                      <w:color w:val="000000"/>
                      <w:sz w:val="16"/>
                      <w:szCs w:val="16"/>
                      <w:lang w:eastAsia="zh-CN"/>
                    </w:rPr>
                  </w:pPr>
                  <w:r w:rsidRPr="00574B6B">
                    <w:rPr>
                      <w:rFonts w:ascii="Calibri" w:eastAsia="Times New Roman" w:hAnsi="Calibri" w:cs="Calibri"/>
                      <w:color w:val="000000"/>
                      <w:sz w:val="16"/>
                      <w:szCs w:val="16"/>
                      <w:lang w:eastAsia="zh-CN"/>
                    </w:rPr>
                    <w:t>Q9</w:t>
                  </w:r>
                </w:p>
              </w:tc>
              <w:tc>
                <w:tcPr>
                  <w:tcW w:w="499" w:type="dxa"/>
                  <w:tcBorders>
                    <w:top w:val="single" w:sz="4" w:space="0" w:color="auto"/>
                    <w:left w:val="nil"/>
                    <w:bottom w:val="single" w:sz="4" w:space="0" w:color="auto"/>
                    <w:right w:val="single" w:sz="4" w:space="0" w:color="auto"/>
                  </w:tcBorders>
                  <w:shd w:val="clear" w:color="auto" w:fill="auto"/>
                  <w:noWrap/>
                  <w:vAlign w:val="bottom"/>
                  <w:hideMark/>
                </w:tcPr>
                <w:p w14:paraId="3F0F5942" w14:textId="77777777" w:rsidR="00101D33" w:rsidRPr="00574B6B" w:rsidRDefault="00101D33" w:rsidP="00101D33">
                  <w:pPr>
                    <w:spacing w:before="0" w:after="0"/>
                    <w:jc w:val="center"/>
                    <w:rPr>
                      <w:rFonts w:ascii="Calibri" w:eastAsia="Times New Roman" w:hAnsi="Calibri" w:cs="Calibri"/>
                      <w:color w:val="000000"/>
                      <w:sz w:val="16"/>
                      <w:szCs w:val="16"/>
                      <w:lang w:eastAsia="zh-CN"/>
                    </w:rPr>
                  </w:pPr>
                  <w:r w:rsidRPr="00574B6B">
                    <w:rPr>
                      <w:rFonts w:ascii="Calibri" w:eastAsia="Times New Roman" w:hAnsi="Calibri" w:cs="Calibri"/>
                      <w:color w:val="000000"/>
                      <w:sz w:val="16"/>
                      <w:szCs w:val="16"/>
                      <w:lang w:eastAsia="zh-CN"/>
                    </w:rPr>
                    <w:t>Q10</w:t>
                  </w:r>
                </w:p>
              </w:tc>
              <w:tc>
                <w:tcPr>
                  <w:tcW w:w="499" w:type="dxa"/>
                  <w:tcBorders>
                    <w:top w:val="single" w:sz="4" w:space="0" w:color="auto"/>
                    <w:left w:val="nil"/>
                    <w:bottom w:val="single" w:sz="4" w:space="0" w:color="auto"/>
                    <w:right w:val="single" w:sz="4" w:space="0" w:color="auto"/>
                  </w:tcBorders>
                  <w:shd w:val="clear" w:color="auto" w:fill="auto"/>
                  <w:noWrap/>
                  <w:vAlign w:val="bottom"/>
                  <w:hideMark/>
                </w:tcPr>
                <w:p w14:paraId="4AE016B6" w14:textId="77777777" w:rsidR="00101D33" w:rsidRPr="00574B6B" w:rsidRDefault="00101D33" w:rsidP="00101D33">
                  <w:pPr>
                    <w:spacing w:before="0" w:after="0"/>
                    <w:jc w:val="center"/>
                    <w:rPr>
                      <w:rFonts w:ascii="Calibri" w:eastAsia="Times New Roman" w:hAnsi="Calibri" w:cs="Calibri"/>
                      <w:color w:val="000000"/>
                      <w:sz w:val="16"/>
                      <w:szCs w:val="16"/>
                      <w:lang w:eastAsia="zh-CN"/>
                    </w:rPr>
                  </w:pPr>
                  <w:r w:rsidRPr="00574B6B">
                    <w:rPr>
                      <w:rFonts w:ascii="Calibri" w:eastAsia="Times New Roman" w:hAnsi="Calibri" w:cs="Calibri"/>
                      <w:color w:val="000000"/>
                      <w:sz w:val="16"/>
                      <w:szCs w:val="16"/>
                      <w:lang w:eastAsia="zh-CN"/>
                    </w:rPr>
                    <w:t>Q11</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11D426E0" w14:textId="77777777" w:rsidR="00101D33" w:rsidRPr="00574B6B" w:rsidRDefault="00101D33" w:rsidP="00101D33">
                  <w:pPr>
                    <w:spacing w:before="0" w:after="0"/>
                    <w:jc w:val="center"/>
                    <w:rPr>
                      <w:rFonts w:ascii="Calibri" w:eastAsia="Times New Roman" w:hAnsi="Calibri" w:cs="Calibri"/>
                      <w:color w:val="000000"/>
                      <w:sz w:val="16"/>
                      <w:szCs w:val="16"/>
                      <w:lang w:eastAsia="zh-CN"/>
                    </w:rPr>
                  </w:pPr>
                  <w:r w:rsidRPr="00574B6B">
                    <w:rPr>
                      <w:rFonts w:ascii="Calibri" w:eastAsia="Times New Roman" w:hAnsi="Calibri" w:cs="Calibri"/>
                      <w:color w:val="000000"/>
                      <w:sz w:val="16"/>
                      <w:szCs w:val="16"/>
                      <w:lang w:eastAsia="zh-CN"/>
                    </w:rPr>
                    <w:t>Q12</w:t>
                  </w:r>
                </w:p>
              </w:tc>
            </w:tr>
            <w:tr w:rsidR="00101D33" w:rsidRPr="007C2D68" w14:paraId="61B3F36A" w14:textId="77777777" w:rsidTr="00574B6B">
              <w:trPr>
                <w:trHeight w:val="294"/>
              </w:trPr>
              <w:tc>
                <w:tcPr>
                  <w:tcW w:w="4230" w:type="dxa"/>
                  <w:tcBorders>
                    <w:top w:val="nil"/>
                    <w:left w:val="single" w:sz="4" w:space="0" w:color="auto"/>
                    <w:bottom w:val="single" w:sz="4" w:space="0" w:color="auto"/>
                    <w:right w:val="single" w:sz="4" w:space="0" w:color="auto"/>
                  </w:tcBorders>
                  <w:shd w:val="clear" w:color="auto" w:fill="auto"/>
                  <w:noWrap/>
                  <w:vAlign w:val="center"/>
                  <w:hideMark/>
                </w:tcPr>
                <w:p w14:paraId="55042C3A" w14:textId="77777777" w:rsidR="00101D33" w:rsidRPr="007C2D68" w:rsidRDefault="00101D33" w:rsidP="00101D33">
                  <w:pPr>
                    <w:spacing w:before="0" w:after="0"/>
                    <w:rPr>
                      <w:rFonts w:ascii="Calibri" w:eastAsia="Times New Roman" w:hAnsi="Calibri" w:cs="Calibri"/>
                      <w:b/>
                      <w:bCs/>
                      <w:color w:val="000000"/>
                      <w:szCs w:val="22"/>
                      <w:lang w:eastAsia="zh-CN"/>
                    </w:rPr>
                  </w:pPr>
                  <w:r w:rsidRPr="007C2D68">
                    <w:rPr>
                      <w:rFonts w:ascii="Calibri" w:eastAsia="Times New Roman" w:hAnsi="Calibri" w:cs="Calibri"/>
                      <w:b/>
                      <w:bCs/>
                      <w:color w:val="000000"/>
                      <w:szCs w:val="22"/>
                      <w:lang w:eastAsia="zh-CN"/>
                    </w:rPr>
                    <w:t>Autonomous boat control</w:t>
                  </w:r>
                </w:p>
              </w:tc>
              <w:tc>
                <w:tcPr>
                  <w:tcW w:w="499" w:type="dxa"/>
                  <w:tcBorders>
                    <w:top w:val="nil"/>
                    <w:left w:val="nil"/>
                    <w:bottom w:val="single" w:sz="4" w:space="0" w:color="auto"/>
                    <w:right w:val="single" w:sz="4" w:space="0" w:color="auto"/>
                  </w:tcBorders>
                  <w:shd w:val="clear" w:color="auto" w:fill="auto"/>
                  <w:noWrap/>
                  <w:vAlign w:val="bottom"/>
                  <w:hideMark/>
                </w:tcPr>
                <w:p w14:paraId="1C218184"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4C7273A1"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5DCAB6B0"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500" w:type="dxa"/>
                  <w:tcBorders>
                    <w:top w:val="nil"/>
                    <w:left w:val="nil"/>
                    <w:bottom w:val="single" w:sz="4" w:space="0" w:color="auto"/>
                    <w:right w:val="single" w:sz="4" w:space="0" w:color="auto"/>
                  </w:tcBorders>
                  <w:shd w:val="clear" w:color="auto" w:fill="auto"/>
                  <w:noWrap/>
                  <w:vAlign w:val="bottom"/>
                  <w:hideMark/>
                </w:tcPr>
                <w:p w14:paraId="44CF578D"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615E9F5A"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06142574"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4DED79E1"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500" w:type="dxa"/>
                  <w:tcBorders>
                    <w:top w:val="nil"/>
                    <w:left w:val="nil"/>
                    <w:bottom w:val="single" w:sz="4" w:space="0" w:color="auto"/>
                    <w:right w:val="single" w:sz="4" w:space="0" w:color="auto"/>
                  </w:tcBorders>
                  <w:shd w:val="clear" w:color="auto" w:fill="auto"/>
                  <w:noWrap/>
                  <w:vAlign w:val="bottom"/>
                  <w:hideMark/>
                </w:tcPr>
                <w:p w14:paraId="2A69830F"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2CD59384"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18890A38"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5C59C2F6"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500" w:type="dxa"/>
                  <w:tcBorders>
                    <w:top w:val="nil"/>
                    <w:left w:val="nil"/>
                    <w:bottom w:val="single" w:sz="4" w:space="0" w:color="auto"/>
                    <w:right w:val="single" w:sz="4" w:space="0" w:color="auto"/>
                  </w:tcBorders>
                  <w:shd w:val="clear" w:color="auto" w:fill="auto"/>
                  <w:noWrap/>
                  <w:vAlign w:val="bottom"/>
                  <w:hideMark/>
                </w:tcPr>
                <w:p w14:paraId="7A992F2E"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r>
            <w:tr w:rsidR="00101D33" w:rsidRPr="007C2D68" w14:paraId="2FFD2883" w14:textId="77777777" w:rsidTr="00574B6B">
              <w:trPr>
                <w:trHeight w:val="294"/>
              </w:trPr>
              <w:tc>
                <w:tcPr>
                  <w:tcW w:w="4230" w:type="dxa"/>
                  <w:tcBorders>
                    <w:top w:val="nil"/>
                    <w:left w:val="single" w:sz="4" w:space="0" w:color="auto"/>
                    <w:bottom w:val="single" w:sz="4" w:space="0" w:color="auto"/>
                    <w:right w:val="single" w:sz="4" w:space="0" w:color="auto"/>
                  </w:tcBorders>
                  <w:shd w:val="clear" w:color="auto" w:fill="auto"/>
                  <w:noWrap/>
                  <w:vAlign w:val="center"/>
                  <w:hideMark/>
                </w:tcPr>
                <w:p w14:paraId="4F8E2583"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Technology feasibility analysis</w:t>
                  </w:r>
                </w:p>
              </w:tc>
              <w:tc>
                <w:tcPr>
                  <w:tcW w:w="499" w:type="dxa"/>
                  <w:tcBorders>
                    <w:top w:val="nil"/>
                    <w:left w:val="nil"/>
                    <w:bottom w:val="single" w:sz="4" w:space="0" w:color="auto"/>
                    <w:right w:val="single" w:sz="4" w:space="0" w:color="auto"/>
                  </w:tcBorders>
                  <w:shd w:val="clear" w:color="000000" w:fill="2F75B5"/>
                  <w:noWrap/>
                  <w:vAlign w:val="bottom"/>
                  <w:hideMark/>
                </w:tcPr>
                <w:p w14:paraId="1B420409"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4EA180E5"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24DAB0CD"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500" w:type="dxa"/>
                  <w:tcBorders>
                    <w:top w:val="nil"/>
                    <w:left w:val="nil"/>
                    <w:bottom w:val="single" w:sz="4" w:space="0" w:color="auto"/>
                    <w:right w:val="single" w:sz="4" w:space="0" w:color="auto"/>
                  </w:tcBorders>
                  <w:shd w:val="clear" w:color="auto" w:fill="auto"/>
                  <w:noWrap/>
                  <w:vAlign w:val="bottom"/>
                  <w:hideMark/>
                </w:tcPr>
                <w:p w14:paraId="74BD799E"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23EF97BD"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399CF285"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5510AF62"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500" w:type="dxa"/>
                  <w:tcBorders>
                    <w:top w:val="nil"/>
                    <w:left w:val="nil"/>
                    <w:bottom w:val="single" w:sz="4" w:space="0" w:color="auto"/>
                    <w:right w:val="single" w:sz="4" w:space="0" w:color="auto"/>
                  </w:tcBorders>
                  <w:shd w:val="clear" w:color="auto" w:fill="auto"/>
                  <w:noWrap/>
                  <w:vAlign w:val="bottom"/>
                  <w:hideMark/>
                </w:tcPr>
                <w:p w14:paraId="7C251EFC"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3722A854"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47A05EE1"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6E64B8B3"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500" w:type="dxa"/>
                  <w:tcBorders>
                    <w:top w:val="nil"/>
                    <w:left w:val="nil"/>
                    <w:bottom w:val="single" w:sz="4" w:space="0" w:color="auto"/>
                    <w:right w:val="single" w:sz="4" w:space="0" w:color="auto"/>
                  </w:tcBorders>
                  <w:shd w:val="clear" w:color="auto" w:fill="auto"/>
                  <w:noWrap/>
                  <w:vAlign w:val="bottom"/>
                  <w:hideMark/>
                </w:tcPr>
                <w:p w14:paraId="290E9880"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r>
            <w:tr w:rsidR="009552CC" w:rsidRPr="007C2D68" w14:paraId="56256336" w14:textId="77777777" w:rsidTr="009552CC">
              <w:trPr>
                <w:trHeight w:val="294"/>
              </w:trPr>
              <w:tc>
                <w:tcPr>
                  <w:tcW w:w="4230" w:type="dxa"/>
                  <w:tcBorders>
                    <w:top w:val="nil"/>
                    <w:left w:val="single" w:sz="4" w:space="0" w:color="auto"/>
                    <w:bottom w:val="single" w:sz="4" w:space="0" w:color="auto"/>
                    <w:right w:val="single" w:sz="4" w:space="0" w:color="auto"/>
                  </w:tcBorders>
                  <w:shd w:val="clear" w:color="auto" w:fill="auto"/>
                  <w:noWrap/>
                  <w:vAlign w:val="center"/>
                  <w:hideMark/>
                </w:tcPr>
                <w:p w14:paraId="1E080468"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Boat prototype development</w:t>
                  </w:r>
                </w:p>
              </w:tc>
              <w:tc>
                <w:tcPr>
                  <w:tcW w:w="499" w:type="dxa"/>
                  <w:tcBorders>
                    <w:top w:val="nil"/>
                    <w:left w:val="nil"/>
                    <w:bottom w:val="single" w:sz="4" w:space="0" w:color="auto"/>
                    <w:right w:val="single" w:sz="4" w:space="0" w:color="auto"/>
                  </w:tcBorders>
                  <w:shd w:val="clear" w:color="000000" w:fill="2F75B5"/>
                  <w:noWrap/>
                  <w:vAlign w:val="bottom"/>
                  <w:hideMark/>
                </w:tcPr>
                <w:p w14:paraId="349DC2F4"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000000" w:fill="2F75B5"/>
                  <w:noWrap/>
                  <w:vAlign w:val="bottom"/>
                  <w:hideMark/>
                </w:tcPr>
                <w:p w14:paraId="234CD4D2"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558D4F62"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500" w:type="dxa"/>
                  <w:tcBorders>
                    <w:top w:val="nil"/>
                    <w:left w:val="nil"/>
                    <w:bottom w:val="single" w:sz="4" w:space="0" w:color="auto"/>
                    <w:right w:val="single" w:sz="4" w:space="0" w:color="auto"/>
                  </w:tcBorders>
                  <w:shd w:val="clear" w:color="auto" w:fill="auto"/>
                  <w:noWrap/>
                  <w:vAlign w:val="bottom"/>
                  <w:hideMark/>
                </w:tcPr>
                <w:p w14:paraId="292B4D4D"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7D414F9F"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4D987FFF"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6E732F94"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500" w:type="dxa"/>
                  <w:tcBorders>
                    <w:top w:val="nil"/>
                    <w:left w:val="nil"/>
                    <w:bottom w:val="single" w:sz="4" w:space="0" w:color="auto"/>
                    <w:right w:val="single" w:sz="4" w:space="0" w:color="auto"/>
                  </w:tcBorders>
                  <w:shd w:val="clear" w:color="auto" w:fill="auto"/>
                  <w:noWrap/>
                  <w:vAlign w:val="bottom"/>
                  <w:hideMark/>
                </w:tcPr>
                <w:p w14:paraId="53F527B7"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7F01877F"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78B8022D"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4638800B"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500" w:type="dxa"/>
                  <w:tcBorders>
                    <w:top w:val="nil"/>
                    <w:left w:val="nil"/>
                    <w:bottom w:val="single" w:sz="4" w:space="0" w:color="auto"/>
                    <w:right w:val="single" w:sz="4" w:space="0" w:color="auto"/>
                  </w:tcBorders>
                  <w:shd w:val="clear" w:color="auto" w:fill="auto"/>
                  <w:noWrap/>
                  <w:vAlign w:val="bottom"/>
                  <w:hideMark/>
                </w:tcPr>
                <w:p w14:paraId="0094FE0B"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r>
            <w:tr w:rsidR="00101D33" w:rsidRPr="007C2D68" w14:paraId="2C634B56" w14:textId="77777777" w:rsidTr="00574B6B">
              <w:trPr>
                <w:trHeight w:val="294"/>
              </w:trPr>
              <w:tc>
                <w:tcPr>
                  <w:tcW w:w="4230" w:type="dxa"/>
                  <w:tcBorders>
                    <w:top w:val="nil"/>
                    <w:left w:val="single" w:sz="4" w:space="0" w:color="auto"/>
                    <w:bottom w:val="single" w:sz="4" w:space="0" w:color="auto"/>
                    <w:right w:val="single" w:sz="4" w:space="0" w:color="auto"/>
                  </w:tcBorders>
                  <w:shd w:val="clear" w:color="auto" w:fill="auto"/>
                  <w:noWrap/>
                  <w:vAlign w:val="center"/>
                </w:tcPr>
                <w:p w14:paraId="03C27C87" w14:textId="77777777" w:rsidR="00101D33" w:rsidRPr="004E2DFE" w:rsidRDefault="00101D33" w:rsidP="00101D33">
                  <w:pPr>
                    <w:spacing w:before="0" w:after="0"/>
                    <w:rPr>
                      <w:rFonts w:ascii="Calibri" w:eastAsia="Times New Roman" w:hAnsi="Calibri" w:cs="Calibri"/>
                      <w:b/>
                      <w:bCs/>
                      <w:color w:val="000000"/>
                      <w:szCs w:val="22"/>
                      <w:lang w:eastAsia="zh-CN"/>
                    </w:rPr>
                  </w:pPr>
                </w:p>
              </w:tc>
              <w:tc>
                <w:tcPr>
                  <w:tcW w:w="499" w:type="dxa"/>
                  <w:tcBorders>
                    <w:top w:val="nil"/>
                    <w:left w:val="nil"/>
                    <w:bottom w:val="single" w:sz="4" w:space="0" w:color="auto"/>
                    <w:right w:val="single" w:sz="4" w:space="0" w:color="auto"/>
                  </w:tcBorders>
                  <w:shd w:val="clear" w:color="auto" w:fill="auto"/>
                  <w:noWrap/>
                  <w:vAlign w:val="bottom"/>
                </w:tcPr>
                <w:p w14:paraId="572FF187"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nil"/>
                    <w:left w:val="nil"/>
                    <w:bottom w:val="single" w:sz="4" w:space="0" w:color="auto"/>
                    <w:right w:val="single" w:sz="4" w:space="0" w:color="auto"/>
                  </w:tcBorders>
                  <w:shd w:val="clear" w:color="auto" w:fill="auto"/>
                  <w:noWrap/>
                  <w:vAlign w:val="bottom"/>
                </w:tcPr>
                <w:p w14:paraId="6551A181"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nil"/>
                    <w:left w:val="nil"/>
                    <w:bottom w:val="single" w:sz="4" w:space="0" w:color="auto"/>
                    <w:right w:val="single" w:sz="4" w:space="0" w:color="auto"/>
                  </w:tcBorders>
                  <w:shd w:val="clear" w:color="auto" w:fill="auto"/>
                  <w:noWrap/>
                  <w:vAlign w:val="bottom"/>
                </w:tcPr>
                <w:p w14:paraId="07ADCD6C"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500" w:type="dxa"/>
                  <w:tcBorders>
                    <w:top w:val="nil"/>
                    <w:left w:val="nil"/>
                    <w:bottom w:val="single" w:sz="4" w:space="0" w:color="auto"/>
                    <w:right w:val="single" w:sz="4" w:space="0" w:color="auto"/>
                  </w:tcBorders>
                  <w:shd w:val="clear" w:color="auto" w:fill="auto"/>
                  <w:noWrap/>
                  <w:vAlign w:val="bottom"/>
                </w:tcPr>
                <w:p w14:paraId="31AE6FDE"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nil"/>
                    <w:left w:val="nil"/>
                    <w:bottom w:val="single" w:sz="4" w:space="0" w:color="auto"/>
                    <w:right w:val="single" w:sz="4" w:space="0" w:color="auto"/>
                  </w:tcBorders>
                  <w:shd w:val="clear" w:color="auto" w:fill="auto"/>
                  <w:noWrap/>
                  <w:vAlign w:val="bottom"/>
                </w:tcPr>
                <w:p w14:paraId="0C066401"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nil"/>
                    <w:left w:val="nil"/>
                    <w:bottom w:val="single" w:sz="4" w:space="0" w:color="auto"/>
                    <w:right w:val="single" w:sz="4" w:space="0" w:color="auto"/>
                  </w:tcBorders>
                  <w:shd w:val="clear" w:color="auto" w:fill="auto"/>
                  <w:noWrap/>
                  <w:vAlign w:val="bottom"/>
                </w:tcPr>
                <w:p w14:paraId="6C37315C"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nil"/>
                    <w:left w:val="nil"/>
                    <w:bottom w:val="single" w:sz="4" w:space="0" w:color="auto"/>
                    <w:right w:val="single" w:sz="4" w:space="0" w:color="auto"/>
                  </w:tcBorders>
                  <w:shd w:val="clear" w:color="auto" w:fill="auto"/>
                  <w:noWrap/>
                  <w:vAlign w:val="bottom"/>
                </w:tcPr>
                <w:p w14:paraId="1C6D7CB4"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500" w:type="dxa"/>
                  <w:tcBorders>
                    <w:top w:val="nil"/>
                    <w:left w:val="nil"/>
                    <w:bottom w:val="single" w:sz="4" w:space="0" w:color="auto"/>
                    <w:right w:val="single" w:sz="4" w:space="0" w:color="auto"/>
                  </w:tcBorders>
                  <w:shd w:val="clear" w:color="auto" w:fill="auto"/>
                  <w:noWrap/>
                  <w:vAlign w:val="bottom"/>
                </w:tcPr>
                <w:p w14:paraId="2F55B69F"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nil"/>
                    <w:left w:val="nil"/>
                    <w:bottom w:val="single" w:sz="4" w:space="0" w:color="auto"/>
                    <w:right w:val="single" w:sz="4" w:space="0" w:color="auto"/>
                  </w:tcBorders>
                  <w:shd w:val="clear" w:color="auto" w:fill="auto"/>
                  <w:noWrap/>
                  <w:vAlign w:val="bottom"/>
                </w:tcPr>
                <w:p w14:paraId="064BB234"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nil"/>
                    <w:left w:val="nil"/>
                    <w:bottom w:val="single" w:sz="4" w:space="0" w:color="auto"/>
                    <w:right w:val="single" w:sz="4" w:space="0" w:color="auto"/>
                  </w:tcBorders>
                  <w:shd w:val="clear" w:color="auto" w:fill="auto"/>
                  <w:noWrap/>
                  <w:vAlign w:val="bottom"/>
                </w:tcPr>
                <w:p w14:paraId="21003076"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nil"/>
                    <w:left w:val="nil"/>
                    <w:bottom w:val="single" w:sz="4" w:space="0" w:color="auto"/>
                    <w:right w:val="single" w:sz="4" w:space="0" w:color="auto"/>
                  </w:tcBorders>
                  <w:shd w:val="clear" w:color="auto" w:fill="auto"/>
                  <w:noWrap/>
                  <w:vAlign w:val="bottom"/>
                </w:tcPr>
                <w:p w14:paraId="1F4FE1DB"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500" w:type="dxa"/>
                  <w:tcBorders>
                    <w:top w:val="nil"/>
                    <w:left w:val="nil"/>
                    <w:bottom w:val="single" w:sz="4" w:space="0" w:color="auto"/>
                    <w:right w:val="single" w:sz="4" w:space="0" w:color="auto"/>
                  </w:tcBorders>
                  <w:shd w:val="clear" w:color="auto" w:fill="auto"/>
                  <w:noWrap/>
                  <w:vAlign w:val="bottom"/>
                </w:tcPr>
                <w:p w14:paraId="569850DE" w14:textId="77777777" w:rsidR="00101D33" w:rsidRPr="007C2D68" w:rsidRDefault="00101D33" w:rsidP="00101D33">
                  <w:pPr>
                    <w:spacing w:before="0" w:after="0"/>
                    <w:rPr>
                      <w:rFonts w:ascii="Calibri" w:eastAsia="Times New Roman" w:hAnsi="Calibri" w:cs="Calibri"/>
                      <w:color w:val="000000"/>
                      <w:szCs w:val="22"/>
                      <w:lang w:eastAsia="zh-CN"/>
                    </w:rPr>
                  </w:pPr>
                </w:p>
              </w:tc>
            </w:tr>
            <w:tr w:rsidR="00101D33" w:rsidRPr="007C2D68" w14:paraId="7461302C" w14:textId="77777777" w:rsidTr="00574B6B">
              <w:trPr>
                <w:trHeight w:val="294"/>
              </w:trPr>
              <w:tc>
                <w:tcPr>
                  <w:tcW w:w="4230" w:type="dxa"/>
                  <w:tcBorders>
                    <w:top w:val="nil"/>
                    <w:left w:val="single" w:sz="4" w:space="0" w:color="auto"/>
                    <w:bottom w:val="single" w:sz="4" w:space="0" w:color="auto"/>
                    <w:right w:val="single" w:sz="4" w:space="0" w:color="auto"/>
                  </w:tcBorders>
                  <w:shd w:val="clear" w:color="auto" w:fill="auto"/>
                  <w:noWrap/>
                  <w:vAlign w:val="center"/>
                </w:tcPr>
                <w:p w14:paraId="784DF14A" w14:textId="77777777" w:rsidR="00101D33" w:rsidRPr="004E2DFE" w:rsidRDefault="00101D33" w:rsidP="00101D33">
                  <w:pPr>
                    <w:spacing w:before="0" w:after="0"/>
                    <w:rPr>
                      <w:rFonts w:ascii="Calibri" w:eastAsia="Times New Roman" w:hAnsi="Calibri" w:cs="Calibri"/>
                      <w:b/>
                      <w:bCs/>
                      <w:color w:val="000000"/>
                      <w:szCs w:val="22"/>
                      <w:lang w:eastAsia="zh-CN"/>
                    </w:rPr>
                  </w:pPr>
                  <w:r w:rsidRPr="004E2DFE">
                    <w:rPr>
                      <w:rFonts w:ascii="Calibri" w:eastAsia="Times New Roman" w:hAnsi="Calibri" w:cs="Calibri"/>
                      <w:b/>
                      <w:bCs/>
                      <w:color w:val="000000"/>
                      <w:szCs w:val="22"/>
                      <w:lang w:eastAsia="zh-CN"/>
                    </w:rPr>
                    <w:t>Boat sensing system development</w:t>
                  </w:r>
                </w:p>
              </w:tc>
              <w:tc>
                <w:tcPr>
                  <w:tcW w:w="499" w:type="dxa"/>
                  <w:tcBorders>
                    <w:top w:val="nil"/>
                    <w:left w:val="nil"/>
                    <w:bottom w:val="single" w:sz="4" w:space="0" w:color="auto"/>
                    <w:right w:val="single" w:sz="4" w:space="0" w:color="auto"/>
                  </w:tcBorders>
                  <w:shd w:val="clear" w:color="auto" w:fill="auto"/>
                  <w:noWrap/>
                  <w:vAlign w:val="bottom"/>
                </w:tcPr>
                <w:p w14:paraId="612E95EC"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nil"/>
                    <w:left w:val="nil"/>
                    <w:bottom w:val="single" w:sz="4" w:space="0" w:color="auto"/>
                    <w:right w:val="single" w:sz="4" w:space="0" w:color="auto"/>
                  </w:tcBorders>
                  <w:shd w:val="clear" w:color="auto" w:fill="auto"/>
                  <w:noWrap/>
                  <w:vAlign w:val="bottom"/>
                </w:tcPr>
                <w:p w14:paraId="533A6A41"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nil"/>
                    <w:left w:val="nil"/>
                    <w:bottom w:val="single" w:sz="4" w:space="0" w:color="auto"/>
                    <w:right w:val="single" w:sz="4" w:space="0" w:color="auto"/>
                  </w:tcBorders>
                  <w:shd w:val="clear" w:color="auto" w:fill="auto"/>
                  <w:noWrap/>
                  <w:vAlign w:val="bottom"/>
                </w:tcPr>
                <w:p w14:paraId="030B328F"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500" w:type="dxa"/>
                  <w:tcBorders>
                    <w:top w:val="nil"/>
                    <w:left w:val="nil"/>
                    <w:bottom w:val="single" w:sz="4" w:space="0" w:color="auto"/>
                    <w:right w:val="single" w:sz="4" w:space="0" w:color="auto"/>
                  </w:tcBorders>
                  <w:shd w:val="clear" w:color="auto" w:fill="auto"/>
                  <w:noWrap/>
                  <w:vAlign w:val="bottom"/>
                </w:tcPr>
                <w:p w14:paraId="5F9F3D7D"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nil"/>
                    <w:left w:val="nil"/>
                    <w:bottom w:val="single" w:sz="4" w:space="0" w:color="auto"/>
                    <w:right w:val="single" w:sz="4" w:space="0" w:color="auto"/>
                  </w:tcBorders>
                  <w:shd w:val="clear" w:color="auto" w:fill="auto"/>
                  <w:noWrap/>
                  <w:vAlign w:val="bottom"/>
                </w:tcPr>
                <w:p w14:paraId="7B06BE53"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nil"/>
                    <w:left w:val="nil"/>
                    <w:bottom w:val="single" w:sz="4" w:space="0" w:color="auto"/>
                    <w:right w:val="single" w:sz="4" w:space="0" w:color="auto"/>
                  </w:tcBorders>
                  <w:shd w:val="clear" w:color="auto" w:fill="auto"/>
                  <w:noWrap/>
                  <w:vAlign w:val="bottom"/>
                </w:tcPr>
                <w:p w14:paraId="4CC065CC"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nil"/>
                    <w:left w:val="nil"/>
                    <w:bottom w:val="single" w:sz="4" w:space="0" w:color="auto"/>
                    <w:right w:val="single" w:sz="4" w:space="0" w:color="auto"/>
                  </w:tcBorders>
                  <w:shd w:val="clear" w:color="auto" w:fill="auto"/>
                  <w:noWrap/>
                  <w:vAlign w:val="bottom"/>
                </w:tcPr>
                <w:p w14:paraId="0C0E0F77"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500" w:type="dxa"/>
                  <w:tcBorders>
                    <w:top w:val="nil"/>
                    <w:left w:val="nil"/>
                    <w:bottom w:val="single" w:sz="4" w:space="0" w:color="auto"/>
                    <w:right w:val="single" w:sz="4" w:space="0" w:color="auto"/>
                  </w:tcBorders>
                  <w:shd w:val="clear" w:color="auto" w:fill="auto"/>
                  <w:noWrap/>
                  <w:vAlign w:val="bottom"/>
                </w:tcPr>
                <w:p w14:paraId="1273FF3B"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nil"/>
                    <w:left w:val="nil"/>
                    <w:bottom w:val="single" w:sz="4" w:space="0" w:color="auto"/>
                    <w:right w:val="single" w:sz="4" w:space="0" w:color="auto"/>
                  </w:tcBorders>
                  <w:shd w:val="clear" w:color="auto" w:fill="auto"/>
                  <w:noWrap/>
                  <w:vAlign w:val="bottom"/>
                </w:tcPr>
                <w:p w14:paraId="07133A5A"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nil"/>
                    <w:left w:val="nil"/>
                    <w:bottom w:val="single" w:sz="4" w:space="0" w:color="auto"/>
                    <w:right w:val="single" w:sz="4" w:space="0" w:color="auto"/>
                  </w:tcBorders>
                  <w:shd w:val="clear" w:color="auto" w:fill="auto"/>
                  <w:noWrap/>
                  <w:vAlign w:val="bottom"/>
                </w:tcPr>
                <w:p w14:paraId="07B23FDA"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nil"/>
                    <w:left w:val="nil"/>
                    <w:bottom w:val="single" w:sz="4" w:space="0" w:color="auto"/>
                    <w:right w:val="single" w:sz="4" w:space="0" w:color="auto"/>
                  </w:tcBorders>
                  <w:shd w:val="clear" w:color="auto" w:fill="auto"/>
                  <w:noWrap/>
                  <w:vAlign w:val="bottom"/>
                </w:tcPr>
                <w:p w14:paraId="5C4847AA"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500" w:type="dxa"/>
                  <w:tcBorders>
                    <w:top w:val="nil"/>
                    <w:left w:val="nil"/>
                    <w:bottom w:val="single" w:sz="4" w:space="0" w:color="auto"/>
                    <w:right w:val="single" w:sz="4" w:space="0" w:color="auto"/>
                  </w:tcBorders>
                  <w:shd w:val="clear" w:color="auto" w:fill="auto"/>
                  <w:noWrap/>
                  <w:vAlign w:val="bottom"/>
                </w:tcPr>
                <w:p w14:paraId="5BF22ACF" w14:textId="77777777" w:rsidR="00101D33" w:rsidRPr="007C2D68" w:rsidRDefault="00101D33" w:rsidP="00101D33">
                  <w:pPr>
                    <w:spacing w:before="0" w:after="0"/>
                    <w:rPr>
                      <w:rFonts w:ascii="Calibri" w:eastAsia="Times New Roman" w:hAnsi="Calibri" w:cs="Calibri"/>
                      <w:color w:val="000000"/>
                      <w:szCs w:val="22"/>
                      <w:lang w:eastAsia="zh-CN"/>
                    </w:rPr>
                  </w:pPr>
                </w:p>
              </w:tc>
            </w:tr>
            <w:tr w:rsidR="009552CC" w:rsidRPr="007C2D68" w14:paraId="54D033B1" w14:textId="77777777" w:rsidTr="00574B6B">
              <w:trPr>
                <w:trHeight w:val="294"/>
              </w:trPr>
              <w:tc>
                <w:tcPr>
                  <w:tcW w:w="4230" w:type="dxa"/>
                  <w:tcBorders>
                    <w:top w:val="nil"/>
                    <w:left w:val="single" w:sz="4" w:space="0" w:color="auto"/>
                    <w:bottom w:val="single" w:sz="4" w:space="0" w:color="auto"/>
                    <w:right w:val="single" w:sz="4" w:space="0" w:color="auto"/>
                  </w:tcBorders>
                  <w:shd w:val="clear" w:color="auto" w:fill="auto"/>
                  <w:noWrap/>
                  <w:vAlign w:val="center"/>
                  <w:hideMark/>
                </w:tcPr>
                <w:p w14:paraId="4F81F42E" w14:textId="77777777" w:rsidR="00101D33" w:rsidRPr="007C2D68" w:rsidRDefault="00101D33" w:rsidP="00101D33">
                  <w:pPr>
                    <w:spacing w:before="0" w:after="0"/>
                    <w:rPr>
                      <w:rFonts w:ascii="Calibri" w:eastAsia="Times New Roman" w:hAnsi="Calibri" w:cs="Calibri"/>
                      <w:color w:val="000000"/>
                      <w:szCs w:val="22"/>
                      <w:lang w:eastAsia="zh-CN"/>
                    </w:rPr>
                  </w:pPr>
                  <w:r w:rsidRPr="004E2DFE">
                    <w:rPr>
                      <w:rFonts w:ascii="Calibri" w:eastAsia="Times New Roman" w:hAnsi="Calibri" w:cs="Calibri"/>
                      <w:color w:val="000000"/>
                      <w:szCs w:val="22"/>
                      <w:lang w:eastAsia="zh-CN"/>
                    </w:rPr>
                    <w:t>On-boat sensor design</w:t>
                  </w:r>
                </w:p>
              </w:tc>
              <w:tc>
                <w:tcPr>
                  <w:tcW w:w="499" w:type="dxa"/>
                  <w:tcBorders>
                    <w:top w:val="nil"/>
                    <w:left w:val="nil"/>
                    <w:bottom w:val="single" w:sz="4" w:space="0" w:color="auto"/>
                    <w:right w:val="single" w:sz="4" w:space="0" w:color="auto"/>
                  </w:tcBorders>
                  <w:shd w:val="clear" w:color="000000" w:fill="0070C0"/>
                  <w:noWrap/>
                  <w:vAlign w:val="bottom"/>
                  <w:hideMark/>
                </w:tcPr>
                <w:p w14:paraId="47816DA4"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000000" w:fill="0070C0"/>
                  <w:noWrap/>
                  <w:vAlign w:val="bottom"/>
                  <w:hideMark/>
                </w:tcPr>
                <w:p w14:paraId="4B57F9C1"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000000" w:fill="0070C0"/>
                  <w:noWrap/>
                  <w:vAlign w:val="bottom"/>
                  <w:hideMark/>
                </w:tcPr>
                <w:p w14:paraId="09153E67"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500" w:type="dxa"/>
                  <w:tcBorders>
                    <w:top w:val="nil"/>
                    <w:left w:val="nil"/>
                    <w:bottom w:val="single" w:sz="4" w:space="0" w:color="auto"/>
                    <w:right w:val="single" w:sz="4" w:space="0" w:color="auto"/>
                  </w:tcBorders>
                  <w:shd w:val="clear" w:color="000000" w:fill="0070C0"/>
                  <w:noWrap/>
                  <w:vAlign w:val="bottom"/>
                  <w:hideMark/>
                </w:tcPr>
                <w:p w14:paraId="0F07AE5E"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34B9016C"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38786BB2"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7EC84EDF"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500" w:type="dxa"/>
                  <w:tcBorders>
                    <w:top w:val="nil"/>
                    <w:left w:val="nil"/>
                    <w:bottom w:val="single" w:sz="4" w:space="0" w:color="auto"/>
                    <w:right w:val="single" w:sz="4" w:space="0" w:color="auto"/>
                  </w:tcBorders>
                  <w:shd w:val="clear" w:color="auto" w:fill="auto"/>
                  <w:noWrap/>
                  <w:vAlign w:val="bottom"/>
                  <w:hideMark/>
                </w:tcPr>
                <w:p w14:paraId="6586BE97"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7D4A912D"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30B061E3"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79A802B9"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500" w:type="dxa"/>
                  <w:tcBorders>
                    <w:top w:val="nil"/>
                    <w:left w:val="nil"/>
                    <w:bottom w:val="single" w:sz="4" w:space="0" w:color="auto"/>
                    <w:right w:val="single" w:sz="4" w:space="0" w:color="auto"/>
                  </w:tcBorders>
                  <w:shd w:val="clear" w:color="auto" w:fill="auto"/>
                  <w:noWrap/>
                  <w:vAlign w:val="bottom"/>
                  <w:hideMark/>
                </w:tcPr>
                <w:p w14:paraId="3D7D7B6D"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r>
            <w:tr w:rsidR="009552CC" w:rsidRPr="007C2D68" w14:paraId="19AC640C" w14:textId="77777777" w:rsidTr="00574B6B">
              <w:trPr>
                <w:trHeight w:val="294"/>
              </w:trPr>
              <w:tc>
                <w:tcPr>
                  <w:tcW w:w="4230" w:type="dxa"/>
                  <w:tcBorders>
                    <w:top w:val="nil"/>
                    <w:left w:val="single" w:sz="4" w:space="0" w:color="auto"/>
                    <w:bottom w:val="single" w:sz="4" w:space="0" w:color="auto"/>
                    <w:right w:val="single" w:sz="4" w:space="0" w:color="auto"/>
                  </w:tcBorders>
                  <w:shd w:val="clear" w:color="auto" w:fill="auto"/>
                  <w:noWrap/>
                  <w:vAlign w:val="center"/>
                  <w:hideMark/>
                </w:tcPr>
                <w:p w14:paraId="7B53B15B" w14:textId="77777777" w:rsidR="00101D33" w:rsidRPr="007C2D68" w:rsidRDefault="00101D33" w:rsidP="00101D33">
                  <w:pPr>
                    <w:spacing w:before="0" w:after="0"/>
                    <w:rPr>
                      <w:rFonts w:ascii="Calibri" w:eastAsia="Times New Roman" w:hAnsi="Calibri" w:cs="Calibri"/>
                      <w:color w:val="000000"/>
                      <w:szCs w:val="22"/>
                      <w:lang w:eastAsia="zh-CN"/>
                    </w:rPr>
                  </w:pPr>
                  <w:r w:rsidRPr="004E2DFE">
                    <w:rPr>
                      <w:rFonts w:ascii="Calibri" w:eastAsia="Times New Roman" w:hAnsi="Calibri" w:cs="Calibri"/>
                      <w:color w:val="000000"/>
                      <w:szCs w:val="22"/>
                      <w:lang w:eastAsia="zh-CN"/>
                    </w:rPr>
                    <w:t>Object detection and distance estimation</w:t>
                  </w:r>
                </w:p>
              </w:tc>
              <w:tc>
                <w:tcPr>
                  <w:tcW w:w="499" w:type="dxa"/>
                  <w:tcBorders>
                    <w:top w:val="nil"/>
                    <w:left w:val="nil"/>
                    <w:bottom w:val="single" w:sz="4" w:space="0" w:color="auto"/>
                    <w:right w:val="single" w:sz="4" w:space="0" w:color="auto"/>
                  </w:tcBorders>
                  <w:shd w:val="clear" w:color="auto" w:fill="auto"/>
                  <w:noWrap/>
                  <w:vAlign w:val="bottom"/>
                  <w:hideMark/>
                </w:tcPr>
                <w:p w14:paraId="54C7DE21"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12A16B63"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55A16ECF"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500" w:type="dxa"/>
                  <w:tcBorders>
                    <w:top w:val="nil"/>
                    <w:left w:val="nil"/>
                    <w:bottom w:val="single" w:sz="4" w:space="0" w:color="auto"/>
                    <w:right w:val="single" w:sz="4" w:space="0" w:color="auto"/>
                  </w:tcBorders>
                  <w:shd w:val="clear" w:color="auto" w:fill="auto"/>
                  <w:noWrap/>
                  <w:vAlign w:val="bottom"/>
                  <w:hideMark/>
                </w:tcPr>
                <w:p w14:paraId="2D24DDBB"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000000" w:fill="0070C0"/>
                  <w:noWrap/>
                  <w:vAlign w:val="bottom"/>
                  <w:hideMark/>
                </w:tcPr>
                <w:p w14:paraId="7A5B234D"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000000" w:fill="0070C0"/>
                  <w:noWrap/>
                  <w:vAlign w:val="bottom"/>
                  <w:hideMark/>
                </w:tcPr>
                <w:p w14:paraId="15662F0C"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000000" w:fill="0070C0"/>
                  <w:noWrap/>
                  <w:vAlign w:val="bottom"/>
                  <w:hideMark/>
                </w:tcPr>
                <w:p w14:paraId="0C278C65"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500" w:type="dxa"/>
                  <w:tcBorders>
                    <w:top w:val="nil"/>
                    <w:left w:val="nil"/>
                    <w:bottom w:val="single" w:sz="4" w:space="0" w:color="auto"/>
                    <w:right w:val="single" w:sz="4" w:space="0" w:color="auto"/>
                  </w:tcBorders>
                  <w:shd w:val="clear" w:color="000000" w:fill="0070C0"/>
                  <w:noWrap/>
                  <w:vAlign w:val="bottom"/>
                  <w:hideMark/>
                </w:tcPr>
                <w:p w14:paraId="6441B889"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4851424D"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70695857"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146EEFAE"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500" w:type="dxa"/>
                  <w:tcBorders>
                    <w:top w:val="nil"/>
                    <w:left w:val="nil"/>
                    <w:bottom w:val="single" w:sz="4" w:space="0" w:color="auto"/>
                    <w:right w:val="single" w:sz="4" w:space="0" w:color="auto"/>
                  </w:tcBorders>
                  <w:shd w:val="clear" w:color="auto" w:fill="auto"/>
                  <w:noWrap/>
                  <w:vAlign w:val="bottom"/>
                  <w:hideMark/>
                </w:tcPr>
                <w:p w14:paraId="7EED933D"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r>
            <w:tr w:rsidR="009552CC" w:rsidRPr="007C2D68" w14:paraId="16C6D938" w14:textId="77777777" w:rsidTr="00574B6B">
              <w:trPr>
                <w:trHeight w:val="294"/>
              </w:trPr>
              <w:tc>
                <w:tcPr>
                  <w:tcW w:w="4230" w:type="dxa"/>
                  <w:tcBorders>
                    <w:top w:val="nil"/>
                    <w:left w:val="single" w:sz="4" w:space="0" w:color="auto"/>
                    <w:bottom w:val="single" w:sz="4" w:space="0" w:color="auto"/>
                    <w:right w:val="single" w:sz="4" w:space="0" w:color="auto"/>
                  </w:tcBorders>
                  <w:shd w:val="clear" w:color="auto" w:fill="auto"/>
                  <w:noWrap/>
                  <w:vAlign w:val="center"/>
                  <w:hideMark/>
                </w:tcPr>
                <w:p w14:paraId="77819576" w14:textId="77777777" w:rsidR="00101D33" w:rsidRPr="007C2D68" w:rsidRDefault="00101D33" w:rsidP="00101D33">
                  <w:pPr>
                    <w:spacing w:before="0" w:after="0"/>
                    <w:rPr>
                      <w:rFonts w:ascii="Calibri" w:eastAsia="Times New Roman" w:hAnsi="Calibri" w:cs="Calibri"/>
                      <w:color w:val="000000"/>
                      <w:szCs w:val="22"/>
                      <w:lang w:eastAsia="zh-CN"/>
                    </w:rPr>
                  </w:pPr>
                  <w:r w:rsidRPr="004E2DFE">
                    <w:rPr>
                      <w:rFonts w:ascii="Calibri" w:eastAsia="Times New Roman" w:hAnsi="Calibri" w:cs="Calibri"/>
                      <w:color w:val="000000"/>
                      <w:szCs w:val="22"/>
                      <w:lang w:eastAsia="zh-CN"/>
                    </w:rPr>
                    <w:t>Underwater depth mapping and object detection</w:t>
                  </w:r>
                </w:p>
              </w:tc>
              <w:tc>
                <w:tcPr>
                  <w:tcW w:w="499" w:type="dxa"/>
                  <w:tcBorders>
                    <w:top w:val="nil"/>
                    <w:left w:val="nil"/>
                    <w:bottom w:val="single" w:sz="4" w:space="0" w:color="auto"/>
                    <w:right w:val="single" w:sz="4" w:space="0" w:color="auto"/>
                  </w:tcBorders>
                  <w:shd w:val="clear" w:color="auto" w:fill="auto"/>
                  <w:noWrap/>
                  <w:vAlign w:val="bottom"/>
                  <w:hideMark/>
                </w:tcPr>
                <w:p w14:paraId="414FCAAD"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2D1F1D99"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1DBF4CC1"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500" w:type="dxa"/>
                  <w:tcBorders>
                    <w:top w:val="nil"/>
                    <w:left w:val="nil"/>
                    <w:bottom w:val="single" w:sz="4" w:space="0" w:color="auto"/>
                    <w:right w:val="single" w:sz="4" w:space="0" w:color="auto"/>
                  </w:tcBorders>
                  <w:shd w:val="clear" w:color="auto" w:fill="auto"/>
                  <w:noWrap/>
                  <w:vAlign w:val="bottom"/>
                  <w:hideMark/>
                </w:tcPr>
                <w:p w14:paraId="4EF0373E"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70842907"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1926D3C7"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019731DE"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500" w:type="dxa"/>
                  <w:tcBorders>
                    <w:top w:val="nil"/>
                    <w:left w:val="nil"/>
                    <w:bottom w:val="single" w:sz="4" w:space="0" w:color="auto"/>
                    <w:right w:val="single" w:sz="4" w:space="0" w:color="auto"/>
                  </w:tcBorders>
                  <w:shd w:val="clear" w:color="auto" w:fill="auto"/>
                  <w:noWrap/>
                  <w:vAlign w:val="bottom"/>
                  <w:hideMark/>
                </w:tcPr>
                <w:p w14:paraId="2060CA72"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000000" w:fill="2F75B5"/>
                  <w:noWrap/>
                  <w:vAlign w:val="bottom"/>
                  <w:hideMark/>
                </w:tcPr>
                <w:p w14:paraId="3C43451E"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000000" w:fill="2F75B5"/>
                  <w:noWrap/>
                  <w:vAlign w:val="bottom"/>
                  <w:hideMark/>
                </w:tcPr>
                <w:p w14:paraId="7BBF5CBC"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000000" w:fill="2F75B5"/>
                  <w:noWrap/>
                  <w:vAlign w:val="bottom"/>
                  <w:hideMark/>
                </w:tcPr>
                <w:p w14:paraId="77558FBB"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500" w:type="dxa"/>
                  <w:tcBorders>
                    <w:top w:val="nil"/>
                    <w:left w:val="nil"/>
                    <w:bottom w:val="single" w:sz="4" w:space="0" w:color="auto"/>
                    <w:right w:val="single" w:sz="4" w:space="0" w:color="auto"/>
                  </w:tcBorders>
                  <w:shd w:val="clear" w:color="000000" w:fill="2F75B5"/>
                  <w:noWrap/>
                  <w:vAlign w:val="bottom"/>
                  <w:hideMark/>
                </w:tcPr>
                <w:p w14:paraId="2877E774"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r>
            <w:tr w:rsidR="00101D33" w:rsidRPr="007C2D68" w14:paraId="0DD361FA" w14:textId="77777777" w:rsidTr="00574B6B">
              <w:trPr>
                <w:trHeight w:val="294"/>
              </w:trPr>
              <w:tc>
                <w:tcPr>
                  <w:tcW w:w="4230" w:type="dxa"/>
                  <w:tcBorders>
                    <w:top w:val="nil"/>
                    <w:left w:val="single" w:sz="4" w:space="0" w:color="auto"/>
                    <w:bottom w:val="single" w:sz="4" w:space="0" w:color="auto"/>
                    <w:right w:val="single" w:sz="4" w:space="0" w:color="auto"/>
                  </w:tcBorders>
                  <w:shd w:val="clear" w:color="auto" w:fill="auto"/>
                  <w:noWrap/>
                  <w:vAlign w:val="center"/>
                </w:tcPr>
                <w:p w14:paraId="162C4208" w14:textId="77777777" w:rsidR="00101D33" w:rsidRDefault="00101D33" w:rsidP="00101D33">
                  <w:pPr>
                    <w:spacing w:before="0" w:after="0"/>
                    <w:rPr>
                      <w:rFonts w:ascii="Calibri" w:eastAsia="Times New Roman" w:hAnsi="Calibri" w:cs="Calibri"/>
                      <w:b/>
                      <w:bCs/>
                      <w:color w:val="000000"/>
                      <w:szCs w:val="22"/>
                      <w:lang w:eastAsia="zh-CN"/>
                    </w:rPr>
                  </w:pPr>
                </w:p>
              </w:tc>
              <w:tc>
                <w:tcPr>
                  <w:tcW w:w="499" w:type="dxa"/>
                  <w:tcBorders>
                    <w:top w:val="nil"/>
                    <w:left w:val="nil"/>
                    <w:bottom w:val="single" w:sz="4" w:space="0" w:color="auto"/>
                    <w:right w:val="single" w:sz="4" w:space="0" w:color="auto"/>
                  </w:tcBorders>
                  <w:shd w:val="clear" w:color="auto" w:fill="auto"/>
                  <w:noWrap/>
                  <w:vAlign w:val="bottom"/>
                </w:tcPr>
                <w:p w14:paraId="3AEDEB52"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nil"/>
                    <w:left w:val="nil"/>
                    <w:bottom w:val="single" w:sz="4" w:space="0" w:color="auto"/>
                    <w:right w:val="single" w:sz="4" w:space="0" w:color="auto"/>
                  </w:tcBorders>
                  <w:shd w:val="clear" w:color="auto" w:fill="auto"/>
                  <w:noWrap/>
                  <w:vAlign w:val="bottom"/>
                </w:tcPr>
                <w:p w14:paraId="54698E64"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nil"/>
                    <w:left w:val="nil"/>
                    <w:bottom w:val="single" w:sz="4" w:space="0" w:color="auto"/>
                    <w:right w:val="single" w:sz="4" w:space="0" w:color="auto"/>
                  </w:tcBorders>
                  <w:shd w:val="clear" w:color="auto" w:fill="auto"/>
                  <w:noWrap/>
                  <w:vAlign w:val="bottom"/>
                </w:tcPr>
                <w:p w14:paraId="708877DA"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500" w:type="dxa"/>
                  <w:tcBorders>
                    <w:top w:val="nil"/>
                    <w:left w:val="nil"/>
                    <w:bottom w:val="single" w:sz="4" w:space="0" w:color="auto"/>
                    <w:right w:val="single" w:sz="4" w:space="0" w:color="auto"/>
                  </w:tcBorders>
                  <w:shd w:val="clear" w:color="auto" w:fill="auto"/>
                  <w:noWrap/>
                  <w:vAlign w:val="bottom"/>
                </w:tcPr>
                <w:p w14:paraId="3E6AEB1E"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nil"/>
                    <w:left w:val="nil"/>
                    <w:bottom w:val="single" w:sz="4" w:space="0" w:color="auto"/>
                    <w:right w:val="single" w:sz="4" w:space="0" w:color="auto"/>
                  </w:tcBorders>
                  <w:shd w:val="clear" w:color="auto" w:fill="auto"/>
                  <w:noWrap/>
                  <w:vAlign w:val="bottom"/>
                </w:tcPr>
                <w:p w14:paraId="26CAC0BB"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nil"/>
                    <w:left w:val="nil"/>
                    <w:bottom w:val="single" w:sz="4" w:space="0" w:color="auto"/>
                    <w:right w:val="single" w:sz="4" w:space="0" w:color="auto"/>
                  </w:tcBorders>
                  <w:shd w:val="clear" w:color="auto" w:fill="auto"/>
                  <w:noWrap/>
                  <w:vAlign w:val="bottom"/>
                </w:tcPr>
                <w:p w14:paraId="4B508FD0"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nil"/>
                    <w:left w:val="nil"/>
                    <w:bottom w:val="single" w:sz="4" w:space="0" w:color="auto"/>
                    <w:right w:val="single" w:sz="4" w:space="0" w:color="auto"/>
                  </w:tcBorders>
                  <w:shd w:val="clear" w:color="auto" w:fill="auto"/>
                  <w:noWrap/>
                  <w:vAlign w:val="bottom"/>
                </w:tcPr>
                <w:p w14:paraId="6CA9FC25"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500" w:type="dxa"/>
                  <w:tcBorders>
                    <w:top w:val="nil"/>
                    <w:left w:val="nil"/>
                    <w:bottom w:val="single" w:sz="4" w:space="0" w:color="auto"/>
                    <w:right w:val="single" w:sz="4" w:space="0" w:color="auto"/>
                  </w:tcBorders>
                  <w:shd w:val="clear" w:color="auto" w:fill="auto"/>
                  <w:noWrap/>
                  <w:vAlign w:val="bottom"/>
                </w:tcPr>
                <w:p w14:paraId="503B129F"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nil"/>
                    <w:left w:val="nil"/>
                    <w:bottom w:val="single" w:sz="4" w:space="0" w:color="auto"/>
                    <w:right w:val="single" w:sz="4" w:space="0" w:color="auto"/>
                  </w:tcBorders>
                  <w:shd w:val="clear" w:color="auto" w:fill="auto"/>
                  <w:noWrap/>
                  <w:vAlign w:val="bottom"/>
                </w:tcPr>
                <w:p w14:paraId="05464F48"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nil"/>
                    <w:left w:val="nil"/>
                    <w:bottom w:val="single" w:sz="4" w:space="0" w:color="auto"/>
                    <w:right w:val="single" w:sz="4" w:space="0" w:color="auto"/>
                  </w:tcBorders>
                  <w:shd w:val="clear" w:color="auto" w:fill="auto"/>
                  <w:noWrap/>
                  <w:vAlign w:val="bottom"/>
                </w:tcPr>
                <w:p w14:paraId="755C37BF"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nil"/>
                    <w:left w:val="nil"/>
                    <w:bottom w:val="single" w:sz="4" w:space="0" w:color="auto"/>
                    <w:right w:val="single" w:sz="4" w:space="0" w:color="auto"/>
                  </w:tcBorders>
                  <w:shd w:val="clear" w:color="auto" w:fill="auto"/>
                  <w:noWrap/>
                  <w:vAlign w:val="bottom"/>
                </w:tcPr>
                <w:p w14:paraId="6DD39C3C"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500" w:type="dxa"/>
                  <w:tcBorders>
                    <w:top w:val="nil"/>
                    <w:left w:val="nil"/>
                    <w:bottom w:val="single" w:sz="4" w:space="0" w:color="auto"/>
                    <w:right w:val="single" w:sz="4" w:space="0" w:color="auto"/>
                  </w:tcBorders>
                  <w:shd w:val="clear" w:color="auto" w:fill="auto"/>
                  <w:noWrap/>
                  <w:vAlign w:val="bottom"/>
                </w:tcPr>
                <w:p w14:paraId="6A1DA1C1" w14:textId="77777777" w:rsidR="00101D33" w:rsidRPr="007C2D68" w:rsidRDefault="00101D33" w:rsidP="00101D33">
                  <w:pPr>
                    <w:spacing w:before="0" w:after="0"/>
                    <w:rPr>
                      <w:rFonts w:ascii="Calibri" w:eastAsia="Times New Roman" w:hAnsi="Calibri" w:cs="Calibri"/>
                      <w:color w:val="000000"/>
                      <w:szCs w:val="22"/>
                      <w:lang w:eastAsia="zh-CN"/>
                    </w:rPr>
                  </w:pPr>
                </w:p>
              </w:tc>
            </w:tr>
            <w:tr w:rsidR="00101D33" w:rsidRPr="007C2D68" w14:paraId="700BED6D" w14:textId="77777777" w:rsidTr="00574B6B">
              <w:trPr>
                <w:trHeight w:val="294"/>
              </w:trPr>
              <w:tc>
                <w:tcPr>
                  <w:tcW w:w="4230" w:type="dxa"/>
                  <w:tcBorders>
                    <w:top w:val="nil"/>
                    <w:left w:val="single" w:sz="4" w:space="0" w:color="auto"/>
                    <w:bottom w:val="single" w:sz="4" w:space="0" w:color="auto"/>
                    <w:right w:val="single" w:sz="4" w:space="0" w:color="auto"/>
                  </w:tcBorders>
                  <w:shd w:val="clear" w:color="auto" w:fill="auto"/>
                  <w:noWrap/>
                  <w:vAlign w:val="center"/>
                </w:tcPr>
                <w:p w14:paraId="016266C7" w14:textId="77777777" w:rsidR="00101D33" w:rsidRPr="004E2DFE" w:rsidRDefault="00101D33" w:rsidP="00101D33">
                  <w:pPr>
                    <w:spacing w:before="0" w:after="0"/>
                    <w:rPr>
                      <w:rFonts w:ascii="Calibri" w:eastAsia="Times New Roman" w:hAnsi="Calibri" w:cs="Calibri"/>
                      <w:b/>
                      <w:bCs/>
                      <w:color w:val="000000"/>
                      <w:szCs w:val="22"/>
                      <w:lang w:eastAsia="zh-CN"/>
                    </w:rPr>
                  </w:pPr>
                  <w:r>
                    <w:rPr>
                      <w:rFonts w:ascii="Calibri" w:eastAsia="Times New Roman" w:hAnsi="Calibri" w:cs="Calibri"/>
                      <w:b/>
                      <w:bCs/>
                      <w:color w:val="000000"/>
                      <w:szCs w:val="22"/>
                      <w:lang w:eastAsia="zh-CN"/>
                    </w:rPr>
                    <w:t>N</w:t>
                  </w:r>
                  <w:r w:rsidRPr="004E2DFE">
                    <w:rPr>
                      <w:rFonts w:ascii="Calibri" w:eastAsia="Times New Roman" w:hAnsi="Calibri" w:cs="Calibri"/>
                      <w:b/>
                      <w:bCs/>
                      <w:color w:val="000000"/>
                      <w:szCs w:val="22"/>
                      <w:lang w:eastAsia="zh-CN"/>
                    </w:rPr>
                    <w:t xml:space="preserve">avigation </w:t>
                  </w:r>
                  <w:r>
                    <w:rPr>
                      <w:rFonts w:ascii="Calibri" w:eastAsia="Times New Roman" w:hAnsi="Calibri" w:cs="Calibri"/>
                      <w:b/>
                      <w:bCs/>
                      <w:color w:val="000000"/>
                      <w:szCs w:val="22"/>
                      <w:lang w:eastAsia="zh-CN"/>
                    </w:rPr>
                    <w:t>and dashboard visualisation</w:t>
                  </w:r>
                </w:p>
              </w:tc>
              <w:tc>
                <w:tcPr>
                  <w:tcW w:w="499" w:type="dxa"/>
                  <w:tcBorders>
                    <w:top w:val="nil"/>
                    <w:left w:val="nil"/>
                    <w:bottom w:val="single" w:sz="4" w:space="0" w:color="auto"/>
                    <w:right w:val="single" w:sz="4" w:space="0" w:color="auto"/>
                  </w:tcBorders>
                  <w:shd w:val="clear" w:color="auto" w:fill="auto"/>
                  <w:noWrap/>
                  <w:vAlign w:val="bottom"/>
                </w:tcPr>
                <w:p w14:paraId="370D8130"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nil"/>
                    <w:left w:val="nil"/>
                    <w:bottom w:val="single" w:sz="4" w:space="0" w:color="auto"/>
                    <w:right w:val="single" w:sz="4" w:space="0" w:color="auto"/>
                  </w:tcBorders>
                  <w:shd w:val="clear" w:color="auto" w:fill="auto"/>
                  <w:noWrap/>
                  <w:vAlign w:val="bottom"/>
                </w:tcPr>
                <w:p w14:paraId="1C21DE51"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nil"/>
                    <w:left w:val="nil"/>
                    <w:bottom w:val="single" w:sz="4" w:space="0" w:color="auto"/>
                    <w:right w:val="single" w:sz="4" w:space="0" w:color="auto"/>
                  </w:tcBorders>
                  <w:shd w:val="clear" w:color="auto" w:fill="auto"/>
                  <w:noWrap/>
                  <w:vAlign w:val="bottom"/>
                </w:tcPr>
                <w:p w14:paraId="5A5A7A21"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500" w:type="dxa"/>
                  <w:tcBorders>
                    <w:top w:val="nil"/>
                    <w:left w:val="nil"/>
                    <w:bottom w:val="single" w:sz="4" w:space="0" w:color="auto"/>
                    <w:right w:val="single" w:sz="4" w:space="0" w:color="auto"/>
                  </w:tcBorders>
                  <w:shd w:val="clear" w:color="auto" w:fill="auto"/>
                  <w:noWrap/>
                  <w:vAlign w:val="bottom"/>
                </w:tcPr>
                <w:p w14:paraId="5C0C2060"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nil"/>
                    <w:left w:val="nil"/>
                    <w:bottom w:val="single" w:sz="4" w:space="0" w:color="auto"/>
                    <w:right w:val="single" w:sz="4" w:space="0" w:color="auto"/>
                  </w:tcBorders>
                  <w:shd w:val="clear" w:color="auto" w:fill="auto"/>
                  <w:noWrap/>
                  <w:vAlign w:val="bottom"/>
                </w:tcPr>
                <w:p w14:paraId="5842DB4A"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nil"/>
                    <w:left w:val="nil"/>
                    <w:bottom w:val="single" w:sz="4" w:space="0" w:color="auto"/>
                    <w:right w:val="single" w:sz="4" w:space="0" w:color="auto"/>
                  </w:tcBorders>
                  <w:shd w:val="clear" w:color="auto" w:fill="auto"/>
                  <w:noWrap/>
                  <w:vAlign w:val="bottom"/>
                </w:tcPr>
                <w:p w14:paraId="17E38C9D"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nil"/>
                    <w:left w:val="nil"/>
                    <w:bottom w:val="single" w:sz="4" w:space="0" w:color="auto"/>
                    <w:right w:val="single" w:sz="4" w:space="0" w:color="auto"/>
                  </w:tcBorders>
                  <w:shd w:val="clear" w:color="auto" w:fill="auto"/>
                  <w:noWrap/>
                  <w:vAlign w:val="bottom"/>
                </w:tcPr>
                <w:p w14:paraId="0F9617A3"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500" w:type="dxa"/>
                  <w:tcBorders>
                    <w:top w:val="nil"/>
                    <w:left w:val="nil"/>
                    <w:bottom w:val="single" w:sz="4" w:space="0" w:color="auto"/>
                    <w:right w:val="single" w:sz="4" w:space="0" w:color="auto"/>
                  </w:tcBorders>
                  <w:shd w:val="clear" w:color="auto" w:fill="auto"/>
                  <w:noWrap/>
                  <w:vAlign w:val="bottom"/>
                </w:tcPr>
                <w:p w14:paraId="0C158F53"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nil"/>
                    <w:left w:val="nil"/>
                    <w:bottom w:val="single" w:sz="4" w:space="0" w:color="auto"/>
                    <w:right w:val="single" w:sz="4" w:space="0" w:color="auto"/>
                  </w:tcBorders>
                  <w:shd w:val="clear" w:color="auto" w:fill="auto"/>
                  <w:noWrap/>
                  <w:vAlign w:val="bottom"/>
                </w:tcPr>
                <w:p w14:paraId="32282517"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nil"/>
                    <w:left w:val="nil"/>
                    <w:bottom w:val="single" w:sz="4" w:space="0" w:color="auto"/>
                    <w:right w:val="single" w:sz="4" w:space="0" w:color="auto"/>
                  </w:tcBorders>
                  <w:shd w:val="clear" w:color="auto" w:fill="auto"/>
                  <w:noWrap/>
                  <w:vAlign w:val="bottom"/>
                </w:tcPr>
                <w:p w14:paraId="4923B733"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nil"/>
                    <w:left w:val="nil"/>
                    <w:bottom w:val="single" w:sz="4" w:space="0" w:color="auto"/>
                    <w:right w:val="single" w:sz="4" w:space="0" w:color="auto"/>
                  </w:tcBorders>
                  <w:shd w:val="clear" w:color="auto" w:fill="auto"/>
                  <w:noWrap/>
                  <w:vAlign w:val="bottom"/>
                </w:tcPr>
                <w:p w14:paraId="7A38032E"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500" w:type="dxa"/>
                  <w:tcBorders>
                    <w:top w:val="nil"/>
                    <w:left w:val="nil"/>
                    <w:bottom w:val="single" w:sz="4" w:space="0" w:color="auto"/>
                    <w:right w:val="single" w:sz="4" w:space="0" w:color="auto"/>
                  </w:tcBorders>
                  <w:shd w:val="clear" w:color="auto" w:fill="auto"/>
                  <w:noWrap/>
                  <w:vAlign w:val="bottom"/>
                </w:tcPr>
                <w:p w14:paraId="51DEEBE1" w14:textId="77777777" w:rsidR="00101D33" w:rsidRPr="007C2D68" w:rsidRDefault="00101D33" w:rsidP="00101D33">
                  <w:pPr>
                    <w:spacing w:before="0" w:after="0"/>
                    <w:rPr>
                      <w:rFonts w:ascii="Calibri" w:eastAsia="Times New Roman" w:hAnsi="Calibri" w:cs="Calibri"/>
                      <w:color w:val="000000"/>
                      <w:szCs w:val="22"/>
                      <w:lang w:eastAsia="zh-CN"/>
                    </w:rPr>
                  </w:pPr>
                </w:p>
              </w:tc>
            </w:tr>
            <w:tr w:rsidR="009552CC" w:rsidRPr="007C2D68" w14:paraId="2B423B22" w14:textId="77777777" w:rsidTr="00574B6B">
              <w:trPr>
                <w:trHeight w:val="294"/>
              </w:trPr>
              <w:tc>
                <w:tcPr>
                  <w:tcW w:w="4230" w:type="dxa"/>
                  <w:tcBorders>
                    <w:top w:val="nil"/>
                    <w:left w:val="single" w:sz="4" w:space="0" w:color="auto"/>
                    <w:bottom w:val="single" w:sz="4" w:space="0" w:color="auto"/>
                    <w:right w:val="single" w:sz="4" w:space="0" w:color="auto"/>
                  </w:tcBorders>
                  <w:shd w:val="clear" w:color="auto" w:fill="auto"/>
                  <w:noWrap/>
                  <w:vAlign w:val="center"/>
                  <w:hideMark/>
                </w:tcPr>
                <w:p w14:paraId="14A074DF" w14:textId="77777777" w:rsidR="00101D33" w:rsidRPr="007C2D68" w:rsidRDefault="00101D33" w:rsidP="00101D33">
                  <w:pPr>
                    <w:spacing w:before="0" w:after="0"/>
                    <w:rPr>
                      <w:rFonts w:ascii="Calibri" w:eastAsia="Times New Roman" w:hAnsi="Calibri" w:cs="Calibri"/>
                      <w:color w:val="000000"/>
                      <w:szCs w:val="22"/>
                      <w:lang w:eastAsia="zh-CN"/>
                    </w:rPr>
                  </w:pPr>
                  <w:r>
                    <w:rPr>
                      <w:rFonts w:ascii="Calibri" w:eastAsia="Times New Roman" w:hAnsi="Calibri" w:cs="Calibri"/>
                      <w:color w:val="000000"/>
                      <w:szCs w:val="22"/>
                      <w:lang w:eastAsia="zh-CN"/>
                    </w:rPr>
                    <w:t>Dashboard design</w:t>
                  </w:r>
                </w:p>
              </w:tc>
              <w:tc>
                <w:tcPr>
                  <w:tcW w:w="499" w:type="dxa"/>
                  <w:tcBorders>
                    <w:top w:val="nil"/>
                    <w:left w:val="nil"/>
                    <w:bottom w:val="single" w:sz="4" w:space="0" w:color="auto"/>
                    <w:right w:val="single" w:sz="4" w:space="0" w:color="auto"/>
                  </w:tcBorders>
                  <w:shd w:val="clear" w:color="000000" w:fill="0070C0"/>
                  <w:noWrap/>
                  <w:vAlign w:val="bottom"/>
                  <w:hideMark/>
                </w:tcPr>
                <w:p w14:paraId="6AB055AB"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000000" w:fill="0070C0"/>
                  <w:noWrap/>
                  <w:vAlign w:val="bottom"/>
                  <w:hideMark/>
                </w:tcPr>
                <w:p w14:paraId="09D365FA"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000000" w:fill="0070C0"/>
                  <w:noWrap/>
                  <w:vAlign w:val="bottom"/>
                  <w:hideMark/>
                </w:tcPr>
                <w:p w14:paraId="0DFBEE08"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500" w:type="dxa"/>
                  <w:tcBorders>
                    <w:top w:val="nil"/>
                    <w:left w:val="nil"/>
                    <w:bottom w:val="single" w:sz="4" w:space="0" w:color="auto"/>
                    <w:right w:val="single" w:sz="4" w:space="0" w:color="auto"/>
                  </w:tcBorders>
                  <w:shd w:val="clear" w:color="000000" w:fill="0070C0"/>
                  <w:noWrap/>
                  <w:vAlign w:val="bottom"/>
                  <w:hideMark/>
                </w:tcPr>
                <w:p w14:paraId="14E763F4"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0BF24037"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679636C6"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08C03DFF"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500" w:type="dxa"/>
                  <w:tcBorders>
                    <w:top w:val="nil"/>
                    <w:left w:val="nil"/>
                    <w:bottom w:val="single" w:sz="4" w:space="0" w:color="auto"/>
                    <w:right w:val="single" w:sz="4" w:space="0" w:color="auto"/>
                  </w:tcBorders>
                  <w:shd w:val="clear" w:color="auto" w:fill="auto"/>
                  <w:noWrap/>
                  <w:vAlign w:val="bottom"/>
                  <w:hideMark/>
                </w:tcPr>
                <w:p w14:paraId="521720F9"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5C58D948"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57947D6A"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769C38AD"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500" w:type="dxa"/>
                  <w:tcBorders>
                    <w:top w:val="nil"/>
                    <w:left w:val="nil"/>
                    <w:bottom w:val="single" w:sz="4" w:space="0" w:color="auto"/>
                    <w:right w:val="single" w:sz="4" w:space="0" w:color="auto"/>
                  </w:tcBorders>
                  <w:shd w:val="clear" w:color="auto" w:fill="auto"/>
                  <w:noWrap/>
                  <w:vAlign w:val="bottom"/>
                  <w:hideMark/>
                </w:tcPr>
                <w:p w14:paraId="623737A3"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r>
            <w:tr w:rsidR="009552CC" w:rsidRPr="007C2D68" w14:paraId="4BBECEAA" w14:textId="77777777" w:rsidTr="00574B6B">
              <w:trPr>
                <w:trHeight w:val="294"/>
              </w:trPr>
              <w:tc>
                <w:tcPr>
                  <w:tcW w:w="4230" w:type="dxa"/>
                  <w:tcBorders>
                    <w:top w:val="nil"/>
                    <w:left w:val="single" w:sz="4" w:space="0" w:color="auto"/>
                    <w:bottom w:val="single" w:sz="4" w:space="0" w:color="auto"/>
                    <w:right w:val="single" w:sz="4" w:space="0" w:color="auto"/>
                  </w:tcBorders>
                  <w:shd w:val="clear" w:color="auto" w:fill="auto"/>
                  <w:noWrap/>
                  <w:vAlign w:val="center"/>
                  <w:hideMark/>
                </w:tcPr>
                <w:p w14:paraId="6BAB52A6" w14:textId="77777777" w:rsidR="00101D33" w:rsidRPr="007C2D68" w:rsidRDefault="00101D33" w:rsidP="00101D33">
                  <w:pPr>
                    <w:spacing w:before="0" w:after="0"/>
                    <w:rPr>
                      <w:rFonts w:ascii="Calibri" w:eastAsia="Times New Roman" w:hAnsi="Calibri" w:cs="Calibri"/>
                      <w:color w:val="000000"/>
                      <w:szCs w:val="22"/>
                      <w:lang w:eastAsia="zh-CN"/>
                    </w:rPr>
                  </w:pPr>
                  <w:r w:rsidRPr="004E2DFE">
                    <w:rPr>
                      <w:rFonts w:ascii="Calibri" w:eastAsia="Times New Roman" w:hAnsi="Calibri" w:cs="Calibri"/>
                      <w:color w:val="000000"/>
                      <w:szCs w:val="22"/>
                      <w:lang w:eastAsia="zh-CN"/>
                    </w:rPr>
                    <w:t>Navigation system</w:t>
                  </w:r>
                </w:p>
              </w:tc>
              <w:tc>
                <w:tcPr>
                  <w:tcW w:w="499" w:type="dxa"/>
                  <w:tcBorders>
                    <w:top w:val="nil"/>
                    <w:left w:val="nil"/>
                    <w:bottom w:val="single" w:sz="4" w:space="0" w:color="auto"/>
                    <w:right w:val="single" w:sz="4" w:space="0" w:color="auto"/>
                  </w:tcBorders>
                  <w:shd w:val="clear" w:color="auto" w:fill="auto"/>
                  <w:noWrap/>
                  <w:vAlign w:val="bottom"/>
                  <w:hideMark/>
                </w:tcPr>
                <w:p w14:paraId="268EA8B6"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49EB1214"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5A215970"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500" w:type="dxa"/>
                  <w:tcBorders>
                    <w:top w:val="nil"/>
                    <w:left w:val="nil"/>
                    <w:bottom w:val="single" w:sz="4" w:space="0" w:color="auto"/>
                    <w:right w:val="single" w:sz="4" w:space="0" w:color="auto"/>
                  </w:tcBorders>
                  <w:shd w:val="clear" w:color="auto" w:fill="auto"/>
                  <w:noWrap/>
                  <w:vAlign w:val="bottom"/>
                  <w:hideMark/>
                </w:tcPr>
                <w:p w14:paraId="4C71052A"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000000" w:fill="0070C0"/>
                  <w:noWrap/>
                  <w:vAlign w:val="bottom"/>
                  <w:hideMark/>
                </w:tcPr>
                <w:p w14:paraId="26DFF02E"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000000" w:fill="0070C0"/>
                  <w:noWrap/>
                  <w:vAlign w:val="bottom"/>
                  <w:hideMark/>
                </w:tcPr>
                <w:p w14:paraId="780DD8F8"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000000" w:fill="0070C0"/>
                  <w:noWrap/>
                  <w:vAlign w:val="bottom"/>
                  <w:hideMark/>
                </w:tcPr>
                <w:p w14:paraId="46498E24"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500" w:type="dxa"/>
                  <w:tcBorders>
                    <w:top w:val="nil"/>
                    <w:left w:val="nil"/>
                    <w:bottom w:val="single" w:sz="4" w:space="0" w:color="auto"/>
                    <w:right w:val="single" w:sz="4" w:space="0" w:color="auto"/>
                  </w:tcBorders>
                  <w:shd w:val="clear" w:color="000000" w:fill="0070C0"/>
                  <w:noWrap/>
                  <w:vAlign w:val="bottom"/>
                  <w:hideMark/>
                </w:tcPr>
                <w:p w14:paraId="0EDED239"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153391B4"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76695452"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41D4B4E4"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500" w:type="dxa"/>
                  <w:tcBorders>
                    <w:top w:val="nil"/>
                    <w:left w:val="nil"/>
                    <w:bottom w:val="single" w:sz="4" w:space="0" w:color="auto"/>
                    <w:right w:val="single" w:sz="4" w:space="0" w:color="auto"/>
                  </w:tcBorders>
                  <w:shd w:val="clear" w:color="auto" w:fill="auto"/>
                  <w:noWrap/>
                  <w:vAlign w:val="bottom"/>
                  <w:hideMark/>
                </w:tcPr>
                <w:p w14:paraId="182C6646"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r>
            <w:tr w:rsidR="009552CC" w:rsidRPr="007C2D68" w14:paraId="22F0F155" w14:textId="77777777" w:rsidTr="00574B6B">
              <w:trPr>
                <w:trHeight w:val="294"/>
              </w:trPr>
              <w:tc>
                <w:tcPr>
                  <w:tcW w:w="4230" w:type="dxa"/>
                  <w:tcBorders>
                    <w:top w:val="nil"/>
                    <w:left w:val="single" w:sz="4" w:space="0" w:color="auto"/>
                    <w:bottom w:val="single" w:sz="4" w:space="0" w:color="auto"/>
                    <w:right w:val="single" w:sz="4" w:space="0" w:color="auto"/>
                  </w:tcBorders>
                  <w:shd w:val="clear" w:color="auto" w:fill="auto"/>
                  <w:noWrap/>
                  <w:vAlign w:val="center"/>
                  <w:hideMark/>
                </w:tcPr>
                <w:p w14:paraId="3FC0BDA2" w14:textId="77777777" w:rsidR="00101D33" w:rsidRPr="007C2D68" w:rsidRDefault="00101D33" w:rsidP="00101D33">
                  <w:pPr>
                    <w:spacing w:before="0" w:after="0"/>
                    <w:rPr>
                      <w:rFonts w:ascii="Calibri" w:eastAsia="Times New Roman" w:hAnsi="Calibri" w:cs="Calibri"/>
                      <w:color w:val="000000"/>
                      <w:szCs w:val="22"/>
                      <w:lang w:eastAsia="zh-CN"/>
                    </w:rPr>
                  </w:pPr>
                  <w:r w:rsidRPr="004E2DFE">
                    <w:rPr>
                      <w:rFonts w:ascii="Calibri" w:eastAsia="Times New Roman" w:hAnsi="Calibri" w:cs="Calibri"/>
                      <w:color w:val="000000"/>
                      <w:szCs w:val="22"/>
                      <w:lang w:eastAsia="zh-CN"/>
                    </w:rPr>
                    <w:t>Remote control through a portable device</w:t>
                  </w:r>
                </w:p>
              </w:tc>
              <w:tc>
                <w:tcPr>
                  <w:tcW w:w="499" w:type="dxa"/>
                  <w:tcBorders>
                    <w:top w:val="nil"/>
                    <w:left w:val="nil"/>
                    <w:bottom w:val="single" w:sz="4" w:space="0" w:color="auto"/>
                    <w:right w:val="single" w:sz="4" w:space="0" w:color="auto"/>
                  </w:tcBorders>
                  <w:shd w:val="clear" w:color="auto" w:fill="auto"/>
                  <w:noWrap/>
                  <w:vAlign w:val="bottom"/>
                  <w:hideMark/>
                </w:tcPr>
                <w:p w14:paraId="6037D886"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597A835D"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4C0E7C33"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500" w:type="dxa"/>
                  <w:tcBorders>
                    <w:top w:val="nil"/>
                    <w:left w:val="nil"/>
                    <w:bottom w:val="single" w:sz="4" w:space="0" w:color="auto"/>
                    <w:right w:val="single" w:sz="4" w:space="0" w:color="auto"/>
                  </w:tcBorders>
                  <w:shd w:val="clear" w:color="auto" w:fill="auto"/>
                  <w:noWrap/>
                  <w:vAlign w:val="bottom"/>
                  <w:hideMark/>
                </w:tcPr>
                <w:p w14:paraId="62BF7C34"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670CC243"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6F856957"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6C27291C"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500" w:type="dxa"/>
                  <w:tcBorders>
                    <w:top w:val="nil"/>
                    <w:left w:val="nil"/>
                    <w:bottom w:val="single" w:sz="4" w:space="0" w:color="auto"/>
                    <w:right w:val="single" w:sz="4" w:space="0" w:color="auto"/>
                  </w:tcBorders>
                  <w:shd w:val="clear" w:color="auto" w:fill="auto"/>
                  <w:noWrap/>
                  <w:vAlign w:val="bottom"/>
                  <w:hideMark/>
                </w:tcPr>
                <w:p w14:paraId="356116C7"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000000" w:fill="2F75B5"/>
                  <w:noWrap/>
                  <w:vAlign w:val="bottom"/>
                  <w:hideMark/>
                </w:tcPr>
                <w:p w14:paraId="68B390A7"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000000" w:fill="2F75B5"/>
                  <w:noWrap/>
                  <w:vAlign w:val="bottom"/>
                  <w:hideMark/>
                </w:tcPr>
                <w:p w14:paraId="4BC157FE"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000000" w:fill="2F75B5"/>
                  <w:noWrap/>
                  <w:vAlign w:val="bottom"/>
                  <w:hideMark/>
                </w:tcPr>
                <w:p w14:paraId="535998BE"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500" w:type="dxa"/>
                  <w:tcBorders>
                    <w:top w:val="nil"/>
                    <w:left w:val="nil"/>
                    <w:bottom w:val="single" w:sz="4" w:space="0" w:color="auto"/>
                    <w:right w:val="single" w:sz="4" w:space="0" w:color="auto"/>
                  </w:tcBorders>
                  <w:shd w:val="clear" w:color="000000" w:fill="2F75B5"/>
                  <w:noWrap/>
                  <w:vAlign w:val="bottom"/>
                  <w:hideMark/>
                </w:tcPr>
                <w:p w14:paraId="2F459953"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r>
            <w:tr w:rsidR="00101D33" w:rsidRPr="007C2D68" w14:paraId="719B2C85" w14:textId="77777777" w:rsidTr="00574B6B">
              <w:trPr>
                <w:trHeight w:val="294"/>
              </w:trPr>
              <w:tc>
                <w:tcPr>
                  <w:tcW w:w="4230" w:type="dxa"/>
                  <w:tcBorders>
                    <w:top w:val="nil"/>
                    <w:left w:val="single" w:sz="4" w:space="0" w:color="auto"/>
                    <w:bottom w:val="single" w:sz="4" w:space="0" w:color="auto"/>
                    <w:right w:val="single" w:sz="4" w:space="0" w:color="auto"/>
                  </w:tcBorders>
                  <w:shd w:val="clear" w:color="auto" w:fill="auto"/>
                  <w:noWrap/>
                  <w:vAlign w:val="center"/>
                </w:tcPr>
                <w:p w14:paraId="59EC924A"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nil"/>
                    <w:left w:val="nil"/>
                    <w:bottom w:val="single" w:sz="4" w:space="0" w:color="auto"/>
                    <w:right w:val="single" w:sz="4" w:space="0" w:color="auto"/>
                  </w:tcBorders>
                  <w:shd w:val="clear" w:color="auto" w:fill="auto"/>
                  <w:noWrap/>
                  <w:vAlign w:val="bottom"/>
                </w:tcPr>
                <w:p w14:paraId="63B5110C"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nil"/>
                    <w:left w:val="nil"/>
                    <w:bottom w:val="single" w:sz="4" w:space="0" w:color="auto"/>
                    <w:right w:val="single" w:sz="4" w:space="0" w:color="auto"/>
                  </w:tcBorders>
                  <w:shd w:val="clear" w:color="auto" w:fill="auto"/>
                  <w:noWrap/>
                  <w:vAlign w:val="bottom"/>
                </w:tcPr>
                <w:p w14:paraId="345BF657"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nil"/>
                    <w:left w:val="nil"/>
                    <w:bottom w:val="single" w:sz="4" w:space="0" w:color="auto"/>
                    <w:right w:val="single" w:sz="4" w:space="0" w:color="auto"/>
                  </w:tcBorders>
                  <w:shd w:val="clear" w:color="auto" w:fill="auto"/>
                  <w:noWrap/>
                  <w:vAlign w:val="bottom"/>
                </w:tcPr>
                <w:p w14:paraId="4706408C"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500" w:type="dxa"/>
                  <w:tcBorders>
                    <w:top w:val="nil"/>
                    <w:left w:val="nil"/>
                    <w:bottom w:val="single" w:sz="4" w:space="0" w:color="auto"/>
                    <w:right w:val="single" w:sz="4" w:space="0" w:color="auto"/>
                  </w:tcBorders>
                  <w:shd w:val="clear" w:color="auto" w:fill="auto"/>
                  <w:noWrap/>
                  <w:vAlign w:val="bottom"/>
                </w:tcPr>
                <w:p w14:paraId="55E705A3"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nil"/>
                    <w:left w:val="nil"/>
                    <w:bottom w:val="single" w:sz="4" w:space="0" w:color="auto"/>
                    <w:right w:val="single" w:sz="4" w:space="0" w:color="auto"/>
                  </w:tcBorders>
                  <w:shd w:val="clear" w:color="auto" w:fill="auto"/>
                  <w:noWrap/>
                  <w:vAlign w:val="bottom"/>
                </w:tcPr>
                <w:p w14:paraId="1AD022B2"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nil"/>
                    <w:left w:val="nil"/>
                    <w:bottom w:val="single" w:sz="4" w:space="0" w:color="auto"/>
                    <w:right w:val="single" w:sz="4" w:space="0" w:color="auto"/>
                  </w:tcBorders>
                  <w:shd w:val="clear" w:color="auto" w:fill="auto"/>
                  <w:noWrap/>
                  <w:vAlign w:val="bottom"/>
                </w:tcPr>
                <w:p w14:paraId="3DCFD065"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nil"/>
                    <w:left w:val="nil"/>
                    <w:bottom w:val="single" w:sz="4" w:space="0" w:color="auto"/>
                    <w:right w:val="single" w:sz="4" w:space="0" w:color="auto"/>
                  </w:tcBorders>
                  <w:shd w:val="clear" w:color="auto" w:fill="auto"/>
                  <w:noWrap/>
                  <w:vAlign w:val="bottom"/>
                </w:tcPr>
                <w:p w14:paraId="687A8257"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500" w:type="dxa"/>
                  <w:tcBorders>
                    <w:top w:val="nil"/>
                    <w:left w:val="nil"/>
                    <w:bottom w:val="single" w:sz="4" w:space="0" w:color="auto"/>
                    <w:right w:val="single" w:sz="4" w:space="0" w:color="auto"/>
                  </w:tcBorders>
                  <w:shd w:val="clear" w:color="auto" w:fill="auto"/>
                  <w:noWrap/>
                  <w:vAlign w:val="bottom"/>
                </w:tcPr>
                <w:p w14:paraId="3EE720AB"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nil"/>
                    <w:left w:val="nil"/>
                    <w:bottom w:val="single" w:sz="4" w:space="0" w:color="auto"/>
                    <w:right w:val="single" w:sz="4" w:space="0" w:color="auto"/>
                  </w:tcBorders>
                  <w:shd w:val="clear" w:color="auto" w:fill="auto"/>
                  <w:noWrap/>
                  <w:vAlign w:val="bottom"/>
                </w:tcPr>
                <w:p w14:paraId="43DD0A86"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nil"/>
                    <w:left w:val="nil"/>
                    <w:bottom w:val="single" w:sz="4" w:space="0" w:color="auto"/>
                    <w:right w:val="single" w:sz="4" w:space="0" w:color="auto"/>
                  </w:tcBorders>
                  <w:shd w:val="clear" w:color="auto" w:fill="auto"/>
                  <w:noWrap/>
                  <w:vAlign w:val="bottom"/>
                </w:tcPr>
                <w:p w14:paraId="11E99EAF"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nil"/>
                    <w:left w:val="nil"/>
                    <w:bottom w:val="single" w:sz="4" w:space="0" w:color="auto"/>
                    <w:right w:val="single" w:sz="4" w:space="0" w:color="auto"/>
                  </w:tcBorders>
                  <w:shd w:val="clear" w:color="auto" w:fill="auto"/>
                  <w:noWrap/>
                  <w:vAlign w:val="bottom"/>
                </w:tcPr>
                <w:p w14:paraId="4A79578C"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500" w:type="dxa"/>
                  <w:tcBorders>
                    <w:top w:val="nil"/>
                    <w:left w:val="nil"/>
                    <w:bottom w:val="single" w:sz="4" w:space="0" w:color="auto"/>
                    <w:right w:val="single" w:sz="4" w:space="0" w:color="auto"/>
                  </w:tcBorders>
                  <w:shd w:val="clear" w:color="auto" w:fill="auto"/>
                  <w:noWrap/>
                  <w:vAlign w:val="bottom"/>
                </w:tcPr>
                <w:p w14:paraId="2C2063A3" w14:textId="77777777" w:rsidR="00101D33" w:rsidRPr="007C2D68" w:rsidRDefault="00101D33" w:rsidP="00101D33">
                  <w:pPr>
                    <w:spacing w:before="0" w:after="0"/>
                    <w:rPr>
                      <w:rFonts w:ascii="Calibri" w:eastAsia="Times New Roman" w:hAnsi="Calibri" w:cs="Calibri"/>
                      <w:color w:val="000000"/>
                      <w:szCs w:val="22"/>
                      <w:lang w:eastAsia="zh-CN"/>
                    </w:rPr>
                  </w:pPr>
                </w:p>
              </w:tc>
            </w:tr>
            <w:tr w:rsidR="00574B6B" w:rsidRPr="007C2D68" w14:paraId="7081A0D7" w14:textId="77777777" w:rsidTr="00574B6B">
              <w:trPr>
                <w:trHeight w:val="294"/>
              </w:trPr>
              <w:tc>
                <w:tcPr>
                  <w:tcW w:w="4230" w:type="dxa"/>
                  <w:tcBorders>
                    <w:top w:val="nil"/>
                    <w:left w:val="single" w:sz="4" w:space="0" w:color="auto"/>
                    <w:bottom w:val="single" w:sz="4" w:space="0" w:color="auto"/>
                    <w:right w:val="single" w:sz="4" w:space="0" w:color="auto"/>
                  </w:tcBorders>
                  <w:shd w:val="clear" w:color="auto" w:fill="auto"/>
                  <w:noWrap/>
                  <w:vAlign w:val="center"/>
                  <w:hideMark/>
                </w:tcPr>
                <w:p w14:paraId="7F84D6F1" w14:textId="2022B7A8"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r w:rsidR="003A0915" w:rsidRPr="00001A59">
                    <w:rPr>
                      <w:rFonts w:ascii="Calibri" w:eastAsia="Times New Roman" w:hAnsi="Calibri" w:cs="Calibri"/>
                      <w:b/>
                      <w:bCs/>
                      <w:color w:val="000000"/>
                      <w:szCs w:val="22"/>
                      <w:lang w:eastAsia="zh-CN"/>
                    </w:rPr>
                    <w:t>Business analysis</w:t>
                  </w:r>
                </w:p>
              </w:tc>
              <w:tc>
                <w:tcPr>
                  <w:tcW w:w="499" w:type="dxa"/>
                  <w:tcBorders>
                    <w:top w:val="nil"/>
                    <w:left w:val="nil"/>
                    <w:bottom w:val="single" w:sz="4" w:space="0" w:color="auto"/>
                    <w:right w:val="single" w:sz="4" w:space="0" w:color="auto"/>
                  </w:tcBorders>
                  <w:shd w:val="clear" w:color="auto" w:fill="0070C0"/>
                  <w:noWrap/>
                  <w:vAlign w:val="bottom"/>
                  <w:hideMark/>
                </w:tcPr>
                <w:p w14:paraId="2636C7C0"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0070C0"/>
                  <w:noWrap/>
                  <w:vAlign w:val="bottom"/>
                  <w:hideMark/>
                </w:tcPr>
                <w:p w14:paraId="1E99CF51"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0070C0"/>
                  <w:noWrap/>
                  <w:vAlign w:val="bottom"/>
                  <w:hideMark/>
                </w:tcPr>
                <w:p w14:paraId="0DB3239B"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500" w:type="dxa"/>
                  <w:tcBorders>
                    <w:top w:val="nil"/>
                    <w:left w:val="nil"/>
                    <w:bottom w:val="single" w:sz="4" w:space="0" w:color="auto"/>
                    <w:right w:val="single" w:sz="4" w:space="0" w:color="auto"/>
                  </w:tcBorders>
                  <w:shd w:val="clear" w:color="auto" w:fill="0070C0"/>
                  <w:noWrap/>
                  <w:vAlign w:val="bottom"/>
                  <w:hideMark/>
                </w:tcPr>
                <w:p w14:paraId="2C69A83C"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0070C0"/>
                  <w:noWrap/>
                  <w:vAlign w:val="bottom"/>
                  <w:hideMark/>
                </w:tcPr>
                <w:p w14:paraId="6C67BEBD"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0070C0"/>
                  <w:noWrap/>
                  <w:vAlign w:val="bottom"/>
                  <w:hideMark/>
                </w:tcPr>
                <w:p w14:paraId="630D5AA9"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0070C0"/>
                  <w:noWrap/>
                  <w:vAlign w:val="bottom"/>
                  <w:hideMark/>
                </w:tcPr>
                <w:p w14:paraId="125BE4EE"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500" w:type="dxa"/>
                  <w:tcBorders>
                    <w:top w:val="nil"/>
                    <w:left w:val="nil"/>
                    <w:bottom w:val="single" w:sz="4" w:space="0" w:color="auto"/>
                    <w:right w:val="single" w:sz="4" w:space="0" w:color="auto"/>
                  </w:tcBorders>
                  <w:shd w:val="clear" w:color="auto" w:fill="0070C0"/>
                  <w:noWrap/>
                  <w:vAlign w:val="bottom"/>
                  <w:hideMark/>
                </w:tcPr>
                <w:p w14:paraId="6A6A48A3"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0070C0"/>
                  <w:noWrap/>
                  <w:vAlign w:val="bottom"/>
                  <w:hideMark/>
                </w:tcPr>
                <w:p w14:paraId="0A718EAD"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0070C0"/>
                  <w:noWrap/>
                  <w:vAlign w:val="bottom"/>
                  <w:hideMark/>
                </w:tcPr>
                <w:p w14:paraId="417B472F"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0070C0"/>
                  <w:noWrap/>
                  <w:vAlign w:val="bottom"/>
                  <w:hideMark/>
                </w:tcPr>
                <w:p w14:paraId="3166A2BA"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500" w:type="dxa"/>
                  <w:tcBorders>
                    <w:top w:val="nil"/>
                    <w:left w:val="nil"/>
                    <w:bottom w:val="single" w:sz="4" w:space="0" w:color="auto"/>
                    <w:right w:val="single" w:sz="4" w:space="0" w:color="auto"/>
                  </w:tcBorders>
                  <w:shd w:val="clear" w:color="auto" w:fill="0070C0"/>
                  <w:noWrap/>
                  <w:vAlign w:val="bottom"/>
                  <w:hideMark/>
                </w:tcPr>
                <w:p w14:paraId="497D8C71"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r>
            <w:tr w:rsidR="00101D33" w:rsidRPr="007C2D68" w14:paraId="3A24248E" w14:textId="77777777" w:rsidTr="00574B6B">
              <w:trPr>
                <w:trHeight w:val="294"/>
              </w:trPr>
              <w:tc>
                <w:tcPr>
                  <w:tcW w:w="4230" w:type="dxa"/>
                  <w:tcBorders>
                    <w:top w:val="nil"/>
                    <w:left w:val="single" w:sz="4" w:space="0" w:color="auto"/>
                    <w:bottom w:val="single" w:sz="4" w:space="0" w:color="auto"/>
                    <w:right w:val="single" w:sz="4" w:space="0" w:color="auto"/>
                  </w:tcBorders>
                  <w:shd w:val="clear" w:color="auto" w:fill="auto"/>
                  <w:noWrap/>
                  <w:vAlign w:val="center"/>
                  <w:hideMark/>
                </w:tcPr>
                <w:p w14:paraId="3804577C" w14:textId="190B673F" w:rsidR="00101D33" w:rsidRPr="007C2D68" w:rsidRDefault="00101D33" w:rsidP="00101D33">
                  <w:pPr>
                    <w:spacing w:before="0" w:after="0"/>
                    <w:rPr>
                      <w:rFonts w:ascii="Calibri" w:eastAsia="Times New Roman" w:hAnsi="Calibri" w:cs="Calibri"/>
                      <w:b/>
                      <w:bCs/>
                      <w:color w:val="000000"/>
                      <w:szCs w:val="22"/>
                      <w:lang w:eastAsia="zh-CN"/>
                    </w:rPr>
                  </w:pPr>
                </w:p>
              </w:tc>
              <w:tc>
                <w:tcPr>
                  <w:tcW w:w="499" w:type="dxa"/>
                  <w:tcBorders>
                    <w:top w:val="nil"/>
                    <w:left w:val="nil"/>
                    <w:bottom w:val="single" w:sz="4" w:space="0" w:color="auto"/>
                    <w:right w:val="single" w:sz="4" w:space="0" w:color="auto"/>
                  </w:tcBorders>
                  <w:shd w:val="clear" w:color="auto" w:fill="auto"/>
                  <w:noWrap/>
                  <w:vAlign w:val="bottom"/>
                  <w:hideMark/>
                </w:tcPr>
                <w:p w14:paraId="199D01CC"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375AA91B"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2C163AEA"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500" w:type="dxa"/>
                  <w:tcBorders>
                    <w:top w:val="nil"/>
                    <w:left w:val="nil"/>
                    <w:bottom w:val="single" w:sz="4" w:space="0" w:color="auto"/>
                    <w:right w:val="single" w:sz="4" w:space="0" w:color="auto"/>
                  </w:tcBorders>
                  <w:shd w:val="clear" w:color="auto" w:fill="auto"/>
                  <w:noWrap/>
                  <w:vAlign w:val="bottom"/>
                  <w:hideMark/>
                </w:tcPr>
                <w:p w14:paraId="6BDEEF22"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6288DA2B"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37269656"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5E623E9A"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500" w:type="dxa"/>
                  <w:tcBorders>
                    <w:top w:val="nil"/>
                    <w:left w:val="nil"/>
                    <w:bottom w:val="single" w:sz="4" w:space="0" w:color="auto"/>
                    <w:right w:val="single" w:sz="4" w:space="0" w:color="auto"/>
                  </w:tcBorders>
                  <w:shd w:val="clear" w:color="auto" w:fill="auto"/>
                  <w:noWrap/>
                  <w:vAlign w:val="bottom"/>
                  <w:hideMark/>
                </w:tcPr>
                <w:p w14:paraId="7A088038"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332BE239"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3592848B"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nil"/>
                    <w:left w:val="nil"/>
                    <w:bottom w:val="single" w:sz="4" w:space="0" w:color="auto"/>
                    <w:right w:val="single" w:sz="4" w:space="0" w:color="auto"/>
                  </w:tcBorders>
                  <w:shd w:val="clear" w:color="auto" w:fill="auto"/>
                  <w:noWrap/>
                  <w:vAlign w:val="bottom"/>
                  <w:hideMark/>
                </w:tcPr>
                <w:p w14:paraId="50F3882F"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500" w:type="dxa"/>
                  <w:tcBorders>
                    <w:top w:val="nil"/>
                    <w:left w:val="nil"/>
                    <w:bottom w:val="single" w:sz="4" w:space="0" w:color="auto"/>
                    <w:right w:val="single" w:sz="4" w:space="0" w:color="auto"/>
                  </w:tcBorders>
                  <w:shd w:val="clear" w:color="auto" w:fill="auto"/>
                  <w:noWrap/>
                  <w:vAlign w:val="bottom"/>
                  <w:hideMark/>
                </w:tcPr>
                <w:p w14:paraId="29BC5C0D"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r>
            <w:tr w:rsidR="00101D33" w:rsidRPr="007C2D68" w14:paraId="3976E6A9" w14:textId="77777777" w:rsidTr="00574B6B">
              <w:trPr>
                <w:trHeight w:val="294"/>
              </w:trPr>
              <w:tc>
                <w:tcPr>
                  <w:tcW w:w="42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9B4084" w14:textId="6268B38E" w:rsidR="00101D33" w:rsidRPr="007C2D68" w:rsidRDefault="003A0915" w:rsidP="00101D33">
                  <w:pPr>
                    <w:spacing w:before="0" w:after="0"/>
                    <w:rPr>
                      <w:rFonts w:ascii="Calibri" w:eastAsia="Times New Roman" w:hAnsi="Calibri" w:cs="Calibri"/>
                      <w:color w:val="000000"/>
                      <w:szCs w:val="22"/>
                      <w:lang w:eastAsia="zh-CN"/>
                    </w:rPr>
                  </w:pPr>
                  <w:r w:rsidRPr="00B719A5">
                    <w:rPr>
                      <w:rFonts w:ascii="Calibri" w:eastAsia="Times New Roman" w:hAnsi="Calibri" w:cs="Calibri"/>
                      <w:b/>
                      <w:bCs/>
                      <w:color w:val="000000"/>
                      <w:szCs w:val="22"/>
                      <w:lang w:eastAsia="zh-CN"/>
                    </w:rPr>
                    <w:t>Human Factors Psychology</w:t>
                  </w:r>
                </w:p>
              </w:tc>
              <w:tc>
                <w:tcPr>
                  <w:tcW w:w="499" w:type="dxa"/>
                  <w:tcBorders>
                    <w:top w:val="single" w:sz="4" w:space="0" w:color="auto"/>
                    <w:left w:val="nil"/>
                    <w:bottom w:val="single" w:sz="4" w:space="0" w:color="auto"/>
                    <w:right w:val="single" w:sz="4" w:space="0" w:color="auto"/>
                  </w:tcBorders>
                  <w:shd w:val="clear" w:color="auto" w:fill="0070C0"/>
                  <w:noWrap/>
                  <w:vAlign w:val="bottom"/>
                </w:tcPr>
                <w:p w14:paraId="3A06D521"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single" w:sz="4" w:space="0" w:color="auto"/>
                    <w:left w:val="nil"/>
                    <w:bottom w:val="single" w:sz="4" w:space="0" w:color="auto"/>
                    <w:right w:val="single" w:sz="4" w:space="0" w:color="auto"/>
                  </w:tcBorders>
                  <w:shd w:val="clear" w:color="auto" w:fill="0070C0"/>
                  <w:noWrap/>
                  <w:vAlign w:val="bottom"/>
                </w:tcPr>
                <w:p w14:paraId="332B3046"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single" w:sz="4" w:space="0" w:color="auto"/>
                    <w:left w:val="nil"/>
                    <w:bottom w:val="single" w:sz="4" w:space="0" w:color="auto"/>
                    <w:right w:val="single" w:sz="4" w:space="0" w:color="auto"/>
                  </w:tcBorders>
                  <w:shd w:val="clear" w:color="auto" w:fill="0070C0"/>
                  <w:noWrap/>
                  <w:vAlign w:val="bottom"/>
                </w:tcPr>
                <w:p w14:paraId="1AE7CCBE"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500" w:type="dxa"/>
                  <w:tcBorders>
                    <w:top w:val="single" w:sz="4" w:space="0" w:color="auto"/>
                    <w:left w:val="nil"/>
                    <w:bottom w:val="single" w:sz="4" w:space="0" w:color="auto"/>
                    <w:right w:val="single" w:sz="4" w:space="0" w:color="auto"/>
                  </w:tcBorders>
                  <w:shd w:val="clear" w:color="auto" w:fill="0070C0"/>
                  <w:noWrap/>
                  <w:vAlign w:val="bottom"/>
                </w:tcPr>
                <w:p w14:paraId="49A64A4C"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single" w:sz="4" w:space="0" w:color="auto"/>
                    <w:left w:val="nil"/>
                    <w:bottom w:val="single" w:sz="4" w:space="0" w:color="auto"/>
                    <w:right w:val="single" w:sz="4" w:space="0" w:color="auto"/>
                  </w:tcBorders>
                  <w:shd w:val="clear" w:color="auto" w:fill="0070C0"/>
                  <w:noWrap/>
                  <w:vAlign w:val="bottom"/>
                </w:tcPr>
                <w:p w14:paraId="0B7D2512"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single" w:sz="4" w:space="0" w:color="auto"/>
                    <w:left w:val="nil"/>
                    <w:bottom w:val="single" w:sz="4" w:space="0" w:color="auto"/>
                    <w:right w:val="single" w:sz="4" w:space="0" w:color="auto"/>
                  </w:tcBorders>
                  <w:shd w:val="clear" w:color="auto" w:fill="0070C0"/>
                  <w:noWrap/>
                  <w:vAlign w:val="bottom"/>
                </w:tcPr>
                <w:p w14:paraId="5B03E6C0"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single" w:sz="4" w:space="0" w:color="auto"/>
                    <w:left w:val="nil"/>
                    <w:bottom w:val="single" w:sz="4" w:space="0" w:color="auto"/>
                    <w:right w:val="single" w:sz="4" w:space="0" w:color="auto"/>
                  </w:tcBorders>
                  <w:shd w:val="clear" w:color="auto" w:fill="0070C0"/>
                  <w:noWrap/>
                  <w:vAlign w:val="bottom"/>
                </w:tcPr>
                <w:p w14:paraId="3FB82AF8"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500" w:type="dxa"/>
                  <w:tcBorders>
                    <w:top w:val="single" w:sz="4" w:space="0" w:color="auto"/>
                    <w:left w:val="nil"/>
                    <w:bottom w:val="single" w:sz="4" w:space="0" w:color="auto"/>
                    <w:right w:val="single" w:sz="4" w:space="0" w:color="auto"/>
                  </w:tcBorders>
                  <w:shd w:val="clear" w:color="auto" w:fill="0070C0"/>
                  <w:noWrap/>
                  <w:vAlign w:val="bottom"/>
                </w:tcPr>
                <w:p w14:paraId="1755300E"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single" w:sz="4" w:space="0" w:color="auto"/>
                    <w:left w:val="nil"/>
                    <w:bottom w:val="single" w:sz="4" w:space="0" w:color="auto"/>
                    <w:right w:val="single" w:sz="4" w:space="0" w:color="auto"/>
                  </w:tcBorders>
                  <w:shd w:val="clear" w:color="auto" w:fill="auto"/>
                  <w:noWrap/>
                  <w:vAlign w:val="bottom"/>
                </w:tcPr>
                <w:p w14:paraId="3A215943"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single" w:sz="4" w:space="0" w:color="auto"/>
                    <w:left w:val="nil"/>
                    <w:bottom w:val="single" w:sz="4" w:space="0" w:color="auto"/>
                    <w:right w:val="single" w:sz="4" w:space="0" w:color="auto"/>
                  </w:tcBorders>
                  <w:shd w:val="clear" w:color="auto" w:fill="auto"/>
                  <w:noWrap/>
                  <w:vAlign w:val="bottom"/>
                </w:tcPr>
                <w:p w14:paraId="2C6A2074"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single" w:sz="4" w:space="0" w:color="auto"/>
                    <w:left w:val="nil"/>
                    <w:bottom w:val="single" w:sz="4" w:space="0" w:color="auto"/>
                    <w:right w:val="single" w:sz="4" w:space="0" w:color="auto"/>
                  </w:tcBorders>
                  <w:shd w:val="clear" w:color="auto" w:fill="auto"/>
                  <w:noWrap/>
                  <w:vAlign w:val="bottom"/>
                </w:tcPr>
                <w:p w14:paraId="7E6BD60F"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09FFE813" w14:textId="77777777" w:rsidR="00101D33" w:rsidRPr="007C2D68" w:rsidRDefault="00101D33" w:rsidP="00101D33">
                  <w:pPr>
                    <w:spacing w:before="0" w:after="0"/>
                    <w:rPr>
                      <w:rFonts w:ascii="Calibri" w:eastAsia="Times New Roman" w:hAnsi="Calibri" w:cs="Calibri"/>
                      <w:color w:val="000000"/>
                      <w:szCs w:val="22"/>
                      <w:lang w:eastAsia="zh-CN"/>
                    </w:rPr>
                  </w:pPr>
                </w:p>
              </w:tc>
            </w:tr>
            <w:tr w:rsidR="00101D33" w:rsidRPr="007C2D68" w14:paraId="6936983D" w14:textId="77777777" w:rsidTr="00574B6B">
              <w:trPr>
                <w:trHeight w:val="294"/>
              </w:trPr>
              <w:tc>
                <w:tcPr>
                  <w:tcW w:w="42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17BBF5B"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single" w:sz="4" w:space="0" w:color="auto"/>
                    <w:left w:val="nil"/>
                    <w:bottom w:val="single" w:sz="4" w:space="0" w:color="auto"/>
                    <w:right w:val="single" w:sz="4" w:space="0" w:color="auto"/>
                  </w:tcBorders>
                  <w:shd w:val="clear" w:color="auto" w:fill="FFFFFF" w:themeFill="background1"/>
                  <w:noWrap/>
                  <w:vAlign w:val="bottom"/>
                </w:tcPr>
                <w:p w14:paraId="2368D75C"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single" w:sz="4" w:space="0" w:color="auto"/>
                    <w:left w:val="nil"/>
                    <w:bottom w:val="single" w:sz="4" w:space="0" w:color="auto"/>
                    <w:right w:val="single" w:sz="4" w:space="0" w:color="auto"/>
                  </w:tcBorders>
                  <w:shd w:val="clear" w:color="auto" w:fill="FFFFFF" w:themeFill="background1"/>
                  <w:noWrap/>
                  <w:vAlign w:val="bottom"/>
                </w:tcPr>
                <w:p w14:paraId="081A9AF9"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single" w:sz="4" w:space="0" w:color="auto"/>
                    <w:left w:val="nil"/>
                    <w:bottom w:val="single" w:sz="4" w:space="0" w:color="auto"/>
                    <w:right w:val="single" w:sz="4" w:space="0" w:color="auto"/>
                  </w:tcBorders>
                  <w:shd w:val="clear" w:color="auto" w:fill="FFFFFF" w:themeFill="background1"/>
                  <w:noWrap/>
                  <w:vAlign w:val="bottom"/>
                </w:tcPr>
                <w:p w14:paraId="7FB7FEEC"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500" w:type="dxa"/>
                  <w:tcBorders>
                    <w:top w:val="single" w:sz="4" w:space="0" w:color="auto"/>
                    <w:left w:val="nil"/>
                    <w:bottom w:val="single" w:sz="4" w:space="0" w:color="auto"/>
                    <w:right w:val="single" w:sz="4" w:space="0" w:color="auto"/>
                  </w:tcBorders>
                  <w:shd w:val="clear" w:color="auto" w:fill="FFFFFF" w:themeFill="background1"/>
                  <w:noWrap/>
                  <w:vAlign w:val="bottom"/>
                </w:tcPr>
                <w:p w14:paraId="50BB93FA"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single" w:sz="4" w:space="0" w:color="auto"/>
                    <w:left w:val="nil"/>
                    <w:bottom w:val="single" w:sz="4" w:space="0" w:color="auto"/>
                    <w:right w:val="single" w:sz="4" w:space="0" w:color="auto"/>
                  </w:tcBorders>
                  <w:shd w:val="clear" w:color="auto" w:fill="FFFFFF" w:themeFill="background1"/>
                  <w:noWrap/>
                  <w:vAlign w:val="bottom"/>
                </w:tcPr>
                <w:p w14:paraId="4728BB8E"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single" w:sz="4" w:space="0" w:color="auto"/>
                    <w:left w:val="nil"/>
                    <w:bottom w:val="single" w:sz="4" w:space="0" w:color="auto"/>
                    <w:right w:val="single" w:sz="4" w:space="0" w:color="auto"/>
                  </w:tcBorders>
                  <w:shd w:val="clear" w:color="auto" w:fill="FFFFFF" w:themeFill="background1"/>
                  <w:noWrap/>
                  <w:vAlign w:val="bottom"/>
                </w:tcPr>
                <w:p w14:paraId="00B01958"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single" w:sz="4" w:space="0" w:color="auto"/>
                    <w:left w:val="nil"/>
                    <w:bottom w:val="single" w:sz="4" w:space="0" w:color="auto"/>
                    <w:right w:val="single" w:sz="4" w:space="0" w:color="auto"/>
                  </w:tcBorders>
                  <w:shd w:val="clear" w:color="auto" w:fill="FFFFFF" w:themeFill="background1"/>
                  <w:noWrap/>
                  <w:vAlign w:val="bottom"/>
                </w:tcPr>
                <w:p w14:paraId="7EC907E0"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500" w:type="dxa"/>
                  <w:tcBorders>
                    <w:top w:val="single" w:sz="4" w:space="0" w:color="auto"/>
                    <w:left w:val="nil"/>
                    <w:bottom w:val="single" w:sz="4" w:space="0" w:color="auto"/>
                    <w:right w:val="single" w:sz="4" w:space="0" w:color="auto"/>
                  </w:tcBorders>
                  <w:shd w:val="clear" w:color="auto" w:fill="FFFFFF" w:themeFill="background1"/>
                  <w:noWrap/>
                  <w:vAlign w:val="bottom"/>
                </w:tcPr>
                <w:p w14:paraId="01402473"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single" w:sz="4" w:space="0" w:color="auto"/>
                    <w:left w:val="nil"/>
                    <w:bottom w:val="single" w:sz="4" w:space="0" w:color="auto"/>
                    <w:right w:val="single" w:sz="4" w:space="0" w:color="auto"/>
                  </w:tcBorders>
                  <w:shd w:val="clear" w:color="auto" w:fill="FFFFFF" w:themeFill="background1"/>
                  <w:noWrap/>
                  <w:vAlign w:val="bottom"/>
                </w:tcPr>
                <w:p w14:paraId="14C30966"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single" w:sz="4" w:space="0" w:color="auto"/>
                    <w:left w:val="nil"/>
                    <w:bottom w:val="single" w:sz="4" w:space="0" w:color="auto"/>
                    <w:right w:val="single" w:sz="4" w:space="0" w:color="auto"/>
                  </w:tcBorders>
                  <w:shd w:val="clear" w:color="auto" w:fill="FFFFFF" w:themeFill="background1"/>
                  <w:noWrap/>
                  <w:vAlign w:val="bottom"/>
                </w:tcPr>
                <w:p w14:paraId="194C5BAF"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499" w:type="dxa"/>
                  <w:tcBorders>
                    <w:top w:val="single" w:sz="4" w:space="0" w:color="auto"/>
                    <w:left w:val="nil"/>
                    <w:bottom w:val="single" w:sz="4" w:space="0" w:color="auto"/>
                    <w:right w:val="single" w:sz="4" w:space="0" w:color="auto"/>
                  </w:tcBorders>
                  <w:shd w:val="clear" w:color="auto" w:fill="FFFFFF" w:themeFill="background1"/>
                  <w:noWrap/>
                  <w:vAlign w:val="bottom"/>
                </w:tcPr>
                <w:p w14:paraId="21660E72" w14:textId="77777777" w:rsidR="00101D33" w:rsidRPr="007C2D68" w:rsidRDefault="00101D33" w:rsidP="00101D33">
                  <w:pPr>
                    <w:spacing w:before="0" w:after="0"/>
                    <w:rPr>
                      <w:rFonts w:ascii="Calibri" w:eastAsia="Times New Roman" w:hAnsi="Calibri" w:cs="Calibri"/>
                      <w:color w:val="000000"/>
                      <w:szCs w:val="22"/>
                      <w:lang w:eastAsia="zh-CN"/>
                    </w:rPr>
                  </w:pPr>
                </w:p>
              </w:tc>
              <w:tc>
                <w:tcPr>
                  <w:tcW w:w="500" w:type="dxa"/>
                  <w:tcBorders>
                    <w:top w:val="single" w:sz="4" w:space="0" w:color="auto"/>
                    <w:left w:val="nil"/>
                    <w:bottom w:val="single" w:sz="4" w:space="0" w:color="auto"/>
                    <w:right w:val="single" w:sz="4" w:space="0" w:color="auto"/>
                  </w:tcBorders>
                  <w:shd w:val="clear" w:color="auto" w:fill="FFFFFF" w:themeFill="background1"/>
                  <w:noWrap/>
                  <w:vAlign w:val="bottom"/>
                </w:tcPr>
                <w:p w14:paraId="634500A5" w14:textId="77777777" w:rsidR="00101D33" w:rsidRPr="007C2D68" w:rsidRDefault="00101D33" w:rsidP="00101D33">
                  <w:pPr>
                    <w:spacing w:before="0" w:after="0"/>
                    <w:rPr>
                      <w:rFonts w:ascii="Calibri" w:eastAsia="Times New Roman" w:hAnsi="Calibri" w:cs="Calibri"/>
                      <w:color w:val="000000"/>
                      <w:szCs w:val="22"/>
                      <w:lang w:eastAsia="zh-CN"/>
                    </w:rPr>
                  </w:pPr>
                </w:p>
              </w:tc>
            </w:tr>
            <w:tr w:rsidR="009552CC" w:rsidRPr="007C2D68" w14:paraId="26D6EF0D" w14:textId="77777777" w:rsidTr="009552CC">
              <w:trPr>
                <w:trHeight w:val="294"/>
              </w:trPr>
              <w:tc>
                <w:tcPr>
                  <w:tcW w:w="42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7B39AB"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Full system testing for autonomous boat control</w:t>
                  </w:r>
                </w:p>
              </w:tc>
              <w:tc>
                <w:tcPr>
                  <w:tcW w:w="499" w:type="dxa"/>
                  <w:tcBorders>
                    <w:top w:val="single" w:sz="4" w:space="0" w:color="auto"/>
                    <w:left w:val="nil"/>
                    <w:bottom w:val="single" w:sz="4" w:space="0" w:color="auto"/>
                    <w:right w:val="single" w:sz="4" w:space="0" w:color="auto"/>
                  </w:tcBorders>
                  <w:shd w:val="clear" w:color="auto" w:fill="auto"/>
                  <w:noWrap/>
                  <w:vAlign w:val="bottom"/>
                </w:tcPr>
                <w:p w14:paraId="08604957"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single" w:sz="4" w:space="0" w:color="auto"/>
                    <w:left w:val="nil"/>
                    <w:bottom w:val="single" w:sz="4" w:space="0" w:color="auto"/>
                    <w:right w:val="single" w:sz="4" w:space="0" w:color="auto"/>
                  </w:tcBorders>
                  <w:shd w:val="clear" w:color="auto" w:fill="auto"/>
                  <w:noWrap/>
                  <w:vAlign w:val="bottom"/>
                </w:tcPr>
                <w:p w14:paraId="70EA3797"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single" w:sz="4" w:space="0" w:color="auto"/>
                    <w:left w:val="nil"/>
                    <w:bottom w:val="single" w:sz="4" w:space="0" w:color="auto"/>
                    <w:right w:val="single" w:sz="4" w:space="0" w:color="auto"/>
                  </w:tcBorders>
                  <w:shd w:val="clear" w:color="auto" w:fill="auto"/>
                  <w:noWrap/>
                  <w:vAlign w:val="bottom"/>
                </w:tcPr>
                <w:p w14:paraId="64638368"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58B507D1"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single" w:sz="4" w:space="0" w:color="auto"/>
                    <w:left w:val="nil"/>
                    <w:bottom w:val="single" w:sz="4" w:space="0" w:color="auto"/>
                    <w:right w:val="single" w:sz="4" w:space="0" w:color="auto"/>
                  </w:tcBorders>
                  <w:shd w:val="clear" w:color="auto" w:fill="auto"/>
                  <w:noWrap/>
                  <w:vAlign w:val="bottom"/>
                </w:tcPr>
                <w:p w14:paraId="33F9D15E"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single" w:sz="4" w:space="0" w:color="auto"/>
                    <w:left w:val="nil"/>
                    <w:bottom w:val="single" w:sz="4" w:space="0" w:color="auto"/>
                    <w:right w:val="single" w:sz="4" w:space="0" w:color="auto"/>
                  </w:tcBorders>
                  <w:shd w:val="clear" w:color="auto" w:fill="auto"/>
                  <w:noWrap/>
                  <w:vAlign w:val="bottom"/>
                </w:tcPr>
                <w:p w14:paraId="11E1C0F8"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single" w:sz="4" w:space="0" w:color="auto"/>
                    <w:left w:val="nil"/>
                    <w:bottom w:val="single" w:sz="4" w:space="0" w:color="auto"/>
                    <w:right w:val="single" w:sz="4" w:space="0" w:color="auto"/>
                  </w:tcBorders>
                  <w:shd w:val="clear" w:color="auto" w:fill="0070C0"/>
                  <w:noWrap/>
                  <w:vAlign w:val="bottom"/>
                </w:tcPr>
                <w:p w14:paraId="1CB497F4"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500" w:type="dxa"/>
                  <w:tcBorders>
                    <w:top w:val="single" w:sz="4" w:space="0" w:color="auto"/>
                    <w:left w:val="nil"/>
                    <w:bottom w:val="single" w:sz="4" w:space="0" w:color="auto"/>
                    <w:right w:val="single" w:sz="4" w:space="0" w:color="auto"/>
                  </w:tcBorders>
                  <w:shd w:val="clear" w:color="auto" w:fill="0070C0"/>
                  <w:noWrap/>
                  <w:vAlign w:val="bottom"/>
                </w:tcPr>
                <w:p w14:paraId="57362569"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single" w:sz="4" w:space="0" w:color="auto"/>
                    <w:left w:val="nil"/>
                    <w:bottom w:val="single" w:sz="4" w:space="0" w:color="auto"/>
                    <w:right w:val="single" w:sz="4" w:space="0" w:color="auto"/>
                  </w:tcBorders>
                  <w:shd w:val="clear" w:color="auto" w:fill="auto"/>
                  <w:noWrap/>
                  <w:vAlign w:val="bottom"/>
                </w:tcPr>
                <w:p w14:paraId="534608B5"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single" w:sz="4" w:space="0" w:color="auto"/>
                    <w:left w:val="nil"/>
                    <w:bottom w:val="single" w:sz="4" w:space="0" w:color="auto"/>
                    <w:right w:val="single" w:sz="4" w:space="0" w:color="auto"/>
                  </w:tcBorders>
                  <w:shd w:val="clear" w:color="auto" w:fill="auto"/>
                  <w:noWrap/>
                  <w:vAlign w:val="bottom"/>
                </w:tcPr>
                <w:p w14:paraId="40C8E03F"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499" w:type="dxa"/>
                  <w:tcBorders>
                    <w:top w:val="single" w:sz="4" w:space="0" w:color="auto"/>
                    <w:left w:val="nil"/>
                    <w:bottom w:val="single" w:sz="4" w:space="0" w:color="auto"/>
                    <w:right w:val="single" w:sz="4" w:space="0" w:color="auto"/>
                  </w:tcBorders>
                  <w:shd w:val="clear" w:color="auto" w:fill="auto"/>
                  <w:noWrap/>
                  <w:vAlign w:val="bottom"/>
                </w:tcPr>
                <w:p w14:paraId="754F9837"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098F7330" w14:textId="77777777" w:rsidR="00101D33" w:rsidRPr="007C2D68" w:rsidRDefault="00101D33" w:rsidP="00101D33">
                  <w:pPr>
                    <w:spacing w:before="0" w:after="0"/>
                    <w:rPr>
                      <w:rFonts w:ascii="Calibri" w:eastAsia="Times New Roman" w:hAnsi="Calibri" w:cs="Calibri"/>
                      <w:color w:val="000000"/>
                      <w:szCs w:val="22"/>
                      <w:lang w:eastAsia="zh-CN"/>
                    </w:rPr>
                  </w:pPr>
                  <w:r w:rsidRPr="007C2D68">
                    <w:rPr>
                      <w:rFonts w:ascii="Calibri" w:eastAsia="Times New Roman" w:hAnsi="Calibri" w:cs="Calibri"/>
                      <w:color w:val="000000"/>
                      <w:szCs w:val="22"/>
                      <w:lang w:eastAsia="zh-CN"/>
                    </w:rPr>
                    <w:t> </w:t>
                  </w:r>
                </w:p>
              </w:tc>
            </w:tr>
          </w:tbl>
          <w:p w14:paraId="1ECC5F06" w14:textId="77777777" w:rsidR="00101D33" w:rsidRPr="007C2D68" w:rsidRDefault="00101D33" w:rsidP="00101D33">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iCs/>
                <w:szCs w:val="20"/>
              </w:rPr>
            </w:pPr>
          </w:p>
          <w:p w14:paraId="009732B8" w14:textId="5BD4B507" w:rsidR="00101D33" w:rsidRPr="007C2D68" w:rsidRDefault="00101D33" w:rsidP="0018445B">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iCs/>
                <w:szCs w:val="20"/>
              </w:rPr>
            </w:pPr>
          </w:p>
        </w:tc>
      </w:tr>
    </w:tbl>
    <w:p w14:paraId="12A64518" w14:textId="77777777" w:rsidR="005656BA" w:rsidRPr="007C2D68" w:rsidRDefault="005656BA"/>
    <w:tbl>
      <w:tblPr>
        <w:tblW w:w="5000" w:type="pct"/>
        <w:tblBorders>
          <w:top w:val="nil"/>
          <w:left w:val="nil"/>
          <w:right w:val="nil"/>
        </w:tblBorders>
        <w:tblLook w:val="0000" w:firstRow="0" w:lastRow="0" w:firstColumn="0" w:lastColumn="0" w:noHBand="0" w:noVBand="0"/>
      </w:tblPr>
      <w:tblGrid>
        <w:gridCol w:w="10447"/>
      </w:tblGrid>
      <w:tr w:rsidR="002E6829" w:rsidRPr="007C2D68" w14:paraId="6639648E" w14:textId="77777777" w:rsidTr="003639AA">
        <w:trPr>
          <w:trHeight w:val="397"/>
          <w:tblHeader/>
        </w:trPr>
        <w:tc>
          <w:tcPr>
            <w:tcW w:w="5000" w:type="pct"/>
            <w:tcBorders>
              <w:top w:val="single" w:sz="8" w:space="0" w:color="auto"/>
              <w:left w:val="single" w:sz="8" w:space="0" w:color="auto"/>
              <w:bottom w:val="single" w:sz="8" w:space="0" w:color="auto"/>
              <w:right w:val="single" w:sz="8" w:space="0" w:color="auto"/>
            </w:tcBorders>
            <w:shd w:val="clear" w:color="auto" w:fill="E0E0E0"/>
            <w:tcMar>
              <w:top w:w="100" w:type="nil"/>
              <w:left w:w="100" w:type="nil"/>
              <w:bottom w:w="100" w:type="nil"/>
              <w:right w:w="100" w:type="nil"/>
            </w:tcMar>
            <w:vAlign w:val="center"/>
          </w:tcPr>
          <w:p w14:paraId="6B2E31CD" w14:textId="213ED4B3" w:rsidR="002E6829" w:rsidRPr="007C2D68" w:rsidRDefault="00B9004A" w:rsidP="0066617C">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b/>
                <w:szCs w:val="20"/>
              </w:rPr>
            </w:pPr>
            <w:r w:rsidRPr="007C2D68">
              <w:rPr>
                <w:rFonts w:cs="Microsoft Sans Serif"/>
                <w:b/>
                <w:szCs w:val="20"/>
              </w:rPr>
              <w:lastRenderedPageBreak/>
              <w:t>4</w:t>
            </w:r>
            <w:r w:rsidR="0018445B" w:rsidRPr="007C2D68">
              <w:rPr>
                <w:rFonts w:cs="Microsoft Sans Serif"/>
                <w:b/>
                <w:szCs w:val="20"/>
              </w:rPr>
              <w:t>.5</w:t>
            </w:r>
            <w:r w:rsidR="002E6829" w:rsidRPr="007C2D68">
              <w:rPr>
                <w:rFonts w:cs="Microsoft Sans Serif"/>
                <w:b/>
                <w:szCs w:val="20"/>
              </w:rPr>
              <w:t xml:space="preserve"> Project </w:t>
            </w:r>
            <w:r w:rsidR="0018445B" w:rsidRPr="007C2D68">
              <w:rPr>
                <w:rFonts w:cs="Microsoft Sans Serif"/>
                <w:b/>
                <w:szCs w:val="20"/>
              </w:rPr>
              <w:t>Management</w:t>
            </w:r>
          </w:p>
        </w:tc>
      </w:tr>
      <w:tr w:rsidR="002E6829" w:rsidRPr="007C2D68" w14:paraId="4BD6F03F" w14:textId="77777777" w:rsidTr="003639AA">
        <w:trPr>
          <w:trHeight w:val="397"/>
          <w:tblHeader/>
        </w:trPr>
        <w:tc>
          <w:tcPr>
            <w:tcW w:w="5000" w:type="pct"/>
            <w:tcBorders>
              <w:top w:val="single" w:sz="8" w:space="0" w:color="auto"/>
              <w:left w:val="single" w:sz="8" w:space="0" w:color="auto"/>
              <w:bottom w:val="single" w:sz="8" w:space="0" w:color="auto"/>
              <w:right w:val="single" w:sz="8" w:space="0" w:color="auto"/>
            </w:tcBorders>
            <w:shd w:val="clear" w:color="auto" w:fill="auto"/>
            <w:tcMar>
              <w:top w:w="100" w:type="nil"/>
              <w:left w:w="100" w:type="nil"/>
              <w:bottom w:w="100" w:type="nil"/>
              <w:right w:w="100" w:type="nil"/>
            </w:tcMar>
            <w:vAlign w:val="center"/>
          </w:tcPr>
          <w:p w14:paraId="4DDFD758" w14:textId="36646A34" w:rsidR="002C295E" w:rsidRPr="007C2D68" w:rsidRDefault="002C295E" w:rsidP="002C295E">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iCs/>
                <w:szCs w:val="20"/>
              </w:rPr>
            </w:pPr>
            <w:r w:rsidRPr="007C2D68">
              <w:rPr>
                <w:rFonts w:cs="Microsoft Sans Serif"/>
                <w:iCs/>
                <w:szCs w:val="20"/>
              </w:rPr>
              <w:t xml:space="preserve">The initial project will be signed up and </w:t>
            </w:r>
            <w:r w:rsidR="00DF4967">
              <w:rPr>
                <w:rFonts w:cs="Microsoft Sans Serif"/>
                <w:iCs/>
                <w:szCs w:val="20"/>
              </w:rPr>
              <w:t>commence</w:t>
            </w:r>
            <w:r w:rsidR="00DF4967" w:rsidRPr="007C2D68">
              <w:rPr>
                <w:rFonts w:cs="Microsoft Sans Serif"/>
                <w:iCs/>
                <w:szCs w:val="20"/>
              </w:rPr>
              <w:t xml:space="preserve"> </w:t>
            </w:r>
            <w:r w:rsidRPr="007C2D68">
              <w:rPr>
                <w:rFonts w:cs="Microsoft Sans Serif"/>
                <w:iCs/>
                <w:szCs w:val="20"/>
              </w:rPr>
              <w:t xml:space="preserve">by </w:t>
            </w:r>
            <w:proofErr w:type="spellStart"/>
            <w:r w:rsidRPr="007C2D68">
              <w:rPr>
                <w:rFonts w:cs="Microsoft Sans Serif"/>
                <w:iCs/>
                <w:szCs w:val="20"/>
              </w:rPr>
              <w:t>iMove</w:t>
            </w:r>
            <w:proofErr w:type="spellEnd"/>
            <w:r w:rsidRPr="007C2D68">
              <w:rPr>
                <w:rFonts w:cs="Microsoft Sans Serif"/>
                <w:iCs/>
                <w:szCs w:val="20"/>
              </w:rPr>
              <w:t xml:space="preserve">, subsequently pass the project management role to </w:t>
            </w:r>
            <w:proofErr w:type="spellStart"/>
            <w:r w:rsidRPr="007C2D68">
              <w:rPr>
                <w:rFonts w:cs="Microsoft Sans Serif"/>
                <w:iCs/>
                <w:szCs w:val="20"/>
              </w:rPr>
              <w:t>UniSA</w:t>
            </w:r>
            <w:proofErr w:type="spellEnd"/>
            <w:r w:rsidRPr="007C2D68">
              <w:rPr>
                <w:rFonts w:cs="Microsoft Sans Serif"/>
                <w:iCs/>
                <w:szCs w:val="20"/>
              </w:rPr>
              <w:t xml:space="preserve">. </w:t>
            </w:r>
            <w:proofErr w:type="spellStart"/>
            <w:r w:rsidRPr="007C2D68">
              <w:rPr>
                <w:rFonts w:cs="Microsoft Sans Serif"/>
                <w:iCs/>
                <w:szCs w:val="20"/>
              </w:rPr>
              <w:t>UniSA</w:t>
            </w:r>
            <w:proofErr w:type="spellEnd"/>
            <w:r w:rsidRPr="007C2D68">
              <w:rPr>
                <w:rFonts w:cs="Microsoft Sans Serif"/>
                <w:iCs/>
                <w:szCs w:val="20"/>
              </w:rPr>
              <w:t xml:space="preserve"> will coordinate and lead regular meetings during the term of the Project:</w:t>
            </w:r>
          </w:p>
          <w:p w14:paraId="1F552722" w14:textId="77777777" w:rsidR="002C295E" w:rsidRPr="007C2D68" w:rsidRDefault="002C295E" w:rsidP="002C295E">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iCs/>
                <w:szCs w:val="20"/>
              </w:rPr>
            </w:pPr>
            <w:r w:rsidRPr="007C2D68">
              <w:rPr>
                <w:rFonts w:cs="Microsoft Sans Serif"/>
                <w:iCs/>
                <w:szCs w:val="20"/>
              </w:rPr>
              <w:t xml:space="preserve">1. Lead weekly development team meetings, focusing on the technical details of project </w:t>
            </w:r>
            <w:proofErr w:type="gramStart"/>
            <w:r w:rsidRPr="007C2D68">
              <w:rPr>
                <w:rFonts w:cs="Microsoft Sans Serif"/>
                <w:iCs/>
                <w:szCs w:val="20"/>
              </w:rPr>
              <w:t>development;</w:t>
            </w:r>
            <w:proofErr w:type="gramEnd"/>
          </w:p>
          <w:p w14:paraId="20CB06DD" w14:textId="77777777" w:rsidR="002C295E" w:rsidRPr="007C2D68" w:rsidRDefault="002C295E" w:rsidP="002C295E">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iCs/>
                <w:szCs w:val="20"/>
              </w:rPr>
            </w:pPr>
            <w:r w:rsidRPr="007C2D68">
              <w:rPr>
                <w:rFonts w:cs="Microsoft Sans Serif"/>
                <w:iCs/>
                <w:szCs w:val="20"/>
              </w:rPr>
              <w:t xml:space="preserve">2. Lead fortnightly progress meetings between </w:t>
            </w:r>
            <w:proofErr w:type="spellStart"/>
            <w:r w:rsidRPr="007C2D68">
              <w:rPr>
                <w:rFonts w:cs="Microsoft Sans Serif"/>
                <w:iCs/>
                <w:szCs w:val="20"/>
              </w:rPr>
              <w:t>UniSA</w:t>
            </w:r>
            <w:proofErr w:type="spellEnd"/>
            <w:r w:rsidRPr="007C2D68">
              <w:rPr>
                <w:rFonts w:cs="Microsoft Sans Serif"/>
                <w:iCs/>
                <w:szCs w:val="20"/>
              </w:rPr>
              <w:t xml:space="preserve"> and </w:t>
            </w:r>
            <w:r w:rsidRPr="00574B6B">
              <w:rPr>
                <w:rFonts w:cs="Microsoft Sans Serif"/>
                <w:iCs/>
                <w:szCs w:val="20"/>
                <w:highlight w:val="yellow"/>
              </w:rPr>
              <w:t>[company]</w:t>
            </w:r>
            <w:r w:rsidRPr="007C2D68">
              <w:rPr>
                <w:rFonts w:cs="Microsoft Sans Serif"/>
                <w:iCs/>
                <w:szCs w:val="20"/>
              </w:rPr>
              <w:t xml:space="preserve">, focusing on project management and progress </w:t>
            </w:r>
            <w:proofErr w:type="gramStart"/>
            <w:r w:rsidRPr="007C2D68">
              <w:rPr>
                <w:rFonts w:cs="Microsoft Sans Serif"/>
                <w:iCs/>
                <w:szCs w:val="20"/>
              </w:rPr>
              <w:t>review;</w:t>
            </w:r>
            <w:proofErr w:type="gramEnd"/>
          </w:p>
          <w:p w14:paraId="27D31903" w14:textId="77777777" w:rsidR="002C295E" w:rsidRPr="007C2D68" w:rsidRDefault="002C295E" w:rsidP="002C295E">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iCs/>
                <w:szCs w:val="20"/>
              </w:rPr>
            </w:pPr>
            <w:r w:rsidRPr="007C2D68">
              <w:rPr>
                <w:rFonts w:cs="Microsoft Sans Serif"/>
                <w:iCs/>
                <w:szCs w:val="20"/>
              </w:rPr>
              <w:t xml:space="preserve">3. Deliver four work-in-progress reports to </w:t>
            </w:r>
            <w:proofErr w:type="spellStart"/>
            <w:r w:rsidRPr="007C2D68">
              <w:rPr>
                <w:rFonts w:cs="Microsoft Sans Serif"/>
                <w:iCs/>
                <w:szCs w:val="20"/>
              </w:rPr>
              <w:t>iMOVE</w:t>
            </w:r>
            <w:proofErr w:type="spellEnd"/>
            <w:r w:rsidRPr="007C2D68">
              <w:rPr>
                <w:rFonts w:cs="Microsoft Sans Serif"/>
                <w:iCs/>
                <w:szCs w:val="20"/>
              </w:rPr>
              <w:t xml:space="preserve"> in accordance with Section 4.4.</w:t>
            </w:r>
          </w:p>
          <w:p w14:paraId="483246E7" w14:textId="6E2B2C32" w:rsidR="002E6829" w:rsidRPr="007C2D68" w:rsidRDefault="002C295E" w:rsidP="002C295E">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iCs/>
                <w:szCs w:val="20"/>
              </w:rPr>
            </w:pPr>
            <w:r w:rsidRPr="007C2D68">
              <w:rPr>
                <w:rFonts w:cs="Microsoft Sans Serif"/>
                <w:iCs/>
                <w:szCs w:val="20"/>
              </w:rPr>
              <w:t xml:space="preserve">As necessary, additional meetings, updates, conference calls and workshops can be organized by </w:t>
            </w:r>
            <w:proofErr w:type="spellStart"/>
            <w:r w:rsidRPr="007C2D68">
              <w:rPr>
                <w:rFonts w:cs="Microsoft Sans Serif"/>
                <w:iCs/>
                <w:szCs w:val="20"/>
              </w:rPr>
              <w:t>UniSA</w:t>
            </w:r>
            <w:proofErr w:type="spellEnd"/>
            <w:r w:rsidRPr="007C2D68">
              <w:rPr>
                <w:rFonts w:cs="Microsoft Sans Serif"/>
                <w:iCs/>
                <w:szCs w:val="20"/>
              </w:rPr>
              <w:t xml:space="preserve"> with Project Participants, as required by any of the Project Participants. For each of these meetings, </w:t>
            </w:r>
            <w:proofErr w:type="spellStart"/>
            <w:r w:rsidRPr="007C2D68">
              <w:rPr>
                <w:rFonts w:cs="Microsoft Sans Serif"/>
                <w:iCs/>
                <w:szCs w:val="20"/>
              </w:rPr>
              <w:t>UniSA</w:t>
            </w:r>
            <w:proofErr w:type="spellEnd"/>
            <w:r w:rsidRPr="007C2D68">
              <w:rPr>
                <w:rFonts w:cs="Microsoft Sans Serif"/>
                <w:iCs/>
                <w:szCs w:val="20"/>
              </w:rPr>
              <w:t xml:space="preserve"> must consult with all Parties on agenda and on any relevant documents for meeting preparation purposes, with the final meeting agenda and relevant documents to be provided to all Parties no later than 48 hours prior to the meeting.</w:t>
            </w:r>
          </w:p>
        </w:tc>
      </w:tr>
    </w:tbl>
    <w:p w14:paraId="00C37728" w14:textId="77777777" w:rsidR="0018445B" w:rsidRPr="007C2D68" w:rsidRDefault="0018445B" w:rsidP="00994073"/>
    <w:tbl>
      <w:tblPr>
        <w:tblW w:w="5000" w:type="pct"/>
        <w:tblBorders>
          <w:top w:val="nil"/>
          <w:left w:val="nil"/>
          <w:right w:val="nil"/>
        </w:tblBorders>
        <w:tblLook w:val="0000" w:firstRow="0" w:lastRow="0" w:firstColumn="0" w:lastColumn="0" w:noHBand="0" w:noVBand="0"/>
      </w:tblPr>
      <w:tblGrid>
        <w:gridCol w:w="2602"/>
        <w:gridCol w:w="1663"/>
        <w:gridCol w:w="1663"/>
        <w:gridCol w:w="1665"/>
        <w:gridCol w:w="2854"/>
      </w:tblGrid>
      <w:tr w:rsidR="0018445B" w:rsidRPr="007C2D68" w14:paraId="7E3E9256" w14:textId="77777777" w:rsidTr="00B774F4">
        <w:trPr>
          <w:trHeight w:val="397"/>
          <w:tblHeader/>
        </w:trPr>
        <w:tc>
          <w:tcPr>
            <w:tcW w:w="5000" w:type="pct"/>
            <w:gridSpan w:val="5"/>
            <w:tcBorders>
              <w:top w:val="single" w:sz="8" w:space="0" w:color="auto"/>
              <w:left w:val="single" w:sz="8" w:space="0" w:color="auto"/>
              <w:bottom w:val="single" w:sz="8" w:space="0" w:color="auto"/>
              <w:right w:val="single" w:sz="8" w:space="0" w:color="auto"/>
            </w:tcBorders>
            <w:shd w:val="clear" w:color="auto" w:fill="E0E0E0"/>
            <w:tcMar>
              <w:top w:w="100" w:type="nil"/>
              <w:left w:w="100" w:type="nil"/>
              <w:bottom w:w="100" w:type="nil"/>
              <w:right w:w="100" w:type="nil"/>
            </w:tcMar>
            <w:vAlign w:val="center"/>
          </w:tcPr>
          <w:p w14:paraId="508E4D76" w14:textId="03123C2E" w:rsidR="0018445B" w:rsidRPr="007C2D68" w:rsidRDefault="00B9004A" w:rsidP="0066617C">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b/>
                <w:szCs w:val="20"/>
              </w:rPr>
            </w:pPr>
            <w:r w:rsidRPr="007C2D68">
              <w:rPr>
                <w:rFonts w:cs="Microsoft Sans Serif"/>
                <w:b/>
                <w:szCs w:val="20"/>
              </w:rPr>
              <w:t>4</w:t>
            </w:r>
            <w:r w:rsidR="00BE6993" w:rsidRPr="007C2D68">
              <w:rPr>
                <w:rFonts w:cs="Microsoft Sans Serif"/>
                <w:b/>
                <w:szCs w:val="20"/>
              </w:rPr>
              <w:t>.6</w:t>
            </w:r>
            <w:r w:rsidR="0018445B" w:rsidRPr="007C2D68">
              <w:rPr>
                <w:rFonts w:cs="Microsoft Sans Serif"/>
                <w:b/>
                <w:szCs w:val="20"/>
              </w:rPr>
              <w:t xml:space="preserve"> Risk Management Plan Assessment</w:t>
            </w:r>
          </w:p>
        </w:tc>
      </w:tr>
      <w:tr w:rsidR="0018445B" w:rsidRPr="007C2D68" w14:paraId="6F0D42EB" w14:textId="77777777" w:rsidTr="00B774F4">
        <w:trPr>
          <w:trHeight w:val="397"/>
          <w:tblHeader/>
        </w:trPr>
        <w:tc>
          <w:tcPr>
            <w:tcW w:w="5000" w:type="pct"/>
            <w:gridSpan w:val="5"/>
            <w:tcBorders>
              <w:top w:val="single" w:sz="8" w:space="0" w:color="auto"/>
              <w:left w:val="single" w:sz="8" w:space="0" w:color="auto"/>
              <w:bottom w:val="single" w:sz="8" w:space="0" w:color="auto"/>
              <w:right w:val="single" w:sz="8" w:space="0" w:color="auto"/>
            </w:tcBorders>
            <w:shd w:val="clear" w:color="auto" w:fill="auto"/>
            <w:tcMar>
              <w:top w:w="100" w:type="nil"/>
              <w:left w:w="100" w:type="nil"/>
              <w:bottom w:w="100" w:type="nil"/>
              <w:right w:w="100" w:type="nil"/>
            </w:tcMar>
            <w:vAlign w:val="center"/>
          </w:tcPr>
          <w:p w14:paraId="73B12CB6" w14:textId="15E4D4B8" w:rsidR="0018445B" w:rsidRPr="007C2D68" w:rsidRDefault="0018445B" w:rsidP="0018445B">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i/>
                <w:szCs w:val="20"/>
              </w:rPr>
            </w:pPr>
            <w:r w:rsidRPr="007C2D68">
              <w:rPr>
                <w:rFonts w:cs="Microsoft Sans Serif"/>
                <w:i/>
                <w:szCs w:val="20"/>
              </w:rPr>
              <w:t xml:space="preserve">Outline key project risks (including OH&amp;S if applicable) below.  Provide any other relevant comments in this </w:t>
            </w:r>
            <w:proofErr w:type="gramStart"/>
            <w:r w:rsidRPr="007C2D68">
              <w:rPr>
                <w:rFonts w:cs="Microsoft Sans Serif"/>
                <w:i/>
                <w:szCs w:val="20"/>
              </w:rPr>
              <w:t>section, or</w:t>
            </w:r>
            <w:proofErr w:type="gramEnd"/>
            <w:r w:rsidRPr="007C2D68">
              <w:rPr>
                <w:rFonts w:cs="Microsoft Sans Serif"/>
                <w:i/>
                <w:szCs w:val="20"/>
              </w:rPr>
              <w:t xml:space="preserve"> leave blank.</w:t>
            </w:r>
          </w:p>
        </w:tc>
      </w:tr>
      <w:tr w:rsidR="0018445B" w:rsidRPr="007C2D68" w14:paraId="6317B926" w14:textId="77777777" w:rsidTr="00B774F4">
        <w:trPr>
          <w:trHeight w:val="397"/>
          <w:tblHeader/>
        </w:trPr>
        <w:tc>
          <w:tcPr>
            <w:tcW w:w="1245" w:type="pct"/>
            <w:tcBorders>
              <w:top w:val="single" w:sz="8" w:space="0" w:color="auto"/>
              <w:left w:val="single" w:sz="8" w:space="0" w:color="auto"/>
              <w:bottom w:val="single" w:sz="8" w:space="0" w:color="auto"/>
              <w:right w:val="single" w:sz="8" w:space="0" w:color="auto"/>
            </w:tcBorders>
            <w:shd w:val="clear" w:color="auto" w:fill="auto"/>
            <w:tcMar>
              <w:top w:w="100" w:type="nil"/>
              <w:left w:w="100" w:type="nil"/>
              <w:bottom w:w="100" w:type="nil"/>
              <w:right w:w="100" w:type="nil"/>
            </w:tcMar>
            <w:vAlign w:val="center"/>
          </w:tcPr>
          <w:p w14:paraId="08894195" w14:textId="3413B7FB" w:rsidR="0018445B" w:rsidRPr="007C2D68" w:rsidRDefault="0018445B" w:rsidP="00B774F4">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b/>
                <w:szCs w:val="20"/>
              </w:rPr>
            </w:pPr>
            <w:r w:rsidRPr="007C2D68">
              <w:rPr>
                <w:rFonts w:cs="Microsoft Sans Serif"/>
                <w:b/>
                <w:szCs w:val="20"/>
              </w:rPr>
              <w:t>Description</w:t>
            </w:r>
          </w:p>
        </w:tc>
        <w:tc>
          <w:tcPr>
            <w:tcW w:w="796" w:type="pct"/>
            <w:tcBorders>
              <w:top w:val="single" w:sz="8" w:space="0" w:color="auto"/>
              <w:left w:val="single" w:sz="8" w:space="0" w:color="auto"/>
              <w:bottom w:val="single" w:sz="8" w:space="0" w:color="auto"/>
              <w:right w:val="single" w:sz="8" w:space="0" w:color="auto"/>
            </w:tcBorders>
            <w:shd w:val="clear" w:color="auto" w:fill="auto"/>
            <w:vAlign w:val="center"/>
          </w:tcPr>
          <w:p w14:paraId="14A5AAC0" w14:textId="58985854" w:rsidR="0018445B" w:rsidRPr="007C2D68" w:rsidRDefault="0018445B" w:rsidP="00B774F4">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b/>
                <w:szCs w:val="20"/>
              </w:rPr>
            </w:pPr>
            <w:r w:rsidRPr="007C2D68">
              <w:rPr>
                <w:rFonts w:cs="Microsoft Sans Serif"/>
                <w:b/>
                <w:szCs w:val="20"/>
              </w:rPr>
              <w:t>Likelihood</w:t>
            </w:r>
          </w:p>
        </w:tc>
        <w:tc>
          <w:tcPr>
            <w:tcW w:w="796" w:type="pct"/>
            <w:tcBorders>
              <w:top w:val="single" w:sz="8" w:space="0" w:color="auto"/>
              <w:left w:val="single" w:sz="8" w:space="0" w:color="auto"/>
              <w:bottom w:val="single" w:sz="8" w:space="0" w:color="auto"/>
              <w:right w:val="single" w:sz="8" w:space="0" w:color="auto"/>
            </w:tcBorders>
            <w:shd w:val="clear" w:color="auto" w:fill="auto"/>
            <w:vAlign w:val="center"/>
          </w:tcPr>
          <w:p w14:paraId="32945560" w14:textId="678162A8" w:rsidR="0018445B" w:rsidRPr="007C2D68" w:rsidRDefault="0018445B" w:rsidP="00B774F4">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b/>
                <w:szCs w:val="20"/>
              </w:rPr>
            </w:pPr>
            <w:r w:rsidRPr="007C2D68">
              <w:rPr>
                <w:rFonts w:cs="Microsoft Sans Serif"/>
                <w:b/>
                <w:szCs w:val="20"/>
              </w:rPr>
              <w:t>Impact</w:t>
            </w:r>
          </w:p>
        </w:tc>
        <w:tc>
          <w:tcPr>
            <w:tcW w:w="797" w:type="pct"/>
            <w:tcBorders>
              <w:top w:val="single" w:sz="8" w:space="0" w:color="auto"/>
              <w:left w:val="single" w:sz="8" w:space="0" w:color="auto"/>
              <w:bottom w:val="single" w:sz="8" w:space="0" w:color="auto"/>
              <w:right w:val="single" w:sz="8" w:space="0" w:color="auto"/>
            </w:tcBorders>
            <w:shd w:val="clear" w:color="auto" w:fill="auto"/>
            <w:vAlign w:val="center"/>
          </w:tcPr>
          <w:p w14:paraId="7F9C249B" w14:textId="69B2C68F" w:rsidR="0018445B" w:rsidRPr="007C2D68" w:rsidRDefault="0018445B" w:rsidP="00B774F4">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b/>
                <w:szCs w:val="20"/>
              </w:rPr>
            </w:pPr>
            <w:r w:rsidRPr="007C2D68">
              <w:rPr>
                <w:rFonts w:cs="Microsoft Sans Serif"/>
                <w:b/>
                <w:szCs w:val="20"/>
              </w:rPr>
              <w:t>Combined</w:t>
            </w:r>
          </w:p>
        </w:tc>
        <w:tc>
          <w:tcPr>
            <w:tcW w:w="1366" w:type="pct"/>
            <w:tcBorders>
              <w:top w:val="single" w:sz="8" w:space="0" w:color="auto"/>
              <w:left w:val="single" w:sz="8" w:space="0" w:color="auto"/>
              <w:bottom w:val="single" w:sz="8" w:space="0" w:color="auto"/>
              <w:right w:val="single" w:sz="8" w:space="0" w:color="auto"/>
            </w:tcBorders>
            <w:shd w:val="clear" w:color="auto" w:fill="auto"/>
            <w:vAlign w:val="center"/>
          </w:tcPr>
          <w:p w14:paraId="0AC5D8B8" w14:textId="41948DF8" w:rsidR="0018445B" w:rsidRPr="007C2D68" w:rsidRDefault="0018445B" w:rsidP="00B774F4">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b/>
                <w:szCs w:val="20"/>
              </w:rPr>
            </w:pPr>
            <w:r w:rsidRPr="007C2D68">
              <w:rPr>
                <w:rFonts w:cs="Microsoft Sans Serif"/>
                <w:b/>
                <w:szCs w:val="20"/>
              </w:rPr>
              <w:t>Risk strategy</w:t>
            </w:r>
          </w:p>
        </w:tc>
      </w:tr>
      <w:tr w:rsidR="0018445B" w:rsidRPr="007C2D68" w14:paraId="7FFA1603" w14:textId="77777777" w:rsidTr="00B774F4">
        <w:trPr>
          <w:trHeight w:val="397"/>
          <w:tblHeader/>
        </w:trPr>
        <w:tc>
          <w:tcPr>
            <w:tcW w:w="1245" w:type="pct"/>
            <w:tcBorders>
              <w:top w:val="single" w:sz="8" w:space="0" w:color="auto"/>
              <w:left w:val="single" w:sz="8" w:space="0" w:color="auto"/>
              <w:bottom w:val="single" w:sz="8" w:space="0" w:color="auto"/>
              <w:right w:val="single" w:sz="8" w:space="0" w:color="auto"/>
            </w:tcBorders>
            <w:shd w:val="clear" w:color="auto" w:fill="auto"/>
            <w:tcMar>
              <w:top w:w="100" w:type="nil"/>
              <w:left w:w="100" w:type="nil"/>
              <w:bottom w:w="100" w:type="nil"/>
              <w:right w:w="100" w:type="nil"/>
            </w:tcMar>
            <w:vAlign w:val="center"/>
          </w:tcPr>
          <w:p w14:paraId="07005C12" w14:textId="353A3A8C" w:rsidR="0018445B" w:rsidRPr="007C2D68" w:rsidRDefault="0018445B" w:rsidP="0018445B">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i/>
                <w:szCs w:val="20"/>
              </w:rPr>
            </w:pPr>
            <w:r w:rsidRPr="007C2D68">
              <w:rPr>
                <w:rFonts w:cs="Microsoft Sans Serif"/>
                <w:i/>
                <w:szCs w:val="20"/>
              </w:rPr>
              <w:t>Summarise risk</w:t>
            </w:r>
          </w:p>
        </w:tc>
        <w:tc>
          <w:tcPr>
            <w:tcW w:w="796" w:type="pct"/>
            <w:tcBorders>
              <w:top w:val="single" w:sz="8" w:space="0" w:color="auto"/>
              <w:left w:val="single" w:sz="8" w:space="0" w:color="auto"/>
              <w:bottom w:val="single" w:sz="8" w:space="0" w:color="auto"/>
              <w:right w:val="single" w:sz="8" w:space="0" w:color="auto"/>
            </w:tcBorders>
            <w:shd w:val="clear" w:color="auto" w:fill="auto"/>
            <w:vAlign w:val="center"/>
          </w:tcPr>
          <w:p w14:paraId="33D8C128" w14:textId="7B172DF2" w:rsidR="0018445B" w:rsidRPr="007C2D68" w:rsidRDefault="0018445B" w:rsidP="00B774F4">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szCs w:val="20"/>
              </w:rPr>
            </w:pPr>
            <w:r w:rsidRPr="007C2D68">
              <w:rPr>
                <w:rFonts w:cs="Microsoft Sans Serif"/>
                <w:szCs w:val="20"/>
              </w:rPr>
              <w:t>[Use L, M or H]</w:t>
            </w:r>
          </w:p>
        </w:tc>
        <w:tc>
          <w:tcPr>
            <w:tcW w:w="796" w:type="pct"/>
            <w:tcBorders>
              <w:top w:val="single" w:sz="8" w:space="0" w:color="auto"/>
              <w:left w:val="single" w:sz="8" w:space="0" w:color="auto"/>
              <w:bottom w:val="single" w:sz="8" w:space="0" w:color="auto"/>
              <w:right w:val="single" w:sz="8" w:space="0" w:color="auto"/>
            </w:tcBorders>
            <w:shd w:val="clear" w:color="auto" w:fill="auto"/>
            <w:vAlign w:val="center"/>
          </w:tcPr>
          <w:p w14:paraId="1D76F23A" w14:textId="1D5E1D8C" w:rsidR="0018445B" w:rsidRPr="007C2D68" w:rsidRDefault="0018445B" w:rsidP="00B774F4">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szCs w:val="20"/>
              </w:rPr>
            </w:pPr>
            <w:r w:rsidRPr="007C2D68">
              <w:rPr>
                <w:rFonts w:cs="Microsoft Sans Serif"/>
                <w:szCs w:val="20"/>
              </w:rPr>
              <w:t>[Use L, M or H]</w:t>
            </w:r>
          </w:p>
        </w:tc>
        <w:tc>
          <w:tcPr>
            <w:tcW w:w="797" w:type="pct"/>
            <w:tcBorders>
              <w:top w:val="single" w:sz="8" w:space="0" w:color="auto"/>
              <w:left w:val="single" w:sz="8" w:space="0" w:color="auto"/>
              <w:bottom w:val="single" w:sz="8" w:space="0" w:color="auto"/>
              <w:right w:val="single" w:sz="8" w:space="0" w:color="auto"/>
            </w:tcBorders>
            <w:shd w:val="clear" w:color="auto" w:fill="auto"/>
            <w:vAlign w:val="center"/>
          </w:tcPr>
          <w:p w14:paraId="7737549D" w14:textId="3EA03B75" w:rsidR="0018445B" w:rsidRPr="007C2D68" w:rsidRDefault="0018445B" w:rsidP="00B774F4">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szCs w:val="20"/>
              </w:rPr>
            </w:pPr>
            <w:r w:rsidRPr="007C2D68">
              <w:rPr>
                <w:rFonts w:cs="Microsoft Sans Serif"/>
                <w:szCs w:val="20"/>
              </w:rPr>
              <w:t>[Use L, M or H]</w:t>
            </w:r>
          </w:p>
        </w:tc>
        <w:tc>
          <w:tcPr>
            <w:tcW w:w="1366" w:type="pct"/>
            <w:tcBorders>
              <w:top w:val="single" w:sz="8" w:space="0" w:color="auto"/>
              <w:left w:val="single" w:sz="8" w:space="0" w:color="auto"/>
              <w:bottom w:val="single" w:sz="8" w:space="0" w:color="auto"/>
              <w:right w:val="single" w:sz="8" w:space="0" w:color="auto"/>
            </w:tcBorders>
            <w:shd w:val="clear" w:color="auto" w:fill="auto"/>
            <w:vAlign w:val="center"/>
          </w:tcPr>
          <w:p w14:paraId="20B5F80F" w14:textId="0C90F251" w:rsidR="0018445B" w:rsidRPr="007C2D68" w:rsidRDefault="0018445B" w:rsidP="0018445B">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i/>
                <w:szCs w:val="20"/>
              </w:rPr>
            </w:pPr>
            <w:r w:rsidRPr="007C2D68">
              <w:rPr>
                <w:rFonts w:cs="Microsoft Sans Serif"/>
                <w:i/>
                <w:szCs w:val="20"/>
              </w:rPr>
              <w:t>Detail strategy to manage risk</w:t>
            </w:r>
          </w:p>
        </w:tc>
      </w:tr>
      <w:tr w:rsidR="0018445B" w:rsidRPr="007C2D68" w14:paraId="2771D9A4" w14:textId="77777777" w:rsidTr="0018445B">
        <w:trPr>
          <w:trHeight w:val="397"/>
          <w:tblHeader/>
        </w:trPr>
        <w:tc>
          <w:tcPr>
            <w:tcW w:w="1245" w:type="pct"/>
            <w:tcBorders>
              <w:top w:val="single" w:sz="8" w:space="0" w:color="auto"/>
              <w:left w:val="single" w:sz="8" w:space="0" w:color="auto"/>
              <w:bottom w:val="single" w:sz="8" w:space="0" w:color="auto"/>
              <w:right w:val="single" w:sz="8" w:space="0" w:color="auto"/>
            </w:tcBorders>
            <w:shd w:val="clear" w:color="auto" w:fill="auto"/>
            <w:tcMar>
              <w:top w:w="100" w:type="nil"/>
              <w:left w:w="100" w:type="nil"/>
              <w:bottom w:w="100" w:type="nil"/>
              <w:right w:w="100" w:type="nil"/>
            </w:tcMar>
            <w:vAlign w:val="center"/>
          </w:tcPr>
          <w:p w14:paraId="1DD80208" w14:textId="505D3482" w:rsidR="0018445B" w:rsidRPr="007C2D68" w:rsidRDefault="00CF4E99" w:rsidP="0018445B">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szCs w:val="20"/>
              </w:rPr>
            </w:pPr>
            <w:r>
              <w:rPr>
                <w:rFonts w:cs="Microsoft Sans Serif"/>
                <w:szCs w:val="20"/>
              </w:rPr>
              <w:t xml:space="preserve">Regulation </w:t>
            </w:r>
            <w:r w:rsidR="000E3056">
              <w:rPr>
                <w:rFonts w:cs="Microsoft Sans Serif"/>
                <w:szCs w:val="20"/>
              </w:rPr>
              <w:t>on</w:t>
            </w:r>
            <w:r>
              <w:rPr>
                <w:rFonts w:cs="Microsoft Sans Serif"/>
                <w:szCs w:val="20"/>
              </w:rPr>
              <w:t xml:space="preserve"> fully autonomous vehicle</w:t>
            </w:r>
          </w:p>
        </w:tc>
        <w:tc>
          <w:tcPr>
            <w:tcW w:w="796" w:type="pct"/>
            <w:tcBorders>
              <w:top w:val="single" w:sz="8" w:space="0" w:color="auto"/>
              <w:left w:val="single" w:sz="8" w:space="0" w:color="auto"/>
              <w:bottom w:val="single" w:sz="8" w:space="0" w:color="auto"/>
              <w:right w:val="single" w:sz="8" w:space="0" w:color="auto"/>
            </w:tcBorders>
            <w:shd w:val="clear" w:color="auto" w:fill="auto"/>
            <w:vAlign w:val="center"/>
          </w:tcPr>
          <w:p w14:paraId="02D2B870" w14:textId="22B4468E" w:rsidR="0018445B" w:rsidRPr="007C2D68" w:rsidRDefault="000E3056" w:rsidP="0018445B">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szCs w:val="20"/>
              </w:rPr>
            </w:pPr>
            <w:r>
              <w:rPr>
                <w:rFonts w:cs="Microsoft Sans Serif"/>
                <w:szCs w:val="20"/>
              </w:rPr>
              <w:t>M</w:t>
            </w:r>
          </w:p>
        </w:tc>
        <w:tc>
          <w:tcPr>
            <w:tcW w:w="796" w:type="pct"/>
            <w:tcBorders>
              <w:top w:val="single" w:sz="8" w:space="0" w:color="auto"/>
              <w:left w:val="single" w:sz="8" w:space="0" w:color="auto"/>
              <w:bottom w:val="single" w:sz="8" w:space="0" w:color="auto"/>
              <w:right w:val="single" w:sz="8" w:space="0" w:color="auto"/>
            </w:tcBorders>
            <w:shd w:val="clear" w:color="auto" w:fill="auto"/>
            <w:vAlign w:val="center"/>
          </w:tcPr>
          <w:p w14:paraId="68FA6342" w14:textId="79037B91" w:rsidR="0018445B" w:rsidRPr="007C2D68" w:rsidRDefault="000E3056" w:rsidP="0018445B">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szCs w:val="20"/>
              </w:rPr>
            </w:pPr>
            <w:r>
              <w:rPr>
                <w:rFonts w:cs="Microsoft Sans Serif"/>
                <w:szCs w:val="20"/>
              </w:rPr>
              <w:t>H</w:t>
            </w:r>
          </w:p>
        </w:tc>
        <w:tc>
          <w:tcPr>
            <w:tcW w:w="797" w:type="pct"/>
            <w:tcBorders>
              <w:top w:val="single" w:sz="8" w:space="0" w:color="auto"/>
              <w:left w:val="single" w:sz="8" w:space="0" w:color="auto"/>
              <w:bottom w:val="single" w:sz="8" w:space="0" w:color="auto"/>
              <w:right w:val="single" w:sz="8" w:space="0" w:color="auto"/>
            </w:tcBorders>
            <w:shd w:val="clear" w:color="auto" w:fill="auto"/>
            <w:vAlign w:val="center"/>
          </w:tcPr>
          <w:p w14:paraId="68BED6DF" w14:textId="15A85C8B" w:rsidR="0018445B" w:rsidRPr="007C2D68" w:rsidRDefault="000E3056" w:rsidP="0018445B">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szCs w:val="20"/>
              </w:rPr>
            </w:pPr>
            <w:r>
              <w:rPr>
                <w:rFonts w:cs="Microsoft Sans Serif"/>
                <w:szCs w:val="20"/>
              </w:rPr>
              <w:t>M</w:t>
            </w:r>
          </w:p>
        </w:tc>
        <w:tc>
          <w:tcPr>
            <w:tcW w:w="1366" w:type="pct"/>
            <w:tcBorders>
              <w:top w:val="single" w:sz="8" w:space="0" w:color="auto"/>
              <w:left w:val="single" w:sz="8" w:space="0" w:color="auto"/>
              <w:bottom w:val="single" w:sz="8" w:space="0" w:color="auto"/>
              <w:right w:val="single" w:sz="8" w:space="0" w:color="auto"/>
            </w:tcBorders>
            <w:shd w:val="clear" w:color="auto" w:fill="auto"/>
            <w:vAlign w:val="center"/>
          </w:tcPr>
          <w:p w14:paraId="7C4613C8" w14:textId="14C5148C" w:rsidR="0018445B" w:rsidRPr="007C2D68" w:rsidRDefault="000E3056" w:rsidP="0018445B">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szCs w:val="20"/>
              </w:rPr>
            </w:pPr>
            <w:r>
              <w:rPr>
                <w:rFonts w:cs="Microsoft Sans Serif"/>
                <w:szCs w:val="20"/>
              </w:rPr>
              <w:t xml:space="preserve">Fully autonomous system may be restricted depending on policies in different states and in different countries. L2 and L3 equivalent of automobile for partial and conditional automation will be developed in this project. </w:t>
            </w:r>
            <w:r w:rsidR="00AF4222">
              <w:rPr>
                <w:rFonts w:cs="Microsoft Sans Serif"/>
                <w:szCs w:val="20"/>
              </w:rPr>
              <w:t>This project will also study the terms and conditions from</w:t>
            </w:r>
            <w:r>
              <w:rPr>
                <w:rFonts w:cs="Microsoft Sans Serif"/>
                <w:szCs w:val="20"/>
              </w:rPr>
              <w:t xml:space="preserve"> off-the-shelf products on autonomous navigation, such as from </w:t>
            </w:r>
            <w:proofErr w:type="spellStart"/>
            <w:r>
              <w:rPr>
                <w:rFonts w:cs="Microsoft Sans Serif"/>
                <w:szCs w:val="20"/>
              </w:rPr>
              <w:t>Avikus</w:t>
            </w:r>
            <w:proofErr w:type="spellEnd"/>
            <w:r>
              <w:rPr>
                <w:rFonts w:cs="Microsoft Sans Serif"/>
                <w:szCs w:val="20"/>
              </w:rPr>
              <w:t xml:space="preserve"> and Volvo Penta</w:t>
            </w:r>
            <w:r w:rsidR="00AF4222">
              <w:rPr>
                <w:rFonts w:cs="Microsoft Sans Serif"/>
                <w:szCs w:val="20"/>
              </w:rPr>
              <w:t xml:space="preserve">. </w:t>
            </w:r>
          </w:p>
        </w:tc>
      </w:tr>
    </w:tbl>
    <w:p w14:paraId="259D1315" w14:textId="77777777" w:rsidR="003639AA" w:rsidRPr="007C2D68" w:rsidRDefault="003639AA" w:rsidP="003639AA">
      <w:pPr>
        <w:rPr>
          <w:szCs w:val="20"/>
        </w:rPr>
      </w:pPr>
    </w:p>
    <w:tbl>
      <w:tblPr>
        <w:tblW w:w="5000" w:type="pct"/>
        <w:tblBorders>
          <w:top w:val="nil"/>
          <w:left w:val="nil"/>
          <w:right w:val="nil"/>
        </w:tblBorders>
        <w:tblLook w:val="0000" w:firstRow="0" w:lastRow="0" w:firstColumn="0" w:lastColumn="0" w:noHBand="0" w:noVBand="0"/>
      </w:tblPr>
      <w:tblGrid>
        <w:gridCol w:w="10447"/>
      </w:tblGrid>
      <w:tr w:rsidR="003639AA" w:rsidRPr="007C2D68" w14:paraId="62E90D31" w14:textId="77777777" w:rsidTr="003639AA">
        <w:trPr>
          <w:trHeight w:val="397"/>
          <w:tblHeader/>
        </w:trPr>
        <w:tc>
          <w:tcPr>
            <w:tcW w:w="5000" w:type="pct"/>
            <w:tcBorders>
              <w:top w:val="single" w:sz="8" w:space="0" w:color="auto"/>
              <w:left w:val="single" w:sz="8" w:space="0" w:color="auto"/>
              <w:bottom w:val="single" w:sz="8" w:space="0" w:color="auto"/>
              <w:right w:val="single" w:sz="8" w:space="0" w:color="auto"/>
            </w:tcBorders>
            <w:shd w:val="clear" w:color="auto" w:fill="E0E0E0"/>
            <w:tcMar>
              <w:top w:w="100" w:type="nil"/>
              <w:left w:w="100" w:type="nil"/>
              <w:bottom w:w="100" w:type="nil"/>
              <w:right w:w="100" w:type="nil"/>
            </w:tcMar>
            <w:vAlign w:val="center"/>
          </w:tcPr>
          <w:p w14:paraId="18BE9865" w14:textId="7E3144AA" w:rsidR="003639AA" w:rsidRPr="007C2D68" w:rsidRDefault="00B9004A" w:rsidP="003639AA">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b/>
                <w:szCs w:val="20"/>
              </w:rPr>
            </w:pPr>
            <w:r w:rsidRPr="007C2D68">
              <w:rPr>
                <w:rFonts w:cs="Microsoft Sans Serif"/>
                <w:b/>
                <w:szCs w:val="20"/>
              </w:rPr>
              <w:t>4</w:t>
            </w:r>
            <w:r w:rsidR="00BE6993" w:rsidRPr="007C2D68">
              <w:rPr>
                <w:rFonts w:cs="Microsoft Sans Serif"/>
                <w:b/>
                <w:szCs w:val="20"/>
              </w:rPr>
              <w:t>.7</w:t>
            </w:r>
            <w:r w:rsidR="003639AA" w:rsidRPr="007C2D68">
              <w:rPr>
                <w:rFonts w:cs="Microsoft Sans Serif"/>
                <w:b/>
                <w:szCs w:val="20"/>
              </w:rPr>
              <w:t xml:space="preserve"> Utilisation Plan</w:t>
            </w:r>
          </w:p>
        </w:tc>
      </w:tr>
      <w:tr w:rsidR="003639AA" w:rsidRPr="007C2D68" w14:paraId="5E5D07CD" w14:textId="77777777" w:rsidTr="003639AA">
        <w:trPr>
          <w:trHeight w:val="397"/>
          <w:tblHeader/>
        </w:trPr>
        <w:tc>
          <w:tcPr>
            <w:tcW w:w="5000" w:type="pct"/>
            <w:tcBorders>
              <w:top w:val="single" w:sz="8" w:space="0" w:color="auto"/>
              <w:left w:val="single" w:sz="8" w:space="0" w:color="auto"/>
              <w:bottom w:val="single" w:sz="8" w:space="0" w:color="auto"/>
              <w:right w:val="single" w:sz="8" w:space="0" w:color="auto"/>
            </w:tcBorders>
            <w:shd w:val="clear" w:color="auto" w:fill="auto"/>
            <w:tcMar>
              <w:top w:w="100" w:type="nil"/>
              <w:left w:w="100" w:type="nil"/>
              <w:bottom w:w="100" w:type="nil"/>
              <w:right w:w="100" w:type="nil"/>
            </w:tcMar>
            <w:vAlign w:val="center"/>
          </w:tcPr>
          <w:p w14:paraId="6D9BEF29" w14:textId="36A059C2" w:rsidR="00DF4967" w:rsidRDefault="00DF4967" w:rsidP="00DF4967">
            <w:r w:rsidRPr="00574B6B">
              <w:rPr>
                <w:highlight w:val="yellow"/>
              </w:rPr>
              <w:t>[company]</w:t>
            </w:r>
            <w:r>
              <w:t xml:space="preserve"> will use the Project output to:</w:t>
            </w:r>
          </w:p>
          <w:p w14:paraId="40A031E1" w14:textId="1AED4348" w:rsidR="00DF4967" w:rsidRPr="00574B6B" w:rsidRDefault="00DF4967" w:rsidP="00DF4967">
            <w:pPr>
              <w:pStyle w:val="ListParagraph"/>
              <w:numPr>
                <w:ilvl w:val="0"/>
                <w:numId w:val="49"/>
              </w:numPr>
              <w:rPr>
                <w:rFonts w:eastAsia="SimSun"/>
                <w:sz w:val="20"/>
                <w:lang w:eastAsia="en-US"/>
              </w:rPr>
            </w:pPr>
            <w:r w:rsidRPr="00574B6B">
              <w:rPr>
                <w:sz w:val="20"/>
                <w:szCs w:val="20"/>
              </w:rPr>
              <w:t>Commer</w:t>
            </w:r>
            <w:r>
              <w:rPr>
                <w:sz w:val="20"/>
                <w:szCs w:val="20"/>
              </w:rPr>
              <w:t>ci</w:t>
            </w:r>
            <w:r w:rsidRPr="00574B6B">
              <w:rPr>
                <w:sz w:val="20"/>
                <w:szCs w:val="20"/>
              </w:rPr>
              <w:t>al</w:t>
            </w:r>
            <w:r>
              <w:rPr>
                <w:sz w:val="20"/>
              </w:rPr>
              <w:t xml:space="preserve">ise the autonomous boat navigation </w:t>
            </w:r>
            <w:proofErr w:type="gramStart"/>
            <w:r>
              <w:rPr>
                <w:sz w:val="20"/>
              </w:rPr>
              <w:t>system;</w:t>
            </w:r>
            <w:proofErr w:type="gramEnd"/>
          </w:p>
          <w:p w14:paraId="518E18D6" w14:textId="476A01F3" w:rsidR="00DF4967" w:rsidRPr="00001A59" w:rsidRDefault="00DF4967" w:rsidP="00DF4967">
            <w:pPr>
              <w:pStyle w:val="ListParagraph"/>
              <w:numPr>
                <w:ilvl w:val="0"/>
                <w:numId w:val="49"/>
              </w:numPr>
              <w:rPr>
                <w:rFonts w:eastAsia="SimSun"/>
                <w:sz w:val="20"/>
                <w:lang w:eastAsia="en-US"/>
              </w:rPr>
            </w:pPr>
            <w:r>
              <w:rPr>
                <w:rFonts w:eastAsia="SimSun"/>
                <w:sz w:val="20"/>
                <w:lang w:eastAsia="en-US"/>
              </w:rPr>
              <w:t xml:space="preserve">Utilise the Business Analysis report for planning marketing </w:t>
            </w:r>
            <w:proofErr w:type="gramStart"/>
            <w:r>
              <w:rPr>
                <w:rFonts w:eastAsia="SimSun"/>
                <w:sz w:val="20"/>
                <w:lang w:eastAsia="en-US"/>
              </w:rPr>
              <w:t>strategy;</w:t>
            </w:r>
            <w:proofErr w:type="gramEnd"/>
          </w:p>
          <w:p w14:paraId="3D979610" w14:textId="61E10EF1" w:rsidR="00DF4967" w:rsidRPr="00DF4967" w:rsidRDefault="00DF4967" w:rsidP="00574B6B">
            <w:pPr>
              <w:pStyle w:val="ListParagraph"/>
              <w:numPr>
                <w:ilvl w:val="0"/>
                <w:numId w:val="49"/>
              </w:numPr>
            </w:pPr>
            <w:r>
              <w:rPr>
                <w:rFonts w:eastAsia="SimSun"/>
                <w:sz w:val="20"/>
                <w:lang w:eastAsia="en-US"/>
              </w:rPr>
              <w:t xml:space="preserve">Utilise the Human Behaviour Psychology report for </w:t>
            </w:r>
            <w:r w:rsidR="0008044B">
              <w:rPr>
                <w:rFonts w:eastAsia="SimSun"/>
                <w:sz w:val="20"/>
                <w:lang w:eastAsia="en-US"/>
              </w:rPr>
              <w:t>fine-tuning the project for improved user experience and informed policy making.</w:t>
            </w:r>
          </w:p>
          <w:p w14:paraId="5DC80B0E" w14:textId="6A112B4F" w:rsidR="003639AA" w:rsidRPr="007C2D68" w:rsidRDefault="00DF4967" w:rsidP="004717D3">
            <w:pPr>
              <w:rPr>
                <w:rFonts w:cs="Microsoft Sans Serif"/>
                <w:i/>
                <w:szCs w:val="20"/>
              </w:rPr>
            </w:pPr>
            <w:proofErr w:type="spellStart"/>
            <w:r>
              <w:t>UniSA</w:t>
            </w:r>
            <w:proofErr w:type="spellEnd"/>
            <w:r>
              <w:t xml:space="preserve"> will seek to publish Project outcomes and outputs to peer-reviewed journals or conference proceedings, subject to agreement and approval, including any conditions from </w:t>
            </w:r>
            <w:r w:rsidRPr="00574B6B">
              <w:rPr>
                <w:highlight w:val="yellow"/>
              </w:rPr>
              <w:t>[company]</w:t>
            </w:r>
            <w:r>
              <w:t xml:space="preserve"> and the CRC.</w:t>
            </w:r>
          </w:p>
        </w:tc>
      </w:tr>
    </w:tbl>
    <w:p w14:paraId="68C6599E" w14:textId="16144BD0" w:rsidR="009B0359" w:rsidRPr="007C2D68" w:rsidRDefault="009B0359" w:rsidP="00DF4967"/>
    <w:tbl>
      <w:tblPr>
        <w:tblW w:w="5000" w:type="pct"/>
        <w:tblBorders>
          <w:top w:val="nil"/>
          <w:left w:val="nil"/>
          <w:right w:val="nil"/>
        </w:tblBorders>
        <w:tblLook w:val="0000" w:firstRow="0" w:lastRow="0" w:firstColumn="0" w:lastColumn="0" w:noHBand="0" w:noVBand="0"/>
      </w:tblPr>
      <w:tblGrid>
        <w:gridCol w:w="2612"/>
        <w:gridCol w:w="2484"/>
        <w:gridCol w:w="2217"/>
        <w:gridCol w:w="3134"/>
      </w:tblGrid>
      <w:tr w:rsidR="006E047E" w:rsidRPr="007C2D68" w14:paraId="1149144F" w14:textId="77777777" w:rsidTr="006E047E">
        <w:trPr>
          <w:trHeight w:val="397"/>
          <w:tblHeader/>
        </w:trPr>
        <w:tc>
          <w:tcPr>
            <w:tcW w:w="5000" w:type="pct"/>
            <w:gridSpan w:val="4"/>
            <w:tcBorders>
              <w:top w:val="single" w:sz="8" w:space="0" w:color="auto"/>
              <w:left w:val="single" w:sz="8" w:space="0" w:color="auto"/>
              <w:bottom w:val="single" w:sz="8" w:space="0" w:color="auto"/>
              <w:right w:val="single" w:sz="8" w:space="0" w:color="auto"/>
            </w:tcBorders>
            <w:shd w:val="clear" w:color="auto" w:fill="B0B3B2"/>
            <w:tcMar>
              <w:top w:w="100" w:type="nil"/>
              <w:left w:w="100" w:type="nil"/>
              <w:bottom w:w="100" w:type="nil"/>
              <w:right w:w="100" w:type="nil"/>
            </w:tcMar>
            <w:vAlign w:val="center"/>
          </w:tcPr>
          <w:p w14:paraId="561C5B75" w14:textId="5C605AFE" w:rsidR="006E047E" w:rsidRPr="007C2D68" w:rsidRDefault="00B9004A" w:rsidP="006E047E">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b/>
                <w:szCs w:val="20"/>
              </w:rPr>
            </w:pPr>
            <w:r w:rsidRPr="007C2D68">
              <w:rPr>
                <w:rFonts w:cs="Microsoft Sans Serif"/>
                <w:b/>
                <w:szCs w:val="20"/>
              </w:rPr>
              <w:lastRenderedPageBreak/>
              <w:t>5</w:t>
            </w:r>
            <w:r w:rsidR="006E047E" w:rsidRPr="007C2D68">
              <w:rPr>
                <w:rFonts w:cs="Microsoft Sans Serif"/>
                <w:b/>
                <w:szCs w:val="20"/>
              </w:rPr>
              <w:t xml:space="preserve">. </w:t>
            </w:r>
            <w:r w:rsidR="009B0359" w:rsidRPr="007C2D68">
              <w:rPr>
                <w:rFonts w:cs="Microsoft Sans Serif"/>
                <w:b/>
                <w:szCs w:val="20"/>
              </w:rPr>
              <w:t>Background IP</w:t>
            </w:r>
          </w:p>
          <w:p w14:paraId="0B59DB92" w14:textId="4543C6B1" w:rsidR="009B0359" w:rsidRPr="007C2D68" w:rsidRDefault="009B0359" w:rsidP="00585E20">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b/>
                <w:kern w:val="1"/>
                <w:szCs w:val="20"/>
              </w:rPr>
            </w:pPr>
            <w:r w:rsidRPr="007C2D68">
              <w:rPr>
                <w:szCs w:val="20"/>
              </w:rPr>
              <w:t xml:space="preserve">A description of the Background IP (“BIP”) is listed below, along with any warranties, </w:t>
            </w:r>
            <w:proofErr w:type="gramStart"/>
            <w:r w:rsidRPr="007C2D68">
              <w:rPr>
                <w:szCs w:val="20"/>
              </w:rPr>
              <w:t>restrictions</w:t>
            </w:r>
            <w:proofErr w:type="gramEnd"/>
            <w:r w:rsidRPr="007C2D68">
              <w:rPr>
                <w:szCs w:val="20"/>
              </w:rPr>
              <w:t xml:space="preserve"> or conditions. All Parties making BIP available provide the warranties under clause 3.2 of the Project Terms.</w:t>
            </w:r>
          </w:p>
        </w:tc>
      </w:tr>
      <w:tr w:rsidR="003639AA" w:rsidRPr="007C2D68" w14:paraId="7B49A18E" w14:textId="77777777" w:rsidTr="00B774F4">
        <w:trPr>
          <w:trHeight w:val="397"/>
          <w:tblHeader/>
        </w:trPr>
        <w:tc>
          <w:tcPr>
            <w:tcW w:w="1250" w:type="pct"/>
            <w:tcBorders>
              <w:top w:val="single" w:sz="8" w:space="0" w:color="auto"/>
              <w:left w:val="single" w:sz="8" w:space="0" w:color="auto"/>
              <w:bottom w:val="single" w:sz="8" w:space="0" w:color="auto"/>
              <w:right w:val="single" w:sz="8" w:space="0" w:color="auto"/>
            </w:tcBorders>
            <w:shd w:val="clear" w:color="auto" w:fill="auto"/>
            <w:tcMar>
              <w:top w:w="100" w:type="nil"/>
              <w:left w:w="100" w:type="nil"/>
              <w:bottom w:w="100" w:type="nil"/>
              <w:right w:w="100" w:type="nil"/>
            </w:tcMar>
          </w:tcPr>
          <w:p w14:paraId="4681D696" w14:textId="5E4D4D6C" w:rsidR="003639AA" w:rsidRPr="007C2D68" w:rsidRDefault="003639AA" w:rsidP="00B774F4">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b/>
                <w:szCs w:val="20"/>
              </w:rPr>
            </w:pPr>
            <w:r w:rsidRPr="007C2D68">
              <w:rPr>
                <w:rFonts w:cs="Microsoft Sans Serif"/>
                <w:b/>
                <w:szCs w:val="20"/>
              </w:rPr>
              <w:t>Party Providing BIP</w:t>
            </w:r>
          </w:p>
        </w:tc>
        <w:tc>
          <w:tcPr>
            <w:tcW w:w="1189" w:type="pct"/>
            <w:tcBorders>
              <w:top w:val="single" w:sz="8" w:space="0" w:color="auto"/>
              <w:left w:val="single" w:sz="8" w:space="0" w:color="auto"/>
              <w:bottom w:val="single" w:sz="8" w:space="0" w:color="auto"/>
              <w:right w:val="single" w:sz="8" w:space="0" w:color="auto"/>
            </w:tcBorders>
            <w:shd w:val="clear" w:color="auto" w:fill="auto"/>
          </w:tcPr>
          <w:p w14:paraId="56A02404" w14:textId="77777777" w:rsidR="003639AA" w:rsidRPr="007C2D68" w:rsidRDefault="003639AA" w:rsidP="00B774F4">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b/>
                <w:szCs w:val="20"/>
              </w:rPr>
            </w:pPr>
            <w:r w:rsidRPr="007C2D68">
              <w:rPr>
                <w:rFonts w:cs="Microsoft Sans Serif"/>
                <w:b/>
                <w:szCs w:val="20"/>
              </w:rPr>
              <w:t>Description of BIP</w:t>
            </w:r>
          </w:p>
          <w:p w14:paraId="19D246C7" w14:textId="77777777" w:rsidR="003639AA" w:rsidRPr="007C2D68" w:rsidRDefault="003639AA" w:rsidP="00B774F4">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jc w:val="center"/>
              <w:rPr>
                <w:rFonts w:cs="Microsoft Sans Serif"/>
                <w:b/>
                <w:sz w:val="12"/>
                <w:szCs w:val="12"/>
              </w:rPr>
            </w:pPr>
          </w:p>
          <w:p w14:paraId="7E121A0C" w14:textId="308A8B02" w:rsidR="003639AA" w:rsidRPr="007C2D68" w:rsidRDefault="003639AA" w:rsidP="00B774F4">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szCs w:val="20"/>
              </w:rPr>
            </w:pPr>
            <w:r w:rsidRPr="007C2D68">
              <w:rPr>
                <w:rFonts w:cs="Microsoft Sans Serif"/>
                <w:szCs w:val="20"/>
              </w:rPr>
              <w:t>(where subject to registered protection, e.g., patent, full registration details should be provided)</w:t>
            </w:r>
          </w:p>
        </w:tc>
        <w:tc>
          <w:tcPr>
            <w:tcW w:w="1061" w:type="pct"/>
            <w:tcBorders>
              <w:top w:val="single" w:sz="8" w:space="0" w:color="auto"/>
              <w:left w:val="single" w:sz="8" w:space="0" w:color="auto"/>
              <w:bottom w:val="single" w:sz="8" w:space="0" w:color="auto"/>
              <w:right w:val="single" w:sz="8" w:space="0" w:color="auto"/>
            </w:tcBorders>
            <w:shd w:val="clear" w:color="auto" w:fill="auto"/>
          </w:tcPr>
          <w:p w14:paraId="7B3031A6" w14:textId="77777777" w:rsidR="003639AA" w:rsidRPr="007C2D68" w:rsidRDefault="003639AA" w:rsidP="00B774F4">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szCs w:val="20"/>
              </w:rPr>
            </w:pPr>
            <w:r w:rsidRPr="007C2D68">
              <w:rPr>
                <w:rFonts w:cs="Microsoft Sans Serif"/>
                <w:b/>
                <w:szCs w:val="20"/>
              </w:rPr>
              <w:t>Warranties in relation to BIP</w:t>
            </w:r>
          </w:p>
          <w:p w14:paraId="177E2B3C" w14:textId="05EEDAB4" w:rsidR="003639AA" w:rsidRPr="007C2D68" w:rsidRDefault="003639AA" w:rsidP="00B774F4">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szCs w:val="20"/>
              </w:rPr>
            </w:pPr>
            <w:r w:rsidRPr="007C2D68">
              <w:rPr>
                <w:rFonts w:cs="Microsoft Sans Serif"/>
                <w:szCs w:val="20"/>
              </w:rPr>
              <w:t>(exceptions to warranty in clause 3.2(b) of the Project Terms relating to prior rights granted to BIP)</w:t>
            </w:r>
          </w:p>
        </w:tc>
        <w:tc>
          <w:tcPr>
            <w:tcW w:w="1500" w:type="pct"/>
            <w:tcBorders>
              <w:top w:val="single" w:sz="8" w:space="0" w:color="auto"/>
              <w:left w:val="single" w:sz="8" w:space="0" w:color="auto"/>
              <w:bottom w:val="single" w:sz="8" w:space="0" w:color="auto"/>
              <w:right w:val="single" w:sz="8" w:space="0" w:color="auto"/>
            </w:tcBorders>
            <w:shd w:val="clear" w:color="auto" w:fill="auto"/>
          </w:tcPr>
          <w:p w14:paraId="7EE5FB7C" w14:textId="77777777" w:rsidR="003639AA" w:rsidRPr="007C2D68" w:rsidRDefault="003639AA" w:rsidP="00B774F4">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szCs w:val="20"/>
              </w:rPr>
            </w:pPr>
            <w:r w:rsidRPr="007C2D68">
              <w:rPr>
                <w:rFonts w:cs="Microsoft Sans Serif"/>
                <w:b/>
                <w:szCs w:val="20"/>
              </w:rPr>
              <w:t>Restrictions or Conditions on Use</w:t>
            </w:r>
          </w:p>
          <w:p w14:paraId="28A27405" w14:textId="401C5414" w:rsidR="003639AA" w:rsidRPr="007C2D68" w:rsidRDefault="003639AA" w:rsidP="00B774F4">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szCs w:val="20"/>
              </w:rPr>
            </w:pPr>
            <w:r w:rsidRPr="007C2D68">
              <w:rPr>
                <w:rFonts w:cs="Microsoft Sans Serif"/>
                <w:szCs w:val="20"/>
              </w:rPr>
              <w:t>(unless detailed below, license at clause 3.3 of the Project Terms will apply)</w:t>
            </w:r>
          </w:p>
        </w:tc>
      </w:tr>
      <w:tr w:rsidR="00F10AEA" w:rsidRPr="007C2D68" w14:paraId="4B94E881" w14:textId="77777777" w:rsidTr="003639AA">
        <w:trPr>
          <w:trHeight w:val="397"/>
          <w:tblHeader/>
        </w:trPr>
        <w:tc>
          <w:tcPr>
            <w:tcW w:w="1250" w:type="pct"/>
            <w:tcBorders>
              <w:top w:val="single" w:sz="8" w:space="0" w:color="auto"/>
              <w:left w:val="single" w:sz="8" w:space="0" w:color="auto"/>
              <w:bottom w:val="single" w:sz="8" w:space="0" w:color="auto"/>
              <w:right w:val="single" w:sz="8" w:space="0" w:color="auto"/>
            </w:tcBorders>
            <w:shd w:val="clear" w:color="auto" w:fill="auto"/>
            <w:tcMar>
              <w:top w:w="100" w:type="nil"/>
              <w:left w:w="100" w:type="nil"/>
              <w:bottom w:w="100" w:type="nil"/>
              <w:right w:w="100" w:type="nil"/>
            </w:tcMar>
          </w:tcPr>
          <w:p w14:paraId="688EFEA0" w14:textId="7E999B63" w:rsidR="00F10AEA" w:rsidRPr="007C2D68" w:rsidRDefault="004F69A9" w:rsidP="003639AA">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b/>
                <w:szCs w:val="20"/>
              </w:rPr>
            </w:pPr>
            <w:r>
              <w:rPr>
                <w:rFonts w:cs="Microsoft Sans Serif"/>
                <w:b/>
                <w:szCs w:val="20"/>
              </w:rPr>
              <w:t>NA</w:t>
            </w:r>
          </w:p>
        </w:tc>
        <w:tc>
          <w:tcPr>
            <w:tcW w:w="1189" w:type="pct"/>
            <w:tcBorders>
              <w:top w:val="single" w:sz="8" w:space="0" w:color="auto"/>
              <w:left w:val="single" w:sz="8" w:space="0" w:color="auto"/>
              <w:bottom w:val="single" w:sz="8" w:space="0" w:color="auto"/>
              <w:right w:val="single" w:sz="8" w:space="0" w:color="auto"/>
            </w:tcBorders>
            <w:shd w:val="clear" w:color="auto" w:fill="auto"/>
          </w:tcPr>
          <w:p w14:paraId="50CB26ED" w14:textId="36C5EA20" w:rsidR="00F10AEA" w:rsidRPr="007C2D68" w:rsidRDefault="004F69A9" w:rsidP="003639AA">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b/>
                <w:szCs w:val="20"/>
              </w:rPr>
            </w:pPr>
            <w:r>
              <w:rPr>
                <w:rFonts w:cs="Microsoft Sans Serif"/>
                <w:b/>
                <w:szCs w:val="20"/>
              </w:rPr>
              <w:t>NA</w:t>
            </w:r>
          </w:p>
        </w:tc>
        <w:tc>
          <w:tcPr>
            <w:tcW w:w="1061" w:type="pct"/>
            <w:tcBorders>
              <w:top w:val="single" w:sz="8" w:space="0" w:color="auto"/>
              <w:left w:val="single" w:sz="8" w:space="0" w:color="auto"/>
              <w:bottom w:val="single" w:sz="8" w:space="0" w:color="auto"/>
              <w:right w:val="single" w:sz="8" w:space="0" w:color="auto"/>
            </w:tcBorders>
            <w:shd w:val="clear" w:color="auto" w:fill="auto"/>
          </w:tcPr>
          <w:p w14:paraId="1CA13408" w14:textId="465E5740" w:rsidR="00F10AEA" w:rsidRPr="007C2D68" w:rsidRDefault="004F69A9" w:rsidP="003639AA">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b/>
                <w:szCs w:val="20"/>
              </w:rPr>
            </w:pPr>
            <w:r>
              <w:rPr>
                <w:rFonts w:cs="Microsoft Sans Serif"/>
                <w:b/>
                <w:szCs w:val="20"/>
              </w:rPr>
              <w:t>NA</w:t>
            </w:r>
          </w:p>
        </w:tc>
        <w:tc>
          <w:tcPr>
            <w:tcW w:w="1500" w:type="pct"/>
            <w:tcBorders>
              <w:top w:val="single" w:sz="8" w:space="0" w:color="auto"/>
              <w:left w:val="single" w:sz="8" w:space="0" w:color="auto"/>
              <w:bottom w:val="single" w:sz="8" w:space="0" w:color="auto"/>
              <w:right w:val="single" w:sz="8" w:space="0" w:color="auto"/>
            </w:tcBorders>
            <w:shd w:val="clear" w:color="auto" w:fill="auto"/>
          </w:tcPr>
          <w:p w14:paraId="6F55D9E4" w14:textId="4B3CD850" w:rsidR="00F10AEA" w:rsidRPr="007C2D68" w:rsidRDefault="004F69A9" w:rsidP="003639AA">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b/>
                <w:szCs w:val="20"/>
              </w:rPr>
            </w:pPr>
            <w:r>
              <w:rPr>
                <w:rFonts w:cs="Microsoft Sans Serif"/>
                <w:b/>
                <w:szCs w:val="20"/>
              </w:rPr>
              <w:t>NA</w:t>
            </w:r>
          </w:p>
        </w:tc>
      </w:tr>
    </w:tbl>
    <w:p w14:paraId="662D0047" w14:textId="77777777" w:rsidR="00994073" w:rsidRPr="007C2D68" w:rsidRDefault="00994073" w:rsidP="006E047E">
      <w:pPr>
        <w:rPr>
          <w:rFonts w:cs="Arial"/>
          <w:szCs w:val="20"/>
        </w:rPr>
      </w:pPr>
    </w:p>
    <w:tbl>
      <w:tblPr>
        <w:tblW w:w="5000" w:type="pct"/>
        <w:tblBorders>
          <w:top w:val="nil"/>
          <w:left w:val="nil"/>
          <w:right w:val="nil"/>
        </w:tblBorders>
        <w:tblLook w:val="0000" w:firstRow="0" w:lastRow="0" w:firstColumn="0" w:lastColumn="0" w:noHBand="0" w:noVBand="0"/>
      </w:tblPr>
      <w:tblGrid>
        <w:gridCol w:w="10447"/>
      </w:tblGrid>
      <w:tr w:rsidR="006E047E" w:rsidRPr="007C2D68" w14:paraId="6546F324" w14:textId="77777777" w:rsidTr="00B774F4">
        <w:trPr>
          <w:trHeight w:val="397"/>
          <w:tblHeader/>
        </w:trPr>
        <w:tc>
          <w:tcPr>
            <w:tcW w:w="5000" w:type="pct"/>
            <w:tcBorders>
              <w:top w:val="single" w:sz="8" w:space="0" w:color="auto"/>
              <w:left w:val="single" w:sz="8" w:space="0" w:color="auto"/>
              <w:bottom w:val="single" w:sz="8" w:space="0" w:color="auto"/>
              <w:right w:val="single" w:sz="8" w:space="0" w:color="auto"/>
            </w:tcBorders>
            <w:shd w:val="clear" w:color="auto" w:fill="B0B3B2"/>
            <w:tcMar>
              <w:top w:w="100" w:type="nil"/>
              <w:left w:w="100" w:type="nil"/>
              <w:bottom w:w="100" w:type="nil"/>
              <w:right w:w="100" w:type="nil"/>
            </w:tcMar>
            <w:vAlign w:val="center"/>
          </w:tcPr>
          <w:p w14:paraId="0DCBFA1D" w14:textId="604CFDB1" w:rsidR="006E047E" w:rsidRPr="007C2D68" w:rsidRDefault="00B9004A" w:rsidP="0066617C">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b/>
                <w:kern w:val="1"/>
                <w:szCs w:val="20"/>
              </w:rPr>
            </w:pPr>
            <w:r w:rsidRPr="007C2D68">
              <w:rPr>
                <w:rFonts w:cs="Microsoft Sans Serif"/>
                <w:b/>
                <w:szCs w:val="20"/>
              </w:rPr>
              <w:t>6</w:t>
            </w:r>
            <w:r w:rsidR="006E047E" w:rsidRPr="007C2D68">
              <w:rPr>
                <w:rFonts w:cs="Microsoft Sans Serif"/>
                <w:b/>
                <w:szCs w:val="20"/>
              </w:rPr>
              <w:t xml:space="preserve">. Project </w:t>
            </w:r>
            <w:r w:rsidR="00F10AEA" w:rsidRPr="007C2D68">
              <w:rPr>
                <w:rFonts w:cs="Microsoft Sans Serif"/>
                <w:b/>
                <w:szCs w:val="20"/>
              </w:rPr>
              <w:t>IP</w:t>
            </w:r>
          </w:p>
        </w:tc>
      </w:tr>
      <w:tr w:rsidR="006E047E" w:rsidRPr="007C2D68" w14:paraId="592EB965" w14:textId="77777777" w:rsidTr="006E047E">
        <w:trPr>
          <w:trHeight w:val="397"/>
          <w:tblHeader/>
        </w:trPr>
        <w:tc>
          <w:tcPr>
            <w:tcW w:w="5000" w:type="pct"/>
            <w:tcBorders>
              <w:top w:val="single" w:sz="8" w:space="0" w:color="auto"/>
              <w:left w:val="single" w:sz="8" w:space="0" w:color="auto"/>
              <w:bottom w:val="single" w:sz="8" w:space="0" w:color="auto"/>
              <w:right w:val="single" w:sz="8" w:space="0" w:color="auto"/>
            </w:tcBorders>
            <w:shd w:val="clear" w:color="auto" w:fill="E0E0E0"/>
            <w:tcMar>
              <w:top w:w="100" w:type="nil"/>
              <w:left w:w="100" w:type="nil"/>
              <w:bottom w:w="100" w:type="nil"/>
              <w:right w:w="100" w:type="nil"/>
            </w:tcMar>
            <w:vAlign w:val="center"/>
          </w:tcPr>
          <w:p w14:paraId="6DEA864A" w14:textId="0720B8A6" w:rsidR="006E047E" w:rsidRPr="007C2D68" w:rsidRDefault="00B9004A" w:rsidP="0066617C">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b/>
                <w:szCs w:val="20"/>
              </w:rPr>
            </w:pPr>
            <w:r w:rsidRPr="007C2D68">
              <w:rPr>
                <w:rFonts w:cs="Microsoft Sans Serif"/>
                <w:b/>
                <w:szCs w:val="20"/>
              </w:rPr>
              <w:t>6</w:t>
            </w:r>
            <w:r w:rsidR="006E047E" w:rsidRPr="007C2D68">
              <w:rPr>
                <w:rFonts w:cs="Microsoft Sans Serif"/>
                <w:b/>
                <w:szCs w:val="20"/>
              </w:rPr>
              <w:t xml:space="preserve">.1 </w:t>
            </w:r>
            <w:r w:rsidR="00F10AEA" w:rsidRPr="007C2D68">
              <w:rPr>
                <w:rFonts w:cs="Microsoft Sans Serif"/>
                <w:b/>
                <w:szCs w:val="20"/>
              </w:rPr>
              <w:t>Ownership (clause 9.1)</w:t>
            </w:r>
          </w:p>
        </w:tc>
      </w:tr>
      <w:tr w:rsidR="006E047E" w:rsidRPr="007C2D68" w14:paraId="2992E214" w14:textId="77777777" w:rsidTr="00B774F4">
        <w:trPr>
          <w:trHeight w:val="397"/>
          <w:tblHeader/>
        </w:trPr>
        <w:tc>
          <w:tcPr>
            <w:tcW w:w="5000" w:type="pct"/>
            <w:tcBorders>
              <w:top w:val="single" w:sz="8" w:space="0" w:color="auto"/>
              <w:left w:val="single" w:sz="8" w:space="0" w:color="auto"/>
              <w:bottom w:val="single" w:sz="8" w:space="0" w:color="auto"/>
              <w:right w:val="single" w:sz="8" w:space="0" w:color="auto"/>
            </w:tcBorders>
            <w:shd w:val="clear" w:color="auto" w:fill="auto"/>
            <w:tcMar>
              <w:top w:w="100" w:type="nil"/>
              <w:left w:w="100" w:type="nil"/>
              <w:bottom w:w="100" w:type="nil"/>
              <w:right w:w="100" w:type="nil"/>
            </w:tcMar>
            <w:vAlign w:val="center"/>
          </w:tcPr>
          <w:p w14:paraId="708B42E9" w14:textId="6DCC349B" w:rsidR="006E047E" w:rsidRPr="007C2D68" w:rsidRDefault="00F10AEA" w:rsidP="00574B6B">
            <w:pPr>
              <w:rPr>
                <w:rFonts w:cs="Microsoft Sans Serif"/>
              </w:rPr>
            </w:pPr>
            <w:r w:rsidRPr="007C2D68">
              <w:t>As set out in clause 9.1</w:t>
            </w:r>
          </w:p>
        </w:tc>
      </w:tr>
      <w:tr w:rsidR="006E047E" w:rsidRPr="007C2D68" w14:paraId="77DDE209" w14:textId="77777777" w:rsidTr="006E047E">
        <w:trPr>
          <w:trHeight w:val="397"/>
          <w:tblHeader/>
        </w:trPr>
        <w:tc>
          <w:tcPr>
            <w:tcW w:w="5000" w:type="pct"/>
            <w:tcBorders>
              <w:top w:val="single" w:sz="8" w:space="0" w:color="auto"/>
              <w:left w:val="single" w:sz="8" w:space="0" w:color="auto"/>
              <w:bottom w:val="single" w:sz="8" w:space="0" w:color="auto"/>
              <w:right w:val="single" w:sz="8" w:space="0" w:color="auto"/>
            </w:tcBorders>
            <w:shd w:val="clear" w:color="auto" w:fill="E0E0E0"/>
            <w:tcMar>
              <w:top w:w="100" w:type="nil"/>
              <w:left w:w="100" w:type="nil"/>
              <w:bottom w:w="100" w:type="nil"/>
              <w:right w:w="100" w:type="nil"/>
            </w:tcMar>
            <w:vAlign w:val="center"/>
          </w:tcPr>
          <w:p w14:paraId="02F7CF71" w14:textId="542A5F5F" w:rsidR="006E047E" w:rsidRPr="007C2D68" w:rsidRDefault="00B9004A" w:rsidP="00585E20">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b/>
                <w:szCs w:val="20"/>
              </w:rPr>
            </w:pPr>
            <w:r w:rsidRPr="007C2D68">
              <w:rPr>
                <w:rFonts w:cs="Microsoft Sans Serif"/>
                <w:b/>
                <w:szCs w:val="20"/>
              </w:rPr>
              <w:t>6</w:t>
            </w:r>
            <w:r w:rsidR="00F10AEA" w:rsidRPr="007C2D68">
              <w:rPr>
                <w:rFonts w:cs="Microsoft Sans Serif"/>
                <w:b/>
                <w:szCs w:val="20"/>
              </w:rPr>
              <w:t>.2</w:t>
            </w:r>
            <w:r w:rsidR="006E047E" w:rsidRPr="007C2D68">
              <w:rPr>
                <w:rFonts w:cs="Microsoft Sans Serif"/>
                <w:b/>
                <w:szCs w:val="20"/>
              </w:rPr>
              <w:t xml:space="preserve"> </w:t>
            </w:r>
            <w:r w:rsidR="00F10AEA" w:rsidRPr="007C2D68">
              <w:rPr>
                <w:rFonts w:cs="Microsoft Sans Serif"/>
                <w:b/>
                <w:szCs w:val="20"/>
              </w:rPr>
              <w:t>Project IP Rights Holder (clause 9.1(</w:t>
            </w:r>
            <w:r w:rsidR="00585E20" w:rsidRPr="007C2D68">
              <w:rPr>
                <w:rFonts w:cs="Microsoft Sans Serif"/>
                <w:b/>
                <w:szCs w:val="20"/>
              </w:rPr>
              <w:t>b</w:t>
            </w:r>
            <w:r w:rsidR="00F10AEA" w:rsidRPr="007C2D68">
              <w:rPr>
                <w:rFonts w:cs="Microsoft Sans Serif"/>
                <w:b/>
                <w:szCs w:val="20"/>
              </w:rPr>
              <w:t>))</w:t>
            </w:r>
          </w:p>
        </w:tc>
      </w:tr>
      <w:tr w:rsidR="006E047E" w:rsidRPr="007C2D68" w14:paraId="1C4E099E" w14:textId="77777777" w:rsidTr="00B774F4">
        <w:trPr>
          <w:trHeight w:val="397"/>
          <w:tblHeader/>
        </w:trPr>
        <w:tc>
          <w:tcPr>
            <w:tcW w:w="5000" w:type="pct"/>
            <w:tcBorders>
              <w:top w:val="single" w:sz="8" w:space="0" w:color="auto"/>
              <w:left w:val="single" w:sz="8" w:space="0" w:color="auto"/>
              <w:bottom w:val="single" w:sz="8" w:space="0" w:color="auto"/>
              <w:right w:val="single" w:sz="8" w:space="0" w:color="auto"/>
            </w:tcBorders>
            <w:shd w:val="clear" w:color="auto" w:fill="auto"/>
            <w:tcMar>
              <w:top w:w="100" w:type="nil"/>
              <w:left w:w="100" w:type="nil"/>
              <w:bottom w:w="100" w:type="nil"/>
              <w:right w:w="100" w:type="nil"/>
            </w:tcMar>
            <w:vAlign w:val="center"/>
          </w:tcPr>
          <w:p w14:paraId="1635781F" w14:textId="4E0B0961" w:rsidR="006E047E" w:rsidRPr="00574B6B" w:rsidRDefault="00383968" w:rsidP="006E047E">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iCs/>
                <w:szCs w:val="20"/>
              </w:rPr>
            </w:pPr>
            <w:r w:rsidRPr="00574B6B">
              <w:rPr>
                <w:rFonts w:cs="Arial"/>
                <w:iCs/>
                <w:szCs w:val="20"/>
                <w:highlight w:val="yellow"/>
              </w:rPr>
              <w:t>[company]</w:t>
            </w:r>
          </w:p>
        </w:tc>
      </w:tr>
      <w:tr w:rsidR="006E047E" w:rsidRPr="007C2D68" w14:paraId="6B166DF7" w14:textId="77777777" w:rsidTr="006E047E">
        <w:trPr>
          <w:trHeight w:val="397"/>
          <w:tblHeader/>
        </w:trPr>
        <w:tc>
          <w:tcPr>
            <w:tcW w:w="5000" w:type="pct"/>
            <w:tcBorders>
              <w:top w:val="single" w:sz="8" w:space="0" w:color="auto"/>
              <w:left w:val="single" w:sz="8" w:space="0" w:color="auto"/>
              <w:bottom w:val="single" w:sz="8" w:space="0" w:color="auto"/>
              <w:right w:val="single" w:sz="8" w:space="0" w:color="auto"/>
            </w:tcBorders>
            <w:shd w:val="clear" w:color="auto" w:fill="E0E0E0"/>
            <w:tcMar>
              <w:top w:w="100" w:type="nil"/>
              <w:left w:w="100" w:type="nil"/>
              <w:bottom w:w="100" w:type="nil"/>
              <w:right w:w="100" w:type="nil"/>
            </w:tcMar>
            <w:vAlign w:val="center"/>
          </w:tcPr>
          <w:p w14:paraId="78D3A965" w14:textId="178D6117" w:rsidR="006E047E" w:rsidRPr="007C2D68" w:rsidRDefault="00B9004A" w:rsidP="006E047E">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b/>
                <w:szCs w:val="20"/>
              </w:rPr>
            </w:pPr>
            <w:r w:rsidRPr="007C2D68">
              <w:rPr>
                <w:rFonts w:cs="Microsoft Sans Serif"/>
                <w:b/>
                <w:szCs w:val="20"/>
              </w:rPr>
              <w:t>6</w:t>
            </w:r>
            <w:r w:rsidR="00F10AEA" w:rsidRPr="007C2D68">
              <w:rPr>
                <w:rFonts w:cs="Microsoft Sans Serif"/>
                <w:b/>
                <w:szCs w:val="20"/>
              </w:rPr>
              <w:t>.3 Lead Project Party’s Utilisation Rights, LPP Field and LPP Field Conditions (clause 11.2)</w:t>
            </w:r>
          </w:p>
        </w:tc>
      </w:tr>
      <w:tr w:rsidR="006E047E" w:rsidRPr="007C2D68" w14:paraId="5E8C1273" w14:textId="77777777" w:rsidTr="00B774F4">
        <w:trPr>
          <w:trHeight w:val="397"/>
          <w:tblHeader/>
        </w:trPr>
        <w:tc>
          <w:tcPr>
            <w:tcW w:w="5000" w:type="pct"/>
            <w:tcBorders>
              <w:top w:val="single" w:sz="8" w:space="0" w:color="auto"/>
              <w:left w:val="single" w:sz="8" w:space="0" w:color="auto"/>
              <w:bottom w:val="single" w:sz="8" w:space="0" w:color="auto"/>
              <w:right w:val="single" w:sz="8" w:space="0" w:color="auto"/>
            </w:tcBorders>
            <w:shd w:val="clear" w:color="auto" w:fill="auto"/>
            <w:tcMar>
              <w:top w:w="100" w:type="nil"/>
              <w:left w:w="100" w:type="nil"/>
              <w:bottom w:w="100" w:type="nil"/>
              <w:right w:w="100" w:type="nil"/>
            </w:tcMar>
            <w:vAlign w:val="center"/>
          </w:tcPr>
          <w:p w14:paraId="56859AAF" w14:textId="2B45736F" w:rsidR="006E047E" w:rsidRPr="007C2D68" w:rsidRDefault="00F10AEA" w:rsidP="00574B6B">
            <w:pPr>
              <w:rPr>
                <w:rFonts w:cs="Microsoft Sans Serif"/>
              </w:rPr>
            </w:pPr>
            <w:r w:rsidRPr="007C2D68">
              <w:t>As set out in clause 11.2</w:t>
            </w:r>
          </w:p>
        </w:tc>
      </w:tr>
      <w:tr w:rsidR="006E047E" w:rsidRPr="007C2D68" w14:paraId="01B60814" w14:textId="77777777" w:rsidTr="006E047E">
        <w:trPr>
          <w:trHeight w:val="397"/>
          <w:tblHeader/>
        </w:trPr>
        <w:tc>
          <w:tcPr>
            <w:tcW w:w="5000" w:type="pct"/>
            <w:tcBorders>
              <w:top w:val="single" w:sz="8" w:space="0" w:color="auto"/>
              <w:left w:val="single" w:sz="8" w:space="0" w:color="auto"/>
              <w:bottom w:val="single" w:sz="8" w:space="0" w:color="auto"/>
              <w:right w:val="single" w:sz="8" w:space="0" w:color="auto"/>
            </w:tcBorders>
            <w:shd w:val="clear" w:color="auto" w:fill="E0E0E0"/>
            <w:tcMar>
              <w:top w:w="100" w:type="nil"/>
              <w:left w:w="100" w:type="nil"/>
              <w:bottom w:w="100" w:type="nil"/>
              <w:right w:w="100" w:type="nil"/>
            </w:tcMar>
            <w:vAlign w:val="center"/>
          </w:tcPr>
          <w:p w14:paraId="3EACAEAD" w14:textId="15317F84" w:rsidR="006E047E" w:rsidRPr="007C2D68" w:rsidRDefault="00B9004A" w:rsidP="006E047E">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b/>
                <w:szCs w:val="20"/>
              </w:rPr>
            </w:pPr>
            <w:r w:rsidRPr="007C2D68">
              <w:rPr>
                <w:rFonts w:cs="Microsoft Sans Serif"/>
                <w:b/>
                <w:szCs w:val="20"/>
              </w:rPr>
              <w:t>6</w:t>
            </w:r>
            <w:r w:rsidR="00F10AEA" w:rsidRPr="007C2D68">
              <w:rPr>
                <w:rFonts w:cs="Microsoft Sans Serif"/>
                <w:b/>
                <w:szCs w:val="20"/>
              </w:rPr>
              <w:t>.4 Other Parties Utilisation Rights and conditions of use (clause 11.3)</w:t>
            </w:r>
          </w:p>
        </w:tc>
      </w:tr>
      <w:tr w:rsidR="00F10AEA" w:rsidRPr="007C2D68" w14:paraId="7A64C271" w14:textId="77777777" w:rsidTr="00B774F4">
        <w:trPr>
          <w:trHeight w:val="397"/>
          <w:tblHeader/>
        </w:trPr>
        <w:tc>
          <w:tcPr>
            <w:tcW w:w="5000" w:type="pct"/>
            <w:tcBorders>
              <w:top w:val="single" w:sz="8" w:space="0" w:color="auto"/>
              <w:left w:val="single" w:sz="8" w:space="0" w:color="auto"/>
              <w:bottom w:val="single" w:sz="8" w:space="0" w:color="auto"/>
              <w:right w:val="single" w:sz="8" w:space="0" w:color="auto"/>
            </w:tcBorders>
            <w:shd w:val="clear" w:color="auto" w:fill="auto"/>
            <w:tcMar>
              <w:top w:w="100" w:type="nil"/>
              <w:left w:w="100" w:type="nil"/>
              <w:bottom w:w="100" w:type="nil"/>
              <w:right w:w="100" w:type="nil"/>
            </w:tcMar>
          </w:tcPr>
          <w:p w14:paraId="3F60A9F4" w14:textId="0E148C0A" w:rsidR="00F10AEA" w:rsidRPr="00574B6B" w:rsidRDefault="00F10AEA" w:rsidP="006E047E">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iCs/>
                <w:szCs w:val="20"/>
              </w:rPr>
            </w:pPr>
            <w:r w:rsidRPr="00574B6B">
              <w:rPr>
                <w:rFonts w:cs="Arial"/>
                <w:iCs/>
                <w:szCs w:val="20"/>
              </w:rPr>
              <w:t>As set out in clause 11.3</w:t>
            </w:r>
          </w:p>
        </w:tc>
      </w:tr>
      <w:tr w:rsidR="00F10AEA" w:rsidRPr="007C2D68" w14:paraId="1F84C2D9" w14:textId="77777777" w:rsidTr="006E047E">
        <w:trPr>
          <w:trHeight w:val="397"/>
          <w:tblHeader/>
        </w:trPr>
        <w:tc>
          <w:tcPr>
            <w:tcW w:w="5000" w:type="pct"/>
            <w:tcBorders>
              <w:top w:val="single" w:sz="8" w:space="0" w:color="auto"/>
              <w:left w:val="single" w:sz="8" w:space="0" w:color="auto"/>
              <w:bottom w:val="single" w:sz="8" w:space="0" w:color="auto"/>
              <w:right w:val="single" w:sz="8" w:space="0" w:color="auto"/>
            </w:tcBorders>
            <w:shd w:val="clear" w:color="auto" w:fill="E0E0E0"/>
            <w:tcMar>
              <w:top w:w="100" w:type="nil"/>
              <w:left w:w="100" w:type="nil"/>
              <w:bottom w:w="100" w:type="nil"/>
              <w:right w:w="100" w:type="nil"/>
            </w:tcMar>
            <w:vAlign w:val="center"/>
          </w:tcPr>
          <w:p w14:paraId="068460DD" w14:textId="3A4F96AA" w:rsidR="00F10AEA" w:rsidRPr="007C2D68" w:rsidRDefault="00B9004A" w:rsidP="0066617C">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b/>
                <w:szCs w:val="20"/>
              </w:rPr>
            </w:pPr>
            <w:r w:rsidRPr="007C2D68">
              <w:rPr>
                <w:rFonts w:cs="Microsoft Sans Serif"/>
                <w:b/>
                <w:szCs w:val="20"/>
              </w:rPr>
              <w:t>6</w:t>
            </w:r>
            <w:r w:rsidR="00F10AEA" w:rsidRPr="007C2D68">
              <w:rPr>
                <w:rFonts w:cs="Microsoft Sans Serif"/>
                <w:b/>
                <w:szCs w:val="20"/>
              </w:rPr>
              <w:t>.5 Exclusive Rights (clause 11.4)</w:t>
            </w:r>
          </w:p>
        </w:tc>
      </w:tr>
      <w:tr w:rsidR="00F10AEA" w:rsidRPr="007C2D68" w14:paraId="3274650D" w14:textId="77777777" w:rsidTr="00B774F4">
        <w:trPr>
          <w:trHeight w:val="397"/>
          <w:tblHeader/>
        </w:trPr>
        <w:tc>
          <w:tcPr>
            <w:tcW w:w="5000" w:type="pct"/>
            <w:tcBorders>
              <w:top w:val="single" w:sz="8" w:space="0" w:color="auto"/>
              <w:left w:val="single" w:sz="8" w:space="0" w:color="auto"/>
              <w:bottom w:val="single" w:sz="8" w:space="0" w:color="auto"/>
              <w:right w:val="single" w:sz="8" w:space="0" w:color="auto"/>
            </w:tcBorders>
            <w:shd w:val="clear" w:color="auto" w:fill="auto"/>
            <w:tcMar>
              <w:top w:w="100" w:type="nil"/>
              <w:left w:w="100" w:type="nil"/>
              <w:bottom w:w="100" w:type="nil"/>
              <w:right w:w="100" w:type="nil"/>
            </w:tcMar>
            <w:vAlign w:val="center"/>
          </w:tcPr>
          <w:p w14:paraId="4333BA07" w14:textId="37945EFE" w:rsidR="00F10AEA" w:rsidRPr="00574B6B" w:rsidRDefault="00F10AEA" w:rsidP="006E047E">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iCs/>
                <w:szCs w:val="20"/>
              </w:rPr>
            </w:pPr>
            <w:r w:rsidRPr="00574B6B">
              <w:rPr>
                <w:rFonts w:cs="Arial"/>
                <w:iCs/>
                <w:szCs w:val="20"/>
              </w:rPr>
              <w:t>N/A</w:t>
            </w:r>
          </w:p>
        </w:tc>
      </w:tr>
      <w:tr w:rsidR="00F10AEA" w:rsidRPr="007C2D68" w14:paraId="084EB408" w14:textId="77777777" w:rsidTr="006E047E">
        <w:trPr>
          <w:trHeight w:val="397"/>
          <w:tblHeader/>
        </w:trPr>
        <w:tc>
          <w:tcPr>
            <w:tcW w:w="5000" w:type="pct"/>
            <w:tcBorders>
              <w:top w:val="single" w:sz="8" w:space="0" w:color="auto"/>
              <w:left w:val="single" w:sz="8" w:space="0" w:color="auto"/>
              <w:bottom w:val="single" w:sz="8" w:space="0" w:color="auto"/>
              <w:right w:val="single" w:sz="8" w:space="0" w:color="auto"/>
            </w:tcBorders>
            <w:shd w:val="clear" w:color="auto" w:fill="E0E0E0"/>
            <w:tcMar>
              <w:top w:w="100" w:type="nil"/>
              <w:left w:w="100" w:type="nil"/>
              <w:bottom w:w="100" w:type="nil"/>
              <w:right w:w="100" w:type="nil"/>
            </w:tcMar>
            <w:vAlign w:val="center"/>
          </w:tcPr>
          <w:p w14:paraId="36557AA4" w14:textId="1C2F712C" w:rsidR="00F10AEA" w:rsidRPr="007C2D68" w:rsidRDefault="00B9004A" w:rsidP="0066617C">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b/>
                <w:szCs w:val="20"/>
              </w:rPr>
            </w:pPr>
            <w:r w:rsidRPr="007C2D68">
              <w:rPr>
                <w:rFonts w:cs="Microsoft Sans Serif"/>
                <w:b/>
                <w:szCs w:val="20"/>
              </w:rPr>
              <w:t>6</w:t>
            </w:r>
            <w:r w:rsidR="00F10AEA" w:rsidRPr="007C2D68">
              <w:rPr>
                <w:rFonts w:cs="Microsoft Sans Serif"/>
                <w:b/>
                <w:szCs w:val="20"/>
              </w:rPr>
              <w:t>.6 Strategy for Protection of Project IP (clause 9.4)</w:t>
            </w:r>
          </w:p>
        </w:tc>
      </w:tr>
      <w:tr w:rsidR="00F10AEA" w:rsidRPr="007C2D68" w14:paraId="6D00F781" w14:textId="77777777" w:rsidTr="006E047E">
        <w:trPr>
          <w:trHeight w:val="397"/>
          <w:tblHeader/>
        </w:trPr>
        <w:tc>
          <w:tcPr>
            <w:tcW w:w="5000" w:type="pct"/>
            <w:tcBorders>
              <w:top w:val="single" w:sz="8" w:space="0" w:color="auto"/>
              <w:left w:val="single" w:sz="8" w:space="0" w:color="auto"/>
              <w:bottom w:val="single" w:sz="8" w:space="0" w:color="auto"/>
              <w:right w:val="single" w:sz="8" w:space="0" w:color="auto"/>
            </w:tcBorders>
            <w:shd w:val="clear" w:color="auto" w:fill="auto"/>
            <w:tcMar>
              <w:top w:w="100" w:type="nil"/>
              <w:left w:w="100" w:type="nil"/>
              <w:bottom w:w="100" w:type="nil"/>
              <w:right w:w="100" w:type="nil"/>
            </w:tcMar>
            <w:vAlign w:val="center"/>
          </w:tcPr>
          <w:p w14:paraId="4E5D5133" w14:textId="520D06BF" w:rsidR="00F10AEA" w:rsidRPr="00574B6B" w:rsidRDefault="00383968" w:rsidP="006E047E">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iCs/>
                <w:szCs w:val="20"/>
              </w:rPr>
            </w:pPr>
            <w:r w:rsidRPr="00574B6B">
              <w:rPr>
                <w:rFonts w:cs="Microsoft Sans Serif"/>
                <w:iCs/>
                <w:szCs w:val="20"/>
              </w:rPr>
              <w:t>N/A</w:t>
            </w:r>
          </w:p>
        </w:tc>
      </w:tr>
    </w:tbl>
    <w:p w14:paraId="195141B5" w14:textId="77777777" w:rsidR="004F6E4B" w:rsidRPr="007C2D68" w:rsidRDefault="004F6E4B" w:rsidP="004F6E4B">
      <w:pPr>
        <w:rPr>
          <w:rFonts w:cs="Arial"/>
          <w:szCs w:val="20"/>
        </w:rPr>
      </w:pPr>
    </w:p>
    <w:tbl>
      <w:tblPr>
        <w:tblW w:w="5000" w:type="pct"/>
        <w:tblBorders>
          <w:top w:val="nil"/>
          <w:left w:val="nil"/>
          <w:right w:val="nil"/>
        </w:tblBorders>
        <w:tblLook w:val="0000" w:firstRow="0" w:lastRow="0" w:firstColumn="0" w:lastColumn="0" w:noHBand="0" w:noVBand="0"/>
      </w:tblPr>
      <w:tblGrid>
        <w:gridCol w:w="10447"/>
      </w:tblGrid>
      <w:tr w:rsidR="004F6E4B" w:rsidRPr="007C2D68" w14:paraId="4303A6ED" w14:textId="77777777" w:rsidTr="00BE041A">
        <w:trPr>
          <w:trHeight w:val="397"/>
        </w:trPr>
        <w:tc>
          <w:tcPr>
            <w:tcW w:w="5000" w:type="pct"/>
            <w:tcBorders>
              <w:top w:val="single" w:sz="8" w:space="0" w:color="auto"/>
              <w:left w:val="single" w:sz="8" w:space="0" w:color="auto"/>
              <w:bottom w:val="single" w:sz="8" w:space="0" w:color="auto"/>
              <w:right w:val="single" w:sz="8" w:space="0" w:color="auto"/>
            </w:tcBorders>
            <w:shd w:val="clear" w:color="auto" w:fill="B0B3B2"/>
            <w:tcMar>
              <w:top w:w="100" w:type="nil"/>
              <w:left w:w="100" w:type="nil"/>
              <w:bottom w:w="100" w:type="nil"/>
              <w:right w:w="100" w:type="nil"/>
            </w:tcMar>
            <w:vAlign w:val="center"/>
          </w:tcPr>
          <w:p w14:paraId="5D528D4D" w14:textId="77777777" w:rsidR="004F6E4B" w:rsidRPr="007C2D68" w:rsidRDefault="004F6E4B" w:rsidP="00BE041A">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b/>
                <w:kern w:val="1"/>
                <w:szCs w:val="20"/>
              </w:rPr>
            </w:pPr>
            <w:r w:rsidRPr="007C2D68">
              <w:br w:type="page"/>
            </w:r>
            <w:r w:rsidRPr="007C2D68">
              <w:rPr>
                <w:rFonts w:cs="Microsoft Sans Serif"/>
                <w:b/>
                <w:szCs w:val="20"/>
              </w:rPr>
              <w:t>7. In-kind Contributions</w:t>
            </w:r>
          </w:p>
        </w:tc>
      </w:tr>
      <w:tr w:rsidR="004F6E4B" w:rsidRPr="007C2D68" w14:paraId="4A0E4B25" w14:textId="77777777" w:rsidTr="00BE041A">
        <w:trPr>
          <w:trHeight w:val="397"/>
        </w:trPr>
        <w:tc>
          <w:tcPr>
            <w:tcW w:w="5000" w:type="pct"/>
            <w:tcBorders>
              <w:top w:val="single" w:sz="8" w:space="0" w:color="auto"/>
              <w:left w:val="single" w:sz="8" w:space="0" w:color="auto"/>
              <w:bottom w:val="single" w:sz="8" w:space="0" w:color="auto"/>
              <w:right w:val="single" w:sz="8" w:space="0" w:color="auto"/>
            </w:tcBorders>
            <w:shd w:val="clear" w:color="auto" w:fill="auto"/>
            <w:tcMar>
              <w:top w:w="100" w:type="nil"/>
              <w:left w:w="100" w:type="nil"/>
              <w:bottom w:w="100" w:type="nil"/>
              <w:right w:w="100" w:type="nil"/>
            </w:tcMar>
            <w:vAlign w:val="center"/>
          </w:tcPr>
          <w:p w14:paraId="54C2136D" w14:textId="62DE7D04" w:rsidR="004F6E4B" w:rsidRPr="003A505E" w:rsidRDefault="004F6E4B" w:rsidP="00BE041A">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Cs w:val="20"/>
              </w:rPr>
            </w:pPr>
            <w:r w:rsidRPr="003A505E">
              <w:rPr>
                <w:szCs w:val="20"/>
              </w:rPr>
              <w:t>A description of the in-kind resources is provided below:</w:t>
            </w:r>
          </w:p>
          <w:p w14:paraId="2F8B5E1A" w14:textId="3A7C4A81" w:rsidR="009C7918" w:rsidRPr="00B85AE9" w:rsidRDefault="009C7918" w:rsidP="009C7918">
            <w:pPr>
              <w:pStyle w:val="ListParagraph"/>
              <w:widowControl w:val="0"/>
              <w:numPr>
                <w:ilvl w:val="0"/>
                <w:numId w:val="49"/>
              </w:numPr>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SimSun"/>
                <w:sz w:val="20"/>
                <w:szCs w:val="20"/>
                <w:lang w:eastAsia="en-US"/>
              </w:rPr>
            </w:pPr>
            <w:r w:rsidRPr="00B85AE9">
              <w:rPr>
                <w:rFonts w:eastAsia="SimSun"/>
                <w:sz w:val="20"/>
                <w:szCs w:val="20"/>
                <w:lang w:eastAsia="en-US"/>
              </w:rPr>
              <w:t xml:space="preserve">Prof. </w:t>
            </w:r>
            <w:r>
              <w:rPr>
                <w:rFonts w:eastAsia="SimSun"/>
                <w:sz w:val="20"/>
                <w:szCs w:val="20"/>
                <w:lang w:eastAsia="en-US"/>
              </w:rPr>
              <w:t xml:space="preserve">Benoit Clement will spend 0.1FTE </w:t>
            </w:r>
            <w:r w:rsidR="00F3347F">
              <w:rPr>
                <w:rFonts w:eastAsia="SimSun"/>
                <w:sz w:val="20"/>
                <w:szCs w:val="20"/>
                <w:lang w:eastAsia="en-US"/>
              </w:rPr>
              <w:t>for 3 years in</w:t>
            </w:r>
            <w:r>
              <w:rPr>
                <w:rFonts w:eastAsia="SimSun"/>
                <w:sz w:val="20"/>
                <w:szCs w:val="20"/>
                <w:lang w:eastAsia="en-US"/>
              </w:rPr>
              <w:t xml:space="preserve"> this project, for HDR student co-supervision, advice on project development, and liaise international connections. </w:t>
            </w:r>
            <w:r w:rsidR="00F3347F">
              <w:rPr>
                <w:rFonts w:eastAsia="SimSun"/>
                <w:sz w:val="20"/>
                <w:szCs w:val="20"/>
                <w:lang w:eastAsia="en-US"/>
              </w:rPr>
              <w:t xml:space="preserve">In-kind value: </w:t>
            </w:r>
            <w:r w:rsidR="00937146">
              <w:rPr>
                <w:rFonts w:eastAsia="SimSun"/>
                <w:sz w:val="20"/>
                <w:szCs w:val="20"/>
                <w:lang w:eastAsia="en-US"/>
              </w:rPr>
              <w:t>78,000.</w:t>
            </w:r>
          </w:p>
          <w:p w14:paraId="620CC4F5" w14:textId="2FB77754" w:rsidR="004F6E4B" w:rsidRPr="004717D3" w:rsidRDefault="00807B8F" w:rsidP="00574B6B">
            <w:pPr>
              <w:pStyle w:val="ListParagraph"/>
              <w:widowControl w:val="0"/>
              <w:numPr>
                <w:ilvl w:val="0"/>
                <w:numId w:val="49"/>
              </w:numPr>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szCs w:val="20"/>
              </w:rPr>
            </w:pPr>
            <w:r w:rsidRPr="00574B6B">
              <w:rPr>
                <w:rFonts w:cs="Microsoft Sans Serif"/>
                <w:sz w:val="20"/>
                <w:szCs w:val="20"/>
              </w:rPr>
              <w:t xml:space="preserve">Prof. Siobhan Banks and Prof. Christopher Chow will be involved in co-supervising of research staff and HDR </w:t>
            </w:r>
            <w:proofErr w:type="gramStart"/>
            <w:r w:rsidRPr="00574B6B">
              <w:rPr>
                <w:rFonts w:cs="Microsoft Sans Serif"/>
                <w:sz w:val="20"/>
                <w:szCs w:val="20"/>
              </w:rPr>
              <w:t>students</w:t>
            </w:r>
            <w:r w:rsidR="009C7918">
              <w:rPr>
                <w:rFonts w:cs="Microsoft Sans Serif"/>
                <w:sz w:val="20"/>
                <w:szCs w:val="20"/>
              </w:rPr>
              <w:t>, and</w:t>
            </w:r>
            <w:proofErr w:type="gramEnd"/>
            <w:r w:rsidR="009C7918">
              <w:rPr>
                <w:rFonts w:cs="Microsoft Sans Serif"/>
                <w:sz w:val="20"/>
                <w:szCs w:val="20"/>
              </w:rPr>
              <w:t xml:space="preserve"> give advice on this project.</w:t>
            </w:r>
          </w:p>
          <w:p w14:paraId="31594DE6" w14:textId="607CD3FF" w:rsidR="00385ABA" w:rsidRPr="007C2D68" w:rsidRDefault="00385ABA" w:rsidP="00574B6B">
            <w:pPr>
              <w:pStyle w:val="ListParagraph"/>
              <w:numPr>
                <w:ilvl w:val="0"/>
                <w:numId w:val="49"/>
              </w:numPr>
            </w:pPr>
            <w:r w:rsidRPr="004717D3">
              <w:rPr>
                <w:rFonts w:eastAsia="SimSun"/>
                <w:sz w:val="20"/>
                <w:szCs w:val="20"/>
                <w:lang w:eastAsia="en-US"/>
              </w:rPr>
              <w:lastRenderedPageBreak/>
              <w:t xml:space="preserve">GPU servers from CI Ivan Lee’s lab will be utilised </w:t>
            </w:r>
            <w:r w:rsidR="00807B8F" w:rsidRPr="004717D3">
              <w:rPr>
                <w:rFonts w:eastAsia="SimSun"/>
                <w:sz w:val="20"/>
                <w:szCs w:val="20"/>
                <w:lang w:eastAsia="en-US"/>
              </w:rPr>
              <w:t xml:space="preserve">for </w:t>
            </w:r>
            <w:r w:rsidR="00B67A38">
              <w:rPr>
                <w:rFonts w:eastAsia="SimSun"/>
                <w:sz w:val="20"/>
                <w:szCs w:val="20"/>
                <w:lang w:eastAsia="en-US"/>
              </w:rPr>
              <w:t xml:space="preserve">supporting the computational demand for </w:t>
            </w:r>
            <w:r w:rsidR="00807B8F" w:rsidRPr="004717D3">
              <w:rPr>
                <w:rFonts w:eastAsia="SimSun"/>
                <w:sz w:val="20"/>
                <w:szCs w:val="20"/>
                <w:lang w:eastAsia="en-US"/>
              </w:rPr>
              <w:t xml:space="preserve">machine learning </w:t>
            </w:r>
            <w:r w:rsidRPr="004717D3">
              <w:rPr>
                <w:rFonts w:eastAsia="SimSun"/>
                <w:sz w:val="20"/>
                <w:szCs w:val="20"/>
                <w:lang w:eastAsia="en-US"/>
              </w:rPr>
              <w:t>in this project</w:t>
            </w:r>
            <w:r w:rsidRPr="004717D3">
              <w:rPr>
                <w:rFonts w:cs="Microsoft Sans Serif"/>
                <w:sz w:val="20"/>
                <w:szCs w:val="20"/>
              </w:rPr>
              <w:t>.</w:t>
            </w:r>
          </w:p>
        </w:tc>
      </w:tr>
    </w:tbl>
    <w:p w14:paraId="7282E8F7" w14:textId="77777777" w:rsidR="004F6E4B" w:rsidRPr="007C2D68" w:rsidRDefault="004F6E4B" w:rsidP="004F6E4B"/>
    <w:p w14:paraId="0C993BB3" w14:textId="77777777" w:rsidR="004F6E4B" w:rsidRPr="007C2D68" w:rsidRDefault="004F6E4B">
      <w:pPr>
        <w:spacing w:before="0" w:after="0"/>
      </w:pPr>
      <w:r w:rsidRPr="007C2D68">
        <w:br w:type="page"/>
      </w:r>
    </w:p>
    <w:tbl>
      <w:tblPr>
        <w:tblW w:w="5002" w:type="pct"/>
        <w:tblBorders>
          <w:top w:val="nil"/>
          <w:left w:val="nil"/>
          <w:right w:val="nil"/>
        </w:tblBorders>
        <w:tblLayout w:type="fixed"/>
        <w:tblLook w:val="0000" w:firstRow="0" w:lastRow="0" w:firstColumn="0" w:lastColumn="0" w:noHBand="0" w:noVBand="0"/>
      </w:tblPr>
      <w:tblGrid>
        <w:gridCol w:w="10451"/>
      </w:tblGrid>
      <w:tr w:rsidR="004F6E4B" w:rsidRPr="007C2D68" w14:paraId="1D859991" w14:textId="77777777" w:rsidTr="00BE041A">
        <w:trPr>
          <w:trHeight w:val="397"/>
        </w:trPr>
        <w:tc>
          <w:tcPr>
            <w:tcW w:w="5000" w:type="pct"/>
            <w:tcBorders>
              <w:top w:val="single" w:sz="8" w:space="0" w:color="auto"/>
              <w:left w:val="single" w:sz="8" w:space="0" w:color="auto"/>
              <w:bottom w:val="single" w:sz="8" w:space="0" w:color="auto"/>
              <w:right w:val="single" w:sz="8" w:space="0" w:color="auto"/>
            </w:tcBorders>
            <w:shd w:val="clear" w:color="auto" w:fill="B0B3B2"/>
            <w:tcMar>
              <w:top w:w="100" w:type="nil"/>
              <w:left w:w="100" w:type="nil"/>
              <w:bottom w:w="100" w:type="nil"/>
              <w:right w:w="100" w:type="nil"/>
            </w:tcMar>
            <w:vAlign w:val="center"/>
          </w:tcPr>
          <w:p w14:paraId="0C2FB6D4" w14:textId="77777777" w:rsidR="004F6E4B" w:rsidRPr="007C2D68" w:rsidRDefault="004F6E4B" w:rsidP="00BE041A">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b/>
                <w:kern w:val="1"/>
                <w:szCs w:val="20"/>
              </w:rPr>
            </w:pPr>
            <w:r w:rsidRPr="007C2D68">
              <w:rPr>
                <w:rFonts w:cs="Microsoft Sans Serif"/>
                <w:b/>
                <w:szCs w:val="20"/>
              </w:rPr>
              <w:lastRenderedPageBreak/>
              <w:t>8. Project Budget</w:t>
            </w:r>
          </w:p>
        </w:tc>
      </w:tr>
      <w:tr w:rsidR="004F6E4B" w:rsidRPr="007C2D68" w14:paraId="357D3862" w14:textId="77777777" w:rsidTr="00BE041A">
        <w:trPr>
          <w:trHeight w:val="397"/>
        </w:trPr>
        <w:tc>
          <w:tcPr>
            <w:tcW w:w="5000" w:type="pct"/>
            <w:tcBorders>
              <w:top w:val="single" w:sz="8" w:space="0" w:color="auto"/>
              <w:left w:val="single" w:sz="8" w:space="0" w:color="auto"/>
              <w:bottom w:val="single" w:sz="8" w:space="0" w:color="auto"/>
              <w:right w:val="single" w:sz="8" w:space="0" w:color="auto"/>
            </w:tcBorders>
            <w:shd w:val="clear" w:color="auto" w:fill="auto"/>
            <w:tcMar>
              <w:top w:w="100" w:type="nil"/>
              <w:left w:w="100" w:type="nil"/>
              <w:bottom w:w="100" w:type="nil"/>
              <w:right w:w="100" w:type="nil"/>
            </w:tcMar>
            <w:vAlign w:val="center"/>
          </w:tcPr>
          <w:p w14:paraId="0B1BB153" w14:textId="364AFC3A" w:rsidR="004F6E4B" w:rsidRPr="007C2D68" w:rsidRDefault="004F6E4B" w:rsidP="00BE041A">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Cs w:val="20"/>
              </w:rPr>
            </w:pPr>
            <w:r w:rsidRPr="007C2D68">
              <w:rPr>
                <w:szCs w:val="20"/>
              </w:rPr>
              <w:t>Note that research rates applied to rese</w:t>
            </w:r>
            <w:r w:rsidR="000F5818" w:rsidRPr="007C2D68">
              <w:rPr>
                <w:szCs w:val="20"/>
              </w:rPr>
              <w:t>a</w:t>
            </w:r>
            <w:r w:rsidRPr="007C2D68">
              <w:rPr>
                <w:szCs w:val="20"/>
              </w:rPr>
              <w:t xml:space="preserve">rch staff are as per standard </w:t>
            </w:r>
            <w:proofErr w:type="spellStart"/>
            <w:r w:rsidRPr="007C2D68">
              <w:rPr>
                <w:szCs w:val="20"/>
              </w:rPr>
              <w:t>iMOVE</w:t>
            </w:r>
            <w:proofErr w:type="spellEnd"/>
            <w:r w:rsidRPr="007C2D68">
              <w:rPr>
                <w:szCs w:val="20"/>
              </w:rPr>
              <w:t xml:space="preserve"> rates provided below.</w:t>
            </w:r>
          </w:p>
          <w:tbl>
            <w:tblPr>
              <w:tblW w:w="9213" w:type="dxa"/>
              <w:tblInd w:w="557" w:type="dxa"/>
              <w:tblLayout w:type="fixed"/>
              <w:tblLook w:val="04A0" w:firstRow="1" w:lastRow="0" w:firstColumn="1" w:lastColumn="0" w:noHBand="0" w:noVBand="1"/>
            </w:tblPr>
            <w:tblGrid>
              <w:gridCol w:w="4110"/>
              <w:gridCol w:w="2127"/>
              <w:gridCol w:w="2976"/>
            </w:tblGrid>
            <w:tr w:rsidR="004F6E4B" w:rsidRPr="007C2D68" w14:paraId="65EDE0E2" w14:textId="77777777" w:rsidTr="00BE041A">
              <w:trPr>
                <w:trHeight w:hRule="exact" w:val="851"/>
              </w:trPr>
              <w:tc>
                <w:tcPr>
                  <w:tcW w:w="411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06E7460" w14:textId="77777777" w:rsidR="004F6E4B" w:rsidRPr="007C2D68" w:rsidRDefault="004F6E4B" w:rsidP="00BE041A">
                  <w:pPr>
                    <w:ind w:left="-249" w:firstLine="249"/>
                    <w:jc w:val="center"/>
                    <w:rPr>
                      <w:rFonts w:eastAsia="Times New Roman"/>
                      <w:color w:val="000000"/>
                      <w:sz w:val="18"/>
                      <w:szCs w:val="18"/>
                    </w:rPr>
                  </w:pPr>
                  <w:r w:rsidRPr="007C2D68">
                    <w:rPr>
                      <w:rFonts w:eastAsia="Times New Roman"/>
                      <w:color w:val="000000"/>
                      <w:sz w:val="18"/>
                      <w:szCs w:val="18"/>
                    </w:rPr>
                    <w:t> </w:t>
                  </w:r>
                </w:p>
              </w:tc>
              <w:tc>
                <w:tcPr>
                  <w:tcW w:w="2127" w:type="dxa"/>
                  <w:tcBorders>
                    <w:top w:val="single" w:sz="8" w:space="0" w:color="auto"/>
                    <w:left w:val="nil"/>
                    <w:bottom w:val="single" w:sz="4" w:space="0" w:color="auto"/>
                    <w:right w:val="nil"/>
                  </w:tcBorders>
                  <w:shd w:val="clear" w:color="auto" w:fill="auto"/>
                  <w:vAlign w:val="bottom"/>
                  <w:hideMark/>
                </w:tcPr>
                <w:p w14:paraId="68735BB1" w14:textId="77777777" w:rsidR="004F6E4B" w:rsidRPr="007C2D68" w:rsidRDefault="004F6E4B" w:rsidP="00BE041A">
                  <w:pPr>
                    <w:jc w:val="center"/>
                    <w:rPr>
                      <w:rFonts w:eastAsia="Times New Roman"/>
                      <w:b/>
                      <w:bCs/>
                      <w:color w:val="000000"/>
                      <w:sz w:val="18"/>
                      <w:szCs w:val="18"/>
                    </w:rPr>
                  </w:pPr>
                  <w:r w:rsidRPr="007C2D68">
                    <w:rPr>
                      <w:rFonts w:eastAsia="Times New Roman"/>
                      <w:b/>
                      <w:bCs/>
                      <w:color w:val="000000"/>
                      <w:sz w:val="18"/>
                      <w:szCs w:val="18"/>
                    </w:rPr>
                    <w:t xml:space="preserve"> Category Abbreviation </w:t>
                  </w:r>
                </w:p>
              </w:tc>
              <w:tc>
                <w:tcPr>
                  <w:tcW w:w="2976" w:type="dxa"/>
                  <w:tcBorders>
                    <w:top w:val="single" w:sz="8" w:space="0" w:color="auto"/>
                    <w:left w:val="single" w:sz="4" w:space="0" w:color="auto"/>
                    <w:bottom w:val="single" w:sz="4" w:space="0" w:color="auto"/>
                    <w:right w:val="single" w:sz="8" w:space="0" w:color="auto"/>
                  </w:tcBorders>
                  <w:shd w:val="clear" w:color="000000" w:fill="FDE9D9"/>
                  <w:vAlign w:val="bottom"/>
                  <w:hideMark/>
                </w:tcPr>
                <w:p w14:paraId="2C9186D2" w14:textId="77777777" w:rsidR="004F6E4B" w:rsidRPr="007C2D68" w:rsidRDefault="004F6E4B" w:rsidP="00BE041A">
                  <w:pPr>
                    <w:ind w:left="34"/>
                    <w:jc w:val="center"/>
                    <w:rPr>
                      <w:rFonts w:eastAsia="Times New Roman"/>
                      <w:b/>
                      <w:bCs/>
                      <w:color w:val="000000"/>
                      <w:sz w:val="18"/>
                      <w:szCs w:val="18"/>
                    </w:rPr>
                  </w:pPr>
                  <w:proofErr w:type="spellStart"/>
                  <w:r w:rsidRPr="007C2D68">
                    <w:rPr>
                      <w:rFonts w:eastAsia="Times New Roman"/>
                      <w:b/>
                      <w:bCs/>
                      <w:color w:val="000000"/>
                      <w:sz w:val="18"/>
                      <w:szCs w:val="18"/>
                    </w:rPr>
                    <w:t>iMOVE</w:t>
                  </w:r>
                  <w:proofErr w:type="spellEnd"/>
                  <w:r w:rsidRPr="007C2D68">
                    <w:rPr>
                      <w:rFonts w:eastAsia="Times New Roman"/>
                      <w:b/>
                      <w:bCs/>
                      <w:color w:val="000000"/>
                      <w:sz w:val="18"/>
                      <w:szCs w:val="18"/>
                    </w:rPr>
                    <w:t xml:space="preserve"> project labour charge rates per FTE, per annum</w:t>
                  </w:r>
                  <w:r w:rsidRPr="007C2D68">
                    <w:rPr>
                      <w:rFonts w:eastAsia="Times New Roman"/>
                      <w:b/>
                      <w:bCs/>
                      <w:color w:val="000000"/>
                      <w:sz w:val="18"/>
                      <w:szCs w:val="18"/>
                    </w:rPr>
                    <w:br/>
                    <w:t>(ex-GST)</w:t>
                  </w:r>
                </w:p>
              </w:tc>
            </w:tr>
            <w:tr w:rsidR="004F6E4B" w:rsidRPr="007C2D68" w14:paraId="7A50DFC4" w14:textId="77777777" w:rsidTr="00BE041A">
              <w:trPr>
                <w:trHeight w:hRule="exact" w:val="340"/>
              </w:trPr>
              <w:tc>
                <w:tcPr>
                  <w:tcW w:w="411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1D91996" w14:textId="77777777" w:rsidR="004F6E4B" w:rsidRPr="007C2D68" w:rsidRDefault="004F6E4B" w:rsidP="00BE041A">
                  <w:pPr>
                    <w:rPr>
                      <w:rFonts w:eastAsia="Times New Roman"/>
                      <w:b/>
                      <w:bCs/>
                      <w:color w:val="000000"/>
                      <w:sz w:val="18"/>
                      <w:szCs w:val="18"/>
                    </w:rPr>
                  </w:pPr>
                  <w:r w:rsidRPr="007C2D68">
                    <w:rPr>
                      <w:rFonts w:eastAsia="Times New Roman"/>
                      <w:b/>
                      <w:bCs/>
                      <w:color w:val="000000"/>
                      <w:sz w:val="18"/>
                      <w:szCs w:val="18"/>
                    </w:rPr>
                    <w:t>Base Technical</w:t>
                  </w:r>
                </w:p>
              </w:tc>
              <w:tc>
                <w:tcPr>
                  <w:tcW w:w="2127" w:type="dxa"/>
                  <w:tcBorders>
                    <w:top w:val="nil"/>
                    <w:left w:val="nil"/>
                    <w:bottom w:val="single" w:sz="4" w:space="0" w:color="auto"/>
                    <w:right w:val="nil"/>
                  </w:tcBorders>
                  <w:shd w:val="clear" w:color="auto" w:fill="auto"/>
                  <w:noWrap/>
                  <w:vAlign w:val="bottom"/>
                  <w:hideMark/>
                </w:tcPr>
                <w:p w14:paraId="30B78761" w14:textId="77777777" w:rsidR="004F6E4B" w:rsidRPr="007C2D68" w:rsidRDefault="004F6E4B" w:rsidP="00BE041A">
                  <w:pPr>
                    <w:jc w:val="center"/>
                    <w:rPr>
                      <w:rFonts w:eastAsia="Times New Roman"/>
                      <w:bCs/>
                      <w:color w:val="000000"/>
                      <w:sz w:val="18"/>
                      <w:szCs w:val="18"/>
                    </w:rPr>
                  </w:pPr>
                  <w:r w:rsidRPr="007C2D68">
                    <w:rPr>
                      <w:rFonts w:eastAsia="Times New Roman"/>
                      <w:bCs/>
                      <w:color w:val="000000"/>
                      <w:sz w:val="18"/>
                      <w:szCs w:val="18"/>
                    </w:rPr>
                    <w:t>Cat 1</w:t>
                  </w:r>
                </w:p>
              </w:tc>
              <w:tc>
                <w:tcPr>
                  <w:tcW w:w="2976" w:type="dxa"/>
                  <w:tcBorders>
                    <w:top w:val="nil"/>
                    <w:left w:val="single" w:sz="4" w:space="0" w:color="auto"/>
                    <w:bottom w:val="single" w:sz="4" w:space="0" w:color="auto"/>
                    <w:right w:val="single" w:sz="8" w:space="0" w:color="auto"/>
                  </w:tcBorders>
                  <w:shd w:val="clear" w:color="000000" w:fill="FDE9D9"/>
                  <w:noWrap/>
                  <w:vAlign w:val="bottom"/>
                </w:tcPr>
                <w:p w14:paraId="0BD15FB2" w14:textId="77777777" w:rsidR="004F6E4B" w:rsidRPr="007C2D68" w:rsidRDefault="004F6E4B" w:rsidP="00BE041A">
                  <w:pPr>
                    <w:jc w:val="center"/>
                    <w:rPr>
                      <w:rFonts w:eastAsia="Times New Roman"/>
                      <w:bCs/>
                      <w:color w:val="000000"/>
                      <w:sz w:val="18"/>
                      <w:szCs w:val="18"/>
                    </w:rPr>
                  </w:pPr>
                  <w:r w:rsidRPr="007C2D68">
                    <w:rPr>
                      <w:rFonts w:eastAsia="Times New Roman"/>
                      <w:bCs/>
                      <w:color w:val="000000"/>
                      <w:sz w:val="18"/>
                      <w:szCs w:val="18"/>
                    </w:rPr>
                    <w:t>$110,000</w:t>
                  </w:r>
                </w:p>
              </w:tc>
            </w:tr>
            <w:tr w:rsidR="004F6E4B" w:rsidRPr="007C2D68" w14:paraId="2241C960" w14:textId="77777777" w:rsidTr="00BE041A">
              <w:trPr>
                <w:trHeight w:hRule="exact" w:val="340"/>
              </w:trPr>
              <w:tc>
                <w:tcPr>
                  <w:tcW w:w="411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0BA55393" w14:textId="77777777" w:rsidR="004F6E4B" w:rsidRPr="007C2D68" w:rsidRDefault="004F6E4B" w:rsidP="00BE041A">
                  <w:pPr>
                    <w:rPr>
                      <w:rFonts w:eastAsia="Times New Roman"/>
                      <w:b/>
                      <w:bCs/>
                      <w:color w:val="000000"/>
                      <w:sz w:val="18"/>
                      <w:szCs w:val="18"/>
                    </w:rPr>
                  </w:pPr>
                  <w:r w:rsidRPr="007C2D68">
                    <w:rPr>
                      <w:rFonts w:eastAsia="Times New Roman"/>
                      <w:b/>
                      <w:bCs/>
                      <w:color w:val="000000"/>
                      <w:sz w:val="18"/>
                      <w:szCs w:val="18"/>
                    </w:rPr>
                    <w:t>Research Assistant</w:t>
                  </w:r>
                </w:p>
              </w:tc>
              <w:tc>
                <w:tcPr>
                  <w:tcW w:w="2127" w:type="dxa"/>
                  <w:tcBorders>
                    <w:top w:val="nil"/>
                    <w:left w:val="nil"/>
                    <w:bottom w:val="single" w:sz="4" w:space="0" w:color="auto"/>
                    <w:right w:val="nil"/>
                  </w:tcBorders>
                  <w:shd w:val="clear" w:color="auto" w:fill="auto"/>
                  <w:noWrap/>
                  <w:vAlign w:val="bottom"/>
                  <w:hideMark/>
                </w:tcPr>
                <w:p w14:paraId="6083DB22" w14:textId="77777777" w:rsidR="004F6E4B" w:rsidRPr="007C2D68" w:rsidRDefault="004F6E4B" w:rsidP="00BE041A">
                  <w:pPr>
                    <w:jc w:val="center"/>
                    <w:rPr>
                      <w:rFonts w:eastAsia="Times New Roman"/>
                      <w:bCs/>
                      <w:color w:val="000000"/>
                      <w:sz w:val="18"/>
                      <w:szCs w:val="18"/>
                    </w:rPr>
                  </w:pPr>
                  <w:r w:rsidRPr="007C2D68">
                    <w:rPr>
                      <w:rFonts w:eastAsia="Times New Roman"/>
                      <w:bCs/>
                      <w:color w:val="000000"/>
                      <w:sz w:val="18"/>
                      <w:szCs w:val="18"/>
                    </w:rPr>
                    <w:t>Cat 2</w:t>
                  </w:r>
                </w:p>
              </w:tc>
              <w:tc>
                <w:tcPr>
                  <w:tcW w:w="2976" w:type="dxa"/>
                  <w:tcBorders>
                    <w:top w:val="nil"/>
                    <w:left w:val="single" w:sz="4" w:space="0" w:color="auto"/>
                    <w:bottom w:val="single" w:sz="4" w:space="0" w:color="auto"/>
                    <w:right w:val="single" w:sz="8" w:space="0" w:color="auto"/>
                  </w:tcBorders>
                  <w:shd w:val="clear" w:color="000000" w:fill="FDE9D9"/>
                  <w:noWrap/>
                  <w:vAlign w:val="bottom"/>
                </w:tcPr>
                <w:p w14:paraId="3D7A920D" w14:textId="77777777" w:rsidR="004F6E4B" w:rsidRPr="007C2D68" w:rsidRDefault="004F6E4B" w:rsidP="00BE041A">
                  <w:pPr>
                    <w:jc w:val="center"/>
                    <w:rPr>
                      <w:rFonts w:eastAsia="Times New Roman"/>
                      <w:bCs/>
                      <w:color w:val="000000"/>
                      <w:sz w:val="18"/>
                      <w:szCs w:val="18"/>
                    </w:rPr>
                  </w:pPr>
                  <w:r w:rsidRPr="007C2D68">
                    <w:rPr>
                      <w:rFonts w:eastAsia="Times New Roman"/>
                      <w:bCs/>
                      <w:color w:val="000000"/>
                      <w:sz w:val="18"/>
                      <w:szCs w:val="18"/>
                    </w:rPr>
                    <w:t>$140,000</w:t>
                  </w:r>
                </w:p>
              </w:tc>
            </w:tr>
            <w:tr w:rsidR="004F6E4B" w:rsidRPr="007C2D68" w14:paraId="20D45952" w14:textId="77777777" w:rsidTr="00BE041A">
              <w:trPr>
                <w:trHeight w:hRule="exact" w:val="340"/>
              </w:trPr>
              <w:tc>
                <w:tcPr>
                  <w:tcW w:w="411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50D73ABF" w14:textId="77777777" w:rsidR="004F6E4B" w:rsidRPr="007C2D68" w:rsidRDefault="004F6E4B" w:rsidP="00BE041A">
                  <w:pPr>
                    <w:rPr>
                      <w:rFonts w:eastAsia="Times New Roman"/>
                      <w:b/>
                      <w:bCs/>
                      <w:color w:val="000000"/>
                      <w:sz w:val="18"/>
                      <w:szCs w:val="18"/>
                    </w:rPr>
                  </w:pPr>
                  <w:r w:rsidRPr="007C2D68">
                    <w:rPr>
                      <w:rFonts w:eastAsia="Times New Roman"/>
                      <w:b/>
                      <w:bCs/>
                      <w:color w:val="000000"/>
                      <w:sz w:val="18"/>
                      <w:szCs w:val="18"/>
                    </w:rPr>
                    <w:t>Research Fellow</w:t>
                  </w:r>
                </w:p>
              </w:tc>
              <w:tc>
                <w:tcPr>
                  <w:tcW w:w="2127" w:type="dxa"/>
                  <w:tcBorders>
                    <w:top w:val="nil"/>
                    <w:left w:val="nil"/>
                    <w:bottom w:val="single" w:sz="4" w:space="0" w:color="auto"/>
                    <w:right w:val="nil"/>
                  </w:tcBorders>
                  <w:shd w:val="clear" w:color="auto" w:fill="auto"/>
                  <w:noWrap/>
                  <w:vAlign w:val="bottom"/>
                  <w:hideMark/>
                </w:tcPr>
                <w:p w14:paraId="6BF5872D" w14:textId="77777777" w:rsidR="004F6E4B" w:rsidRPr="007C2D68" w:rsidRDefault="004F6E4B" w:rsidP="00BE041A">
                  <w:pPr>
                    <w:jc w:val="center"/>
                    <w:rPr>
                      <w:rFonts w:eastAsia="Times New Roman"/>
                      <w:bCs/>
                      <w:color w:val="000000"/>
                      <w:sz w:val="18"/>
                      <w:szCs w:val="18"/>
                    </w:rPr>
                  </w:pPr>
                  <w:r w:rsidRPr="007C2D68">
                    <w:rPr>
                      <w:rFonts w:eastAsia="Times New Roman"/>
                      <w:bCs/>
                      <w:color w:val="000000"/>
                      <w:sz w:val="18"/>
                      <w:szCs w:val="18"/>
                    </w:rPr>
                    <w:t>Cat 3</w:t>
                  </w:r>
                </w:p>
              </w:tc>
              <w:tc>
                <w:tcPr>
                  <w:tcW w:w="2976" w:type="dxa"/>
                  <w:tcBorders>
                    <w:top w:val="nil"/>
                    <w:left w:val="single" w:sz="4" w:space="0" w:color="auto"/>
                    <w:bottom w:val="single" w:sz="4" w:space="0" w:color="auto"/>
                    <w:right w:val="single" w:sz="8" w:space="0" w:color="auto"/>
                  </w:tcBorders>
                  <w:shd w:val="clear" w:color="000000" w:fill="FDE9D9"/>
                  <w:noWrap/>
                  <w:vAlign w:val="bottom"/>
                </w:tcPr>
                <w:p w14:paraId="454FC8BA" w14:textId="77777777" w:rsidR="004F6E4B" w:rsidRPr="007C2D68" w:rsidRDefault="004F6E4B" w:rsidP="00BE041A">
                  <w:pPr>
                    <w:jc w:val="center"/>
                    <w:rPr>
                      <w:rFonts w:eastAsia="Times New Roman"/>
                      <w:bCs/>
                      <w:color w:val="000000"/>
                      <w:sz w:val="18"/>
                      <w:szCs w:val="18"/>
                    </w:rPr>
                  </w:pPr>
                  <w:r w:rsidRPr="007C2D68">
                    <w:rPr>
                      <w:rFonts w:eastAsia="Times New Roman"/>
                      <w:bCs/>
                      <w:color w:val="000000"/>
                      <w:sz w:val="18"/>
                      <w:szCs w:val="18"/>
                    </w:rPr>
                    <w:t>$175,000</w:t>
                  </w:r>
                </w:p>
              </w:tc>
            </w:tr>
            <w:tr w:rsidR="004F6E4B" w:rsidRPr="007C2D68" w14:paraId="4EAE3892" w14:textId="77777777" w:rsidTr="00BE041A">
              <w:trPr>
                <w:trHeight w:hRule="exact" w:val="340"/>
              </w:trPr>
              <w:tc>
                <w:tcPr>
                  <w:tcW w:w="411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0D7358C9" w14:textId="77777777" w:rsidR="004F6E4B" w:rsidRPr="007C2D68" w:rsidRDefault="004F6E4B" w:rsidP="00BE041A">
                  <w:pPr>
                    <w:rPr>
                      <w:rFonts w:eastAsia="Times New Roman"/>
                      <w:b/>
                      <w:bCs/>
                      <w:color w:val="000000"/>
                      <w:sz w:val="18"/>
                      <w:szCs w:val="18"/>
                    </w:rPr>
                  </w:pPr>
                  <w:r w:rsidRPr="007C2D68">
                    <w:rPr>
                      <w:rFonts w:eastAsia="Times New Roman"/>
                      <w:b/>
                      <w:bCs/>
                      <w:color w:val="000000"/>
                      <w:sz w:val="18"/>
                      <w:szCs w:val="18"/>
                    </w:rPr>
                    <w:t xml:space="preserve">Senior Research Fellow </w:t>
                  </w:r>
                </w:p>
              </w:tc>
              <w:tc>
                <w:tcPr>
                  <w:tcW w:w="2127" w:type="dxa"/>
                  <w:tcBorders>
                    <w:top w:val="nil"/>
                    <w:left w:val="nil"/>
                    <w:bottom w:val="single" w:sz="4" w:space="0" w:color="auto"/>
                    <w:right w:val="nil"/>
                  </w:tcBorders>
                  <w:shd w:val="clear" w:color="auto" w:fill="auto"/>
                  <w:noWrap/>
                  <w:vAlign w:val="bottom"/>
                  <w:hideMark/>
                </w:tcPr>
                <w:p w14:paraId="1D21E120" w14:textId="77777777" w:rsidR="004F6E4B" w:rsidRPr="007C2D68" w:rsidRDefault="004F6E4B" w:rsidP="00BE041A">
                  <w:pPr>
                    <w:jc w:val="center"/>
                    <w:rPr>
                      <w:rFonts w:eastAsia="Times New Roman"/>
                      <w:bCs/>
                      <w:color w:val="000000"/>
                      <w:sz w:val="18"/>
                      <w:szCs w:val="18"/>
                    </w:rPr>
                  </w:pPr>
                  <w:r w:rsidRPr="007C2D68">
                    <w:rPr>
                      <w:rFonts w:eastAsia="Times New Roman"/>
                      <w:bCs/>
                      <w:color w:val="000000"/>
                      <w:sz w:val="18"/>
                      <w:szCs w:val="18"/>
                    </w:rPr>
                    <w:t>Cat 4</w:t>
                  </w:r>
                </w:p>
              </w:tc>
              <w:tc>
                <w:tcPr>
                  <w:tcW w:w="2976" w:type="dxa"/>
                  <w:tcBorders>
                    <w:top w:val="nil"/>
                    <w:left w:val="single" w:sz="4" w:space="0" w:color="auto"/>
                    <w:bottom w:val="single" w:sz="4" w:space="0" w:color="auto"/>
                    <w:right w:val="single" w:sz="8" w:space="0" w:color="auto"/>
                  </w:tcBorders>
                  <w:shd w:val="clear" w:color="000000" w:fill="FDE9D9"/>
                  <w:noWrap/>
                  <w:vAlign w:val="bottom"/>
                </w:tcPr>
                <w:p w14:paraId="37C654C1" w14:textId="77777777" w:rsidR="004F6E4B" w:rsidRPr="007C2D68" w:rsidRDefault="004F6E4B" w:rsidP="00BE041A">
                  <w:pPr>
                    <w:jc w:val="center"/>
                    <w:rPr>
                      <w:rFonts w:eastAsia="Times New Roman"/>
                      <w:bCs/>
                      <w:color w:val="000000"/>
                      <w:sz w:val="18"/>
                      <w:szCs w:val="18"/>
                    </w:rPr>
                  </w:pPr>
                  <w:r w:rsidRPr="007C2D68">
                    <w:rPr>
                      <w:rFonts w:eastAsia="Times New Roman"/>
                      <w:bCs/>
                      <w:color w:val="000000"/>
                      <w:sz w:val="18"/>
                      <w:szCs w:val="18"/>
                    </w:rPr>
                    <w:t>$210,000</w:t>
                  </w:r>
                </w:p>
              </w:tc>
            </w:tr>
            <w:tr w:rsidR="004F6E4B" w:rsidRPr="007C2D68" w14:paraId="131CAD4C" w14:textId="77777777" w:rsidTr="00BE041A">
              <w:trPr>
                <w:trHeight w:hRule="exact" w:val="340"/>
              </w:trPr>
              <w:tc>
                <w:tcPr>
                  <w:tcW w:w="4110"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14:paraId="0CBD0552" w14:textId="77777777" w:rsidR="004F6E4B" w:rsidRPr="007C2D68" w:rsidRDefault="004F6E4B" w:rsidP="00BE041A">
                  <w:pPr>
                    <w:rPr>
                      <w:rFonts w:eastAsia="Times New Roman"/>
                      <w:b/>
                      <w:bCs/>
                      <w:color w:val="000000"/>
                      <w:sz w:val="18"/>
                      <w:szCs w:val="18"/>
                    </w:rPr>
                  </w:pPr>
                  <w:r w:rsidRPr="007C2D68">
                    <w:rPr>
                      <w:rFonts w:eastAsia="Times New Roman"/>
                      <w:b/>
                      <w:bCs/>
                      <w:color w:val="000000"/>
                      <w:sz w:val="18"/>
                      <w:szCs w:val="18"/>
                    </w:rPr>
                    <w:t>Professor / Associate Professor</w:t>
                  </w:r>
                </w:p>
              </w:tc>
              <w:tc>
                <w:tcPr>
                  <w:tcW w:w="2127" w:type="dxa"/>
                  <w:tcBorders>
                    <w:top w:val="nil"/>
                    <w:left w:val="nil"/>
                    <w:bottom w:val="single" w:sz="8" w:space="0" w:color="auto"/>
                    <w:right w:val="nil"/>
                  </w:tcBorders>
                  <w:shd w:val="clear" w:color="auto" w:fill="auto"/>
                  <w:noWrap/>
                  <w:vAlign w:val="bottom"/>
                  <w:hideMark/>
                </w:tcPr>
                <w:p w14:paraId="4A81CAD1" w14:textId="77777777" w:rsidR="004F6E4B" w:rsidRPr="007C2D68" w:rsidRDefault="004F6E4B" w:rsidP="00BE041A">
                  <w:pPr>
                    <w:jc w:val="center"/>
                    <w:rPr>
                      <w:rFonts w:eastAsia="Times New Roman"/>
                      <w:bCs/>
                      <w:color w:val="000000"/>
                      <w:sz w:val="18"/>
                      <w:szCs w:val="18"/>
                    </w:rPr>
                  </w:pPr>
                  <w:r w:rsidRPr="007C2D68">
                    <w:rPr>
                      <w:rFonts w:eastAsia="Times New Roman"/>
                      <w:bCs/>
                      <w:color w:val="000000"/>
                      <w:sz w:val="18"/>
                      <w:szCs w:val="18"/>
                    </w:rPr>
                    <w:t>Cat 5</w:t>
                  </w:r>
                </w:p>
              </w:tc>
              <w:tc>
                <w:tcPr>
                  <w:tcW w:w="2976" w:type="dxa"/>
                  <w:tcBorders>
                    <w:top w:val="nil"/>
                    <w:left w:val="single" w:sz="4" w:space="0" w:color="auto"/>
                    <w:bottom w:val="single" w:sz="8" w:space="0" w:color="auto"/>
                    <w:right w:val="single" w:sz="8" w:space="0" w:color="auto"/>
                  </w:tcBorders>
                  <w:shd w:val="clear" w:color="000000" w:fill="FDE9D9"/>
                  <w:noWrap/>
                  <w:vAlign w:val="bottom"/>
                </w:tcPr>
                <w:p w14:paraId="704E9E52" w14:textId="77777777" w:rsidR="004F6E4B" w:rsidRPr="007C2D68" w:rsidRDefault="004F6E4B" w:rsidP="00BE041A">
                  <w:pPr>
                    <w:jc w:val="center"/>
                    <w:rPr>
                      <w:rFonts w:eastAsia="Times New Roman"/>
                      <w:bCs/>
                      <w:color w:val="000000"/>
                      <w:sz w:val="18"/>
                      <w:szCs w:val="18"/>
                    </w:rPr>
                  </w:pPr>
                  <w:r w:rsidRPr="007C2D68">
                    <w:rPr>
                      <w:rFonts w:eastAsia="Times New Roman"/>
                      <w:bCs/>
                      <w:color w:val="000000"/>
                      <w:sz w:val="18"/>
                      <w:szCs w:val="18"/>
                    </w:rPr>
                    <w:t>$260,000</w:t>
                  </w:r>
                </w:p>
              </w:tc>
            </w:tr>
          </w:tbl>
          <w:p w14:paraId="04A01AC7" w14:textId="53334FAD" w:rsidR="004F6E4B" w:rsidRPr="007C2D68" w:rsidRDefault="004F6E4B" w:rsidP="004F6E4B">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Cs w:val="20"/>
              </w:rPr>
            </w:pPr>
            <w:r w:rsidRPr="007C2D68">
              <w:rPr>
                <w:szCs w:val="20"/>
              </w:rPr>
              <w:t>A description of the cash-funded resources is provided below:</w:t>
            </w:r>
          </w:p>
          <w:tbl>
            <w:tblPr>
              <w:tblW w:w="5540" w:type="dxa"/>
              <w:jc w:val="center"/>
              <w:tblLayout w:type="fixed"/>
              <w:tblLook w:val="04A0" w:firstRow="1" w:lastRow="0" w:firstColumn="1" w:lastColumn="0" w:noHBand="0" w:noVBand="1"/>
            </w:tblPr>
            <w:tblGrid>
              <w:gridCol w:w="1460"/>
              <w:gridCol w:w="1360"/>
              <w:gridCol w:w="1360"/>
              <w:gridCol w:w="1360"/>
            </w:tblGrid>
            <w:tr w:rsidR="00F8004A" w:rsidRPr="007C2D68" w14:paraId="40A6DB3E" w14:textId="77777777" w:rsidTr="00F8004A">
              <w:trPr>
                <w:trHeight w:val="528"/>
                <w:jc w:val="center"/>
              </w:trPr>
              <w:tc>
                <w:tcPr>
                  <w:tcW w:w="1460" w:type="dxa"/>
                  <w:tcBorders>
                    <w:top w:val="single" w:sz="4" w:space="0" w:color="auto"/>
                    <w:left w:val="single" w:sz="4" w:space="0" w:color="auto"/>
                    <w:bottom w:val="single" w:sz="4" w:space="0" w:color="auto"/>
                    <w:right w:val="single" w:sz="4" w:space="0" w:color="auto"/>
                  </w:tcBorders>
                  <w:shd w:val="clear" w:color="000000" w:fill="AEAAAA"/>
                  <w:noWrap/>
                  <w:vAlign w:val="center"/>
                  <w:hideMark/>
                </w:tcPr>
                <w:p w14:paraId="3D88D40C" w14:textId="77777777" w:rsidR="00F8004A" w:rsidRPr="007C2D68" w:rsidRDefault="00F8004A" w:rsidP="00F8004A">
                  <w:pPr>
                    <w:spacing w:before="0" w:after="0"/>
                    <w:rPr>
                      <w:rFonts w:eastAsia="Times New Roman" w:cs="Arial"/>
                      <w:b/>
                      <w:bCs/>
                      <w:color w:val="000000"/>
                      <w:szCs w:val="20"/>
                      <w:lang w:eastAsia="zh-CN"/>
                    </w:rPr>
                  </w:pPr>
                  <w:r w:rsidRPr="007C2D68">
                    <w:rPr>
                      <w:rFonts w:eastAsia="Times New Roman" w:cs="Arial"/>
                      <w:b/>
                      <w:bCs/>
                      <w:color w:val="000000"/>
                      <w:szCs w:val="20"/>
                      <w:lang w:eastAsia="zh-CN"/>
                    </w:rPr>
                    <w:t>Person</w:t>
                  </w:r>
                </w:p>
              </w:tc>
              <w:tc>
                <w:tcPr>
                  <w:tcW w:w="1360" w:type="dxa"/>
                  <w:tcBorders>
                    <w:top w:val="single" w:sz="4" w:space="0" w:color="auto"/>
                    <w:left w:val="nil"/>
                    <w:bottom w:val="single" w:sz="4" w:space="0" w:color="auto"/>
                    <w:right w:val="single" w:sz="4" w:space="0" w:color="auto"/>
                  </w:tcBorders>
                  <w:shd w:val="clear" w:color="000000" w:fill="AEAAAA"/>
                  <w:noWrap/>
                  <w:vAlign w:val="center"/>
                  <w:hideMark/>
                </w:tcPr>
                <w:p w14:paraId="453BA601" w14:textId="77777777" w:rsidR="00F8004A" w:rsidRPr="007C2D68" w:rsidRDefault="00F8004A" w:rsidP="00F8004A">
                  <w:pPr>
                    <w:spacing w:before="0" w:after="0"/>
                    <w:jc w:val="right"/>
                    <w:rPr>
                      <w:rFonts w:eastAsia="Times New Roman" w:cs="Arial"/>
                      <w:b/>
                      <w:bCs/>
                      <w:color w:val="000000"/>
                      <w:szCs w:val="20"/>
                      <w:lang w:eastAsia="zh-CN"/>
                    </w:rPr>
                  </w:pPr>
                  <w:r w:rsidRPr="007C2D68">
                    <w:rPr>
                      <w:rFonts w:eastAsia="Times New Roman" w:cs="Arial"/>
                      <w:b/>
                      <w:bCs/>
                      <w:color w:val="000000"/>
                      <w:szCs w:val="20"/>
                      <w:lang w:eastAsia="zh-CN"/>
                    </w:rPr>
                    <w:t>FTE</w:t>
                  </w:r>
                </w:p>
              </w:tc>
              <w:tc>
                <w:tcPr>
                  <w:tcW w:w="1360" w:type="dxa"/>
                  <w:tcBorders>
                    <w:top w:val="single" w:sz="4" w:space="0" w:color="auto"/>
                    <w:left w:val="nil"/>
                    <w:bottom w:val="single" w:sz="4" w:space="0" w:color="auto"/>
                    <w:right w:val="single" w:sz="4" w:space="0" w:color="auto"/>
                  </w:tcBorders>
                  <w:shd w:val="clear" w:color="000000" w:fill="AEAAAA"/>
                  <w:vAlign w:val="center"/>
                  <w:hideMark/>
                </w:tcPr>
                <w:p w14:paraId="1C5C3F72" w14:textId="77777777" w:rsidR="00F8004A" w:rsidRPr="007C2D68" w:rsidRDefault="00F8004A" w:rsidP="00F8004A">
                  <w:pPr>
                    <w:spacing w:before="0" w:after="0"/>
                    <w:jc w:val="right"/>
                    <w:rPr>
                      <w:rFonts w:eastAsia="Times New Roman" w:cs="Arial"/>
                      <w:b/>
                      <w:bCs/>
                      <w:color w:val="000000"/>
                      <w:szCs w:val="20"/>
                      <w:lang w:eastAsia="zh-CN"/>
                    </w:rPr>
                  </w:pPr>
                  <w:r w:rsidRPr="007C2D68">
                    <w:rPr>
                      <w:rFonts w:eastAsia="Times New Roman" w:cs="Arial"/>
                      <w:b/>
                      <w:bCs/>
                      <w:color w:val="000000"/>
                      <w:szCs w:val="20"/>
                      <w:lang w:eastAsia="zh-CN"/>
                    </w:rPr>
                    <w:t>CRC full-time costing rate</w:t>
                  </w:r>
                </w:p>
              </w:tc>
              <w:tc>
                <w:tcPr>
                  <w:tcW w:w="1360" w:type="dxa"/>
                  <w:tcBorders>
                    <w:top w:val="single" w:sz="4" w:space="0" w:color="auto"/>
                    <w:left w:val="nil"/>
                    <w:bottom w:val="single" w:sz="4" w:space="0" w:color="auto"/>
                    <w:right w:val="single" w:sz="4" w:space="0" w:color="auto"/>
                  </w:tcBorders>
                  <w:shd w:val="clear" w:color="000000" w:fill="AEAAAA"/>
                  <w:noWrap/>
                  <w:vAlign w:val="center"/>
                  <w:hideMark/>
                </w:tcPr>
                <w:p w14:paraId="19FAAC0B" w14:textId="77777777" w:rsidR="00F8004A" w:rsidRPr="007C2D68" w:rsidRDefault="00F8004A" w:rsidP="00F8004A">
                  <w:pPr>
                    <w:spacing w:before="0" w:after="0"/>
                    <w:jc w:val="right"/>
                    <w:rPr>
                      <w:rFonts w:eastAsia="Times New Roman" w:cs="Arial"/>
                      <w:b/>
                      <w:bCs/>
                      <w:color w:val="000000"/>
                      <w:szCs w:val="20"/>
                      <w:lang w:eastAsia="zh-CN"/>
                    </w:rPr>
                  </w:pPr>
                  <w:r w:rsidRPr="007C2D68">
                    <w:rPr>
                      <w:rFonts w:eastAsia="Times New Roman" w:cs="Arial"/>
                      <w:b/>
                      <w:bCs/>
                      <w:color w:val="000000"/>
                      <w:szCs w:val="20"/>
                      <w:lang w:eastAsia="zh-CN"/>
                    </w:rPr>
                    <w:t>Cost</w:t>
                  </w:r>
                </w:p>
              </w:tc>
            </w:tr>
            <w:tr w:rsidR="00F8004A" w:rsidRPr="007C2D68" w14:paraId="549491D2" w14:textId="77777777" w:rsidTr="00F8004A">
              <w:trPr>
                <w:trHeight w:val="288"/>
                <w:jc w:val="center"/>
              </w:trPr>
              <w:tc>
                <w:tcPr>
                  <w:tcW w:w="1460" w:type="dxa"/>
                  <w:tcBorders>
                    <w:top w:val="nil"/>
                    <w:left w:val="single" w:sz="4" w:space="0" w:color="auto"/>
                    <w:bottom w:val="single" w:sz="4" w:space="0" w:color="auto"/>
                    <w:right w:val="single" w:sz="4" w:space="0" w:color="auto"/>
                  </w:tcBorders>
                  <w:shd w:val="clear" w:color="auto" w:fill="auto"/>
                  <w:vAlign w:val="center"/>
                  <w:hideMark/>
                </w:tcPr>
                <w:p w14:paraId="5C35AAAB" w14:textId="77777777" w:rsidR="00F8004A" w:rsidRPr="007C2D68" w:rsidRDefault="00F8004A" w:rsidP="00F8004A">
                  <w:pPr>
                    <w:spacing w:before="0" w:after="0"/>
                    <w:rPr>
                      <w:rFonts w:eastAsia="Times New Roman" w:cs="Arial"/>
                      <w:color w:val="000000"/>
                      <w:szCs w:val="20"/>
                      <w:lang w:eastAsia="zh-CN"/>
                    </w:rPr>
                  </w:pPr>
                  <w:r w:rsidRPr="007C2D68">
                    <w:rPr>
                      <w:rFonts w:eastAsia="Times New Roman" w:cs="Arial"/>
                      <w:color w:val="000000"/>
                      <w:szCs w:val="20"/>
                      <w:lang w:eastAsia="zh-CN"/>
                    </w:rPr>
                    <w:t>Ivan Lee</w:t>
                  </w:r>
                </w:p>
              </w:tc>
              <w:tc>
                <w:tcPr>
                  <w:tcW w:w="1360" w:type="dxa"/>
                  <w:tcBorders>
                    <w:top w:val="nil"/>
                    <w:left w:val="nil"/>
                    <w:bottom w:val="single" w:sz="4" w:space="0" w:color="auto"/>
                    <w:right w:val="single" w:sz="4" w:space="0" w:color="auto"/>
                  </w:tcBorders>
                  <w:shd w:val="clear" w:color="auto" w:fill="auto"/>
                  <w:vAlign w:val="center"/>
                  <w:hideMark/>
                </w:tcPr>
                <w:p w14:paraId="11E15776" w14:textId="77777777" w:rsidR="00F8004A" w:rsidRPr="007C2D68" w:rsidRDefault="00F8004A" w:rsidP="00F8004A">
                  <w:pPr>
                    <w:spacing w:before="0" w:after="0"/>
                    <w:jc w:val="right"/>
                    <w:rPr>
                      <w:rFonts w:eastAsia="Times New Roman" w:cs="Arial"/>
                      <w:color w:val="000000"/>
                      <w:szCs w:val="20"/>
                      <w:lang w:eastAsia="zh-CN"/>
                    </w:rPr>
                  </w:pPr>
                  <w:r w:rsidRPr="007C2D68">
                    <w:rPr>
                      <w:rFonts w:eastAsia="Times New Roman" w:cs="Arial"/>
                      <w:color w:val="000000"/>
                      <w:szCs w:val="20"/>
                      <w:lang w:eastAsia="zh-CN"/>
                    </w:rPr>
                    <w:t>0.2</w:t>
                  </w:r>
                </w:p>
              </w:tc>
              <w:tc>
                <w:tcPr>
                  <w:tcW w:w="1360" w:type="dxa"/>
                  <w:tcBorders>
                    <w:top w:val="nil"/>
                    <w:left w:val="nil"/>
                    <w:bottom w:val="single" w:sz="4" w:space="0" w:color="auto"/>
                    <w:right w:val="single" w:sz="4" w:space="0" w:color="auto"/>
                  </w:tcBorders>
                  <w:shd w:val="clear" w:color="auto" w:fill="auto"/>
                  <w:noWrap/>
                  <w:vAlign w:val="center"/>
                  <w:hideMark/>
                </w:tcPr>
                <w:p w14:paraId="0CE50E94" w14:textId="77777777" w:rsidR="00F8004A" w:rsidRPr="007C2D68" w:rsidRDefault="00F8004A" w:rsidP="00F8004A">
                  <w:pPr>
                    <w:spacing w:before="0" w:after="0"/>
                    <w:jc w:val="right"/>
                    <w:rPr>
                      <w:rFonts w:eastAsia="Times New Roman" w:cs="Arial"/>
                      <w:color w:val="000000"/>
                      <w:szCs w:val="20"/>
                      <w:lang w:eastAsia="zh-CN"/>
                    </w:rPr>
                  </w:pPr>
                  <w:r w:rsidRPr="007C2D68">
                    <w:rPr>
                      <w:rFonts w:eastAsia="Times New Roman" w:cs="Arial"/>
                      <w:color w:val="000000"/>
                      <w:szCs w:val="20"/>
                      <w:lang w:eastAsia="zh-CN"/>
                    </w:rPr>
                    <w:t xml:space="preserve">        260,000 </w:t>
                  </w:r>
                </w:p>
              </w:tc>
              <w:tc>
                <w:tcPr>
                  <w:tcW w:w="1360" w:type="dxa"/>
                  <w:tcBorders>
                    <w:top w:val="nil"/>
                    <w:left w:val="nil"/>
                    <w:bottom w:val="single" w:sz="4" w:space="0" w:color="auto"/>
                    <w:right w:val="single" w:sz="4" w:space="0" w:color="auto"/>
                  </w:tcBorders>
                  <w:shd w:val="clear" w:color="auto" w:fill="auto"/>
                  <w:noWrap/>
                  <w:vAlign w:val="center"/>
                  <w:hideMark/>
                </w:tcPr>
                <w:p w14:paraId="4A6D0CE5" w14:textId="77777777" w:rsidR="00F8004A" w:rsidRPr="007C2D68" w:rsidRDefault="00F8004A" w:rsidP="00F8004A">
                  <w:pPr>
                    <w:spacing w:before="0" w:after="0"/>
                    <w:jc w:val="right"/>
                    <w:rPr>
                      <w:rFonts w:eastAsia="Times New Roman" w:cs="Arial"/>
                      <w:color w:val="000000"/>
                      <w:szCs w:val="20"/>
                      <w:lang w:eastAsia="zh-CN"/>
                    </w:rPr>
                  </w:pPr>
                  <w:r w:rsidRPr="007C2D68">
                    <w:rPr>
                      <w:rFonts w:eastAsia="Times New Roman" w:cs="Arial"/>
                      <w:color w:val="000000"/>
                      <w:szCs w:val="20"/>
                      <w:lang w:eastAsia="zh-CN"/>
                    </w:rPr>
                    <w:t xml:space="preserve">        104,000 </w:t>
                  </w:r>
                </w:p>
              </w:tc>
            </w:tr>
            <w:tr w:rsidR="00F8004A" w:rsidRPr="007C2D68" w14:paraId="46FC79F0" w14:textId="77777777" w:rsidTr="00F8004A">
              <w:trPr>
                <w:trHeight w:val="288"/>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14:paraId="62AAFCF4" w14:textId="77777777" w:rsidR="00F8004A" w:rsidRPr="007C2D68" w:rsidRDefault="00F8004A" w:rsidP="00F8004A">
                  <w:pPr>
                    <w:spacing w:before="0" w:after="0"/>
                    <w:rPr>
                      <w:rFonts w:eastAsia="Times New Roman" w:cs="Arial"/>
                      <w:color w:val="000000"/>
                      <w:szCs w:val="20"/>
                      <w:lang w:eastAsia="zh-CN"/>
                    </w:rPr>
                  </w:pPr>
                  <w:r w:rsidRPr="007C2D68">
                    <w:rPr>
                      <w:rFonts w:eastAsia="Times New Roman" w:cs="Arial"/>
                      <w:color w:val="000000"/>
                      <w:szCs w:val="20"/>
                      <w:lang w:eastAsia="zh-CN"/>
                    </w:rPr>
                    <w:t>Adam Jenkins</w:t>
                  </w:r>
                </w:p>
              </w:tc>
              <w:tc>
                <w:tcPr>
                  <w:tcW w:w="1360" w:type="dxa"/>
                  <w:tcBorders>
                    <w:top w:val="nil"/>
                    <w:left w:val="nil"/>
                    <w:bottom w:val="single" w:sz="4" w:space="0" w:color="auto"/>
                    <w:right w:val="single" w:sz="4" w:space="0" w:color="auto"/>
                  </w:tcBorders>
                  <w:shd w:val="clear" w:color="auto" w:fill="auto"/>
                  <w:noWrap/>
                  <w:vAlign w:val="center"/>
                  <w:hideMark/>
                </w:tcPr>
                <w:p w14:paraId="54B70A69" w14:textId="77777777" w:rsidR="00F8004A" w:rsidRPr="007C2D68" w:rsidRDefault="00F8004A" w:rsidP="00F8004A">
                  <w:pPr>
                    <w:spacing w:before="0" w:after="0"/>
                    <w:jc w:val="right"/>
                    <w:rPr>
                      <w:rFonts w:eastAsia="Times New Roman" w:cs="Arial"/>
                      <w:color w:val="000000"/>
                      <w:szCs w:val="20"/>
                      <w:lang w:eastAsia="zh-CN"/>
                    </w:rPr>
                  </w:pPr>
                  <w:r w:rsidRPr="007C2D68">
                    <w:rPr>
                      <w:rFonts w:eastAsia="Times New Roman" w:cs="Arial"/>
                      <w:color w:val="000000"/>
                      <w:szCs w:val="20"/>
                      <w:lang w:eastAsia="zh-CN"/>
                    </w:rPr>
                    <w:t>0.5</w:t>
                  </w:r>
                </w:p>
              </w:tc>
              <w:tc>
                <w:tcPr>
                  <w:tcW w:w="1360" w:type="dxa"/>
                  <w:tcBorders>
                    <w:top w:val="nil"/>
                    <w:left w:val="nil"/>
                    <w:bottom w:val="single" w:sz="4" w:space="0" w:color="auto"/>
                    <w:right w:val="single" w:sz="4" w:space="0" w:color="auto"/>
                  </w:tcBorders>
                  <w:shd w:val="clear" w:color="auto" w:fill="auto"/>
                  <w:noWrap/>
                  <w:vAlign w:val="center"/>
                  <w:hideMark/>
                </w:tcPr>
                <w:p w14:paraId="0D173BF5" w14:textId="77777777" w:rsidR="00F8004A" w:rsidRPr="007C2D68" w:rsidRDefault="00F8004A" w:rsidP="00F8004A">
                  <w:pPr>
                    <w:spacing w:before="0" w:after="0"/>
                    <w:jc w:val="right"/>
                    <w:rPr>
                      <w:rFonts w:eastAsia="Times New Roman" w:cs="Arial"/>
                      <w:color w:val="000000"/>
                      <w:szCs w:val="20"/>
                      <w:lang w:eastAsia="zh-CN"/>
                    </w:rPr>
                  </w:pPr>
                  <w:r w:rsidRPr="007C2D68">
                    <w:rPr>
                      <w:rFonts w:eastAsia="Times New Roman" w:cs="Arial"/>
                      <w:color w:val="000000"/>
                      <w:szCs w:val="20"/>
                      <w:lang w:eastAsia="zh-CN"/>
                    </w:rPr>
                    <w:t xml:space="preserve">        140,000 </w:t>
                  </w:r>
                </w:p>
              </w:tc>
              <w:tc>
                <w:tcPr>
                  <w:tcW w:w="1360" w:type="dxa"/>
                  <w:tcBorders>
                    <w:top w:val="nil"/>
                    <w:left w:val="nil"/>
                    <w:bottom w:val="single" w:sz="4" w:space="0" w:color="auto"/>
                    <w:right w:val="single" w:sz="4" w:space="0" w:color="auto"/>
                  </w:tcBorders>
                  <w:shd w:val="clear" w:color="auto" w:fill="auto"/>
                  <w:noWrap/>
                  <w:vAlign w:val="center"/>
                  <w:hideMark/>
                </w:tcPr>
                <w:p w14:paraId="4F63E95D" w14:textId="77777777" w:rsidR="00F8004A" w:rsidRPr="007C2D68" w:rsidRDefault="00F8004A" w:rsidP="00F8004A">
                  <w:pPr>
                    <w:spacing w:before="0" w:after="0"/>
                    <w:jc w:val="right"/>
                    <w:rPr>
                      <w:rFonts w:eastAsia="Times New Roman" w:cs="Arial"/>
                      <w:color w:val="000000"/>
                      <w:szCs w:val="20"/>
                      <w:lang w:eastAsia="zh-CN"/>
                    </w:rPr>
                  </w:pPr>
                  <w:r w:rsidRPr="007C2D68">
                    <w:rPr>
                      <w:rFonts w:eastAsia="Times New Roman" w:cs="Arial"/>
                      <w:color w:val="000000"/>
                      <w:szCs w:val="20"/>
                      <w:lang w:eastAsia="zh-CN"/>
                    </w:rPr>
                    <w:t xml:space="preserve">        140,000 </w:t>
                  </w:r>
                </w:p>
              </w:tc>
            </w:tr>
            <w:tr w:rsidR="00F8004A" w:rsidRPr="007C2D68" w14:paraId="7B5D5600" w14:textId="77777777" w:rsidTr="00F8004A">
              <w:trPr>
                <w:trHeight w:val="288"/>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14:paraId="5EDECE44" w14:textId="3770D8AF" w:rsidR="00F8004A" w:rsidRPr="007C2D68" w:rsidRDefault="00F8004A" w:rsidP="00F8004A">
                  <w:pPr>
                    <w:spacing w:before="0" w:after="0"/>
                    <w:rPr>
                      <w:rFonts w:eastAsia="Times New Roman" w:cs="Arial"/>
                      <w:color w:val="000000"/>
                      <w:szCs w:val="20"/>
                      <w:lang w:eastAsia="zh-CN"/>
                    </w:rPr>
                  </w:pPr>
                  <w:del w:id="37" w:author="Adam Jenkins" w:date="2024-03-24T16:38:00Z">
                    <w:r w:rsidRPr="007C2D68" w:rsidDel="00ED7096">
                      <w:rPr>
                        <w:rFonts w:eastAsia="Times New Roman" w:cs="Arial"/>
                        <w:color w:val="000000"/>
                        <w:szCs w:val="20"/>
                        <w:lang w:eastAsia="zh-CN"/>
                      </w:rPr>
                      <w:delText>Michelle Oppert</w:delText>
                    </w:r>
                  </w:del>
                </w:p>
              </w:tc>
              <w:tc>
                <w:tcPr>
                  <w:tcW w:w="1360" w:type="dxa"/>
                  <w:tcBorders>
                    <w:top w:val="nil"/>
                    <w:left w:val="nil"/>
                    <w:bottom w:val="single" w:sz="4" w:space="0" w:color="auto"/>
                    <w:right w:val="single" w:sz="4" w:space="0" w:color="auto"/>
                  </w:tcBorders>
                  <w:shd w:val="clear" w:color="auto" w:fill="auto"/>
                  <w:noWrap/>
                  <w:vAlign w:val="center"/>
                  <w:hideMark/>
                </w:tcPr>
                <w:p w14:paraId="249BFDFE" w14:textId="29D6E345" w:rsidR="00F8004A" w:rsidRPr="007C2D68" w:rsidRDefault="00F8004A" w:rsidP="00F8004A">
                  <w:pPr>
                    <w:spacing w:before="0" w:after="0"/>
                    <w:jc w:val="right"/>
                    <w:rPr>
                      <w:rFonts w:eastAsia="Times New Roman" w:cs="Arial"/>
                      <w:color w:val="000000"/>
                      <w:szCs w:val="20"/>
                      <w:lang w:eastAsia="zh-CN"/>
                    </w:rPr>
                  </w:pPr>
                  <w:r w:rsidRPr="007C2D68">
                    <w:rPr>
                      <w:rFonts w:eastAsia="Times New Roman" w:cs="Arial"/>
                      <w:color w:val="000000"/>
                      <w:szCs w:val="20"/>
                      <w:lang w:eastAsia="zh-CN"/>
                    </w:rPr>
                    <w:t>0.</w:t>
                  </w:r>
                  <w:r w:rsidR="007A64FD">
                    <w:rPr>
                      <w:rFonts w:eastAsia="Times New Roman" w:cs="Arial"/>
                      <w:color w:val="000000"/>
                      <w:szCs w:val="20"/>
                      <w:lang w:eastAsia="zh-CN"/>
                    </w:rPr>
                    <w:t>5</w:t>
                  </w:r>
                </w:p>
              </w:tc>
              <w:tc>
                <w:tcPr>
                  <w:tcW w:w="1360" w:type="dxa"/>
                  <w:tcBorders>
                    <w:top w:val="nil"/>
                    <w:left w:val="nil"/>
                    <w:bottom w:val="single" w:sz="4" w:space="0" w:color="auto"/>
                    <w:right w:val="single" w:sz="4" w:space="0" w:color="auto"/>
                  </w:tcBorders>
                  <w:shd w:val="clear" w:color="auto" w:fill="auto"/>
                  <w:noWrap/>
                  <w:vAlign w:val="center"/>
                  <w:hideMark/>
                </w:tcPr>
                <w:p w14:paraId="0F6BB359" w14:textId="77777777" w:rsidR="00F8004A" w:rsidRPr="007C2D68" w:rsidRDefault="00F8004A" w:rsidP="00F8004A">
                  <w:pPr>
                    <w:spacing w:before="0" w:after="0"/>
                    <w:jc w:val="right"/>
                    <w:rPr>
                      <w:rFonts w:eastAsia="Times New Roman" w:cs="Arial"/>
                      <w:color w:val="000000"/>
                      <w:szCs w:val="20"/>
                      <w:lang w:eastAsia="zh-CN"/>
                    </w:rPr>
                  </w:pPr>
                  <w:r w:rsidRPr="007C2D68">
                    <w:rPr>
                      <w:rFonts w:eastAsia="Times New Roman" w:cs="Arial"/>
                      <w:color w:val="000000"/>
                      <w:szCs w:val="20"/>
                      <w:lang w:eastAsia="zh-CN"/>
                    </w:rPr>
                    <w:t xml:space="preserve">        175,000 </w:t>
                  </w:r>
                </w:p>
              </w:tc>
              <w:tc>
                <w:tcPr>
                  <w:tcW w:w="1360" w:type="dxa"/>
                  <w:tcBorders>
                    <w:top w:val="nil"/>
                    <w:left w:val="nil"/>
                    <w:bottom w:val="single" w:sz="4" w:space="0" w:color="auto"/>
                    <w:right w:val="single" w:sz="4" w:space="0" w:color="auto"/>
                  </w:tcBorders>
                  <w:shd w:val="clear" w:color="auto" w:fill="auto"/>
                  <w:noWrap/>
                  <w:vAlign w:val="center"/>
                  <w:hideMark/>
                </w:tcPr>
                <w:p w14:paraId="31CC080B" w14:textId="77777777" w:rsidR="00F8004A" w:rsidRPr="007C2D68" w:rsidRDefault="00F8004A" w:rsidP="00F8004A">
                  <w:pPr>
                    <w:spacing w:before="0" w:after="0"/>
                    <w:jc w:val="right"/>
                    <w:rPr>
                      <w:rFonts w:eastAsia="Times New Roman" w:cs="Arial"/>
                      <w:color w:val="000000"/>
                      <w:szCs w:val="20"/>
                      <w:lang w:eastAsia="zh-CN"/>
                    </w:rPr>
                  </w:pPr>
                  <w:r w:rsidRPr="007C2D68">
                    <w:rPr>
                      <w:rFonts w:eastAsia="Times New Roman" w:cs="Arial"/>
                      <w:color w:val="000000"/>
                      <w:szCs w:val="20"/>
                      <w:lang w:eastAsia="zh-CN"/>
                    </w:rPr>
                    <w:t xml:space="preserve">        140,000 </w:t>
                  </w:r>
                </w:p>
              </w:tc>
            </w:tr>
            <w:tr w:rsidR="00F8004A" w:rsidRPr="007C2D68" w14:paraId="45780A64" w14:textId="77777777" w:rsidTr="00F8004A">
              <w:trPr>
                <w:trHeight w:val="288"/>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14:paraId="46B92D32" w14:textId="77777777" w:rsidR="00F8004A" w:rsidRPr="007C2D68" w:rsidRDefault="00F8004A" w:rsidP="00F8004A">
                  <w:pPr>
                    <w:spacing w:before="0" w:after="0"/>
                    <w:rPr>
                      <w:rFonts w:eastAsia="Times New Roman" w:cs="Arial"/>
                      <w:color w:val="000000"/>
                      <w:szCs w:val="20"/>
                      <w:lang w:eastAsia="zh-CN"/>
                    </w:rPr>
                  </w:pPr>
                  <w:r w:rsidRPr="007C2D68">
                    <w:rPr>
                      <w:rFonts w:eastAsia="Times New Roman" w:cs="Arial"/>
                      <w:color w:val="000000"/>
                      <w:szCs w:val="20"/>
                      <w:lang w:eastAsia="zh-CN"/>
                    </w:rPr>
                    <w:t>Benoit Clement</w:t>
                  </w:r>
                </w:p>
              </w:tc>
              <w:tc>
                <w:tcPr>
                  <w:tcW w:w="1360" w:type="dxa"/>
                  <w:tcBorders>
                    <w:top w:val="nil"/>
                    <w:left w:val="nil"/>
                    <w:bottom w:val="single" w:sz="4" w:space="0" w:color="auto"/>
                    <w:right w:val="single" w:sz="4" w:space="0" w:color="auto"/>
                  </w:tcBorders>
                  <w:shd w:val="clear" w:color="auto" w:fill="auto"/>
                  <w:noWrap/>
                  <w:vAlign w:val="center"/>
                  <w:hideMark/>
                </w:tcPr>
                <w:p w14:paraId="49079FEB" w14:textId="77777777" w:rsidR="00F8004A" w:rsidRPr="007C2D68" w:rsidRDefault="00F8004A" w:rsidP="00F8004A">
                  <w:pPr>
                    <w:spacing w:before="0" w:after="0"/>
                    <w:jc w:val="right"/>
                    <w:rPr>
                      <w:rFonts w:eastAsia="Times New Roman" w:cs="Arial"/>
                      <w:color w:val="000000"/>
                      <w:szCs w:val="20"/>
                      <w:lang w:eastAsia="zh-CN"/>
                    </w:rPr>
                  </w:pPr>
                  <w:r w:rsidRPr="007C2D68">
                    <w:rPr>
                      <w:rFonts w:eastAsia="Times New Roman" w:cs="Arial"/>
                      <w:color w:val="000000"/>
                      <w:szCs w:val="20"/>
                      <w:lang w:eastAsia="zh-CN"/>
                    </w:rPr>
                    <w:t>0.0</w:t>
                  </w:r>
                </w:p>
              </w:tc>
              <w:tc>
                <w:tcPr>
                  <w:tcW w:w="1360" w:type="dxa"/>
                  <w:tcBorders>
                    <w:top w:val="nil"/>
                    <w:left w:val="nil"/>
                    <w:bottom w:val="single" w:sz="4" w:space="0" w:color="auto"/>
                    <w:right w:val="single" w:sz="4" w:space="0" w:color="auto"/>
                  </w:tcBorders>
                  <w:shd w:val="clear" w:color="auto" w:fill="auto"/>
                  <w:noWrap/>
                  <w:vAlign w:val="center"/>
                  <w:hideMark/>
                </w:tcPr>
                <w:p w14:paraId="448EE285" w14:textId="77777777" w:rsidR="00F8004A" w:rsidRPr="007C2D68" w:rsidRDefault="00F8004A" w:rsidP="00F8004A">
                  <w:pPr>
                    <w:spacing w:before="0" w:after="0"/>
                    <w:jc w:val="right"/>
                    <w:rPr>
                      <w:rFonts w:eastAsia="Times New Roman" w:cs="Arial"/>
                      <w:color w:val="000000"/>
                      <w:szCs w:val="20"/>
                      <w:lang w:eastAsia="zh-CN"/>
                    </w:rPr>
                  </w:pPr>
                  <w:r w:rsidRPr="007C2D68">
                    <w:rPr>
                      <w:rFonts w:eastAsia="Times New Roman" w:cs="Arial"/>
                      <w:color w:val="000000"/>
                      <w:szCs w:val="20"/>
                      <w:lang w:eastAsia="zh-CN"/>
                    </w:rPr>
                    <w:t xml:space="preserve">                 -   </w:t>
                  </w:r>
                </w:p>
              </w:tc>
              <w:tc>
                <w:tcPr>
                  <w:tcW w:w="1360" w:type="dxa"/>
                  <w:tcBorders>
                    <w:top w:val="nil"/>
                    <w:left w:val="nil"/>
                    <w:bottom w:val="single" w:sz="4" w:space="0" w:color="auto"/>
                    <w:right w:val="single" w:sz="4" w:space="0" w:color="auto"/>
                  </w:tcBorders>
                  <w:shd w:val="clear" w:color="auto" w:fill="auto"/>
                  <w:noWrap/>
                  <w:vAlign w:val="center"/>
                  <w:hideMark/>
                </w:tcPr>
                <w:p w14:paraId="3894F497" w14:textId="77777777" w:rsidR="00F8004A" w:rsidRPr="007C2D68" w:rsidRDefault="00F8004A" w:rsidP="00F8004A">
                  <w:pPr>
                    <w:spacing w:before="0" w:after="0"/>
                    <w:jc w:val="right"/>
                    <w:rPr>
                      <w:rFonts w:eastAsia="Times New Roman" w:cs="Arial"/>
                      <w:color w:val="000000"/>
                      <w:szCs w:val="20"/>
                      <w:lang w:eastAsia="zh-CN"/>
                    </w:rPr>
                  </w:pPr>
                  <w:r w:rsidRPr="007C2D68">
                    <w:rPr>
                      <w:rFonts w:eastAsia="Times New Roman" w:cs="Arial"/>
                      <w:color w:val="000000"/>
                      <w:szCs w:val="20"/>
                      <w:lang w:eastAsia="zh-CN"/>
                    </w:rPr>
                    <w:t xml:space="preserve">                 -   </w:t>
                  </w:r>
                </w:p>
              </w:tc>
            </w:tr>
            <w:tr w:rsidR="00F8004A" w:rsidRPr="007C2D68" w14:paraId="4ED64426" w14:textId="77777777" w:rsidTr="00F8004A">
              <w:trPr>
                <w:trHeight w:val="288"/>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14:paraId="29336763" w14:textId="77777777" w:rsidR="00F8004A" w:rsidRPr="007C2D68" w:rsidRDefault="00F8004A" w:rsidP="00F8004A">
                  <w:pPr>
                    <w:spacing w:before="0" w:after="0"/>
                    <w:rPr>
                      <w:rFonts w:eastAsia="Times New Roman" w:cs="Arial"/>
                      <w:color w:val="000000"/>
                      <w:szCs w:val="20"/>
                      <w:lang w:eastAsia="zh-CN"/>
                    </w:rPr>
                  </w:pPr>
                  <w:r w:rsidRPr="007C2D68">
                    <w:rPr>
                      <w:rFonts w:eastAsia="Times New Roman" w:cs="Arial"/>
                      <w:color w:val="000000"/>
                      <w:szCs w:val="20"/>
                      <w:lang w:eastAsia="zh-CN"/>
                    </w:rPr>
                    <w:t>Akshay Vij</w:t>
                  </w:r>
                </w:p>
              </w:tc>
              <w:tc>
                <w:tcPr>
                  <w:tcW w:w="1360" w:type="dxa"/>
                  <w:tcBorders>
                    <w:top w:val="nil"/>
                    <w:left w:val="nil"/>
                    <w:bottom w:val="single" w:sz="4" w:space="0" w:color="auto"/>
                    <w:right w:val="single" w:sz="4" w:space="0" w:color="auto"/>
                  </w:tcBorders>
                  <w:shd w:val="clear" w:color="auto" w:fill="auto"/>
                  <w:noWrap/>
                  <w:vAlign w:val="center"/>
                  <w:hideMark/>
                </w:tcPr>
                <w:p w14:paraId="3411F843" w14:textId="77777777" w:rsidR="00F8004A" w:rsidRPr="007C2D68" w:rsidRDefault="00F8004A" w:rsidP="00F8004A">
                  <w:pPr>
                    <w:spacing w:before="0" w:after="0"/>
                    <w:jc w:val="right"/>
                    <w:rPr>
                      <w:rFonts w:eastAsia="Times New Roman" w:cs="Arial"/>
                      <w:color w:val="000000"/>
                      <w:szCs w:val="20"/>
                      <w:lang w:eastAsia="zh-CN"/>
                    </w:rPr>
                  </w:pPr>
                  <w:r w:rsidRPr="007C2D68">
                    <w:rPr>
                      <w:rFonts w:eastAsia="Times New Roman" w:cs="Arial"/>
                      <w:color w:val="000000"/>
                      <w:szCs w:val="20"/>
                      <w:lang w:eastAsia="zh-CN"/>
                    </w:rPr>
                    <w:t>0.1</w:t>
                  </w:r>
                </w:p>
              </w:tc>
              <w:tc>
                <w:tcPr>
                  <w:tcW w:w="1360" w:type="dxa"/>
                  <w:tcBorders>
                    <w:top w:val="nil"/>
                    <w:left w:val="nil"/>
                    <w:bottom w:val="single" w:sz="4" w:space="0" w:color="auto"/>
                    <w:right w:val="single" w:sz="4" w:space="0" w:color="auto"/>
                  </w:tcBorders>
                  <w:shd w:val="clear" w:color="auto" w:fill="auto"/>
                  <w:noWrap/>
                  <w:vAlign w:val="center"/>
                  <w:hideMark/>
                </w:tcPr>
                <w:p w14:paraId="306DFE21" w14:textId="77777777" w:rsidR="00F8004A" w:rsidRPr="007C2D68" w:rsidRDefault="00F8004A" w:rsidP="00F8004A">
                  <w:pPr>
                    <w:spacing w:before="0" w:after="0"/>
                    <w:jc w:val="right"/>
                    <w:rPr>
                      <w:rFonts w:eastAsia="Times New Roman" w:cs="Arial"/>
                      <w:color w:val="000000"/>
                      <w:szCs w:val="20"/>
                      <w:lang w:eastAsia="zh-CN"/>
                    </w:rPr>
                  </w:pPr>
                  <w:r w:rsidRPr="007C2D68">
                    <w:rPr>
                      <w:rFonts w:eastAsia="Times New Roman" w:cs="Arial"/>
                      <w:color w:val="000000"/>
                      <w:szCs w:val="20"/>
                      <w:lang w:eastAsia="zh-CN"/>
                    </w:rPr>
                    <w:t xml:space="preserve">        260,000 </w:t>
                  </w:r>
                </w:p>
              </w:tc>
              <w:tc>
                <w:tcPr>
                  <w:tcW w:w="1360" w:type="dxa"/>
                  <w:tcBorders>
                    <w:top w:val="nil"/>
                    <w:left w:val="nil"/>
                    <w:bottom w:val="single" w:sz="4" w:space="0" w:color="auto"/>
                    <w:right w:val="single" w:sz="4" w:space="0" w:color="auto"/>
                  </w:tcBorders>
                  <w:shd w:val="clear" w:color="auto" w:fill="auto"/>
                  <w:noWrap/>
                  <w:vAlign w:val="center"/>
                  <w:hideMark/>
                </w:tcPr>
                <w:p w14:paraId="06BAFF06" w14:textId="77777777" w:rsidR="00F8004A" w:rsidRPr="007C2D68" w:rsidRDefault="00F8004A" w:rsidP="00F8004A">
                  <w:pPr>
                    <w:spacing w:before="0" w:after="0"/>
                    <w:jc w:val="right"/>
                    <w:rPr>
                      <w:rFonts w:eastAsia="Times New Roman" w:cs="Arial"/>
                      <w:color w:val="000000"/>
                      <w:szCs w:val="20"/>
                      <w:lang w:eastAsia="zh-CN"/>
                    </w:rPr>
                  </w:pPr>
                  <w:r w:rsidRPr="007C2D68">
                    <w:rPr>
                      <w:rFonts w:eastAsia="Times New Roman" w:cs="Arial"/>
                      <w:color w:val="000000"/>
                      <w:szCs w:val="20"/>
                      <w:lang w:eastAsia="zh-CN"/>
                    </w:rPr>
                    <w:t xml:space="preserve">          52,000 </w:t>
                  </w:r>
                </w:p>
              </w:tc>
            </w:tr>
            <w:tr w:rsidR="007A64FD" w:rsidRPr="007C2D68" w14:paraId="4E3CF029" w14:textId="77777777" w:rsidTr="00F8004A">
              <w:trPr>
                <w:trHeight w:val="288"/>
                <w:jc w:val="center"/>
              </w:trPr>
              <w:tc>
                <w:tcPr>
                  <w:tcW w:w="1460" w:type="dxa"/>
                  <w:tcBorders>
                    <w:top w:val="nil"/>
                    <w:left w:val="single" w:sz="4" w:space="0" w:color="auto"/>
                    <w:bottom w:val="single" w:sz="4" w:space="0" w:color="auto"/>
                    <w:right w:val="single" w:sz="4" w:space="0" w:color="auto"/>
                  </w:tcBorders>
                  <w:shd w:val="clear" w:color="auto" w:fill="auto"/>
                  <w:noWrap/>
                  <w:vAlign w:val="center"/>
                </w:tcPr>
                <w:p w14:paraId="5724DBF0" w14:textId="56E3E1E3" w:rsidR="007A64FD" w:rsidRPr="007C2D68" w:rsidRDefault="007A64FD" w:rsidP="00F8004A">
                  <w:pPr>
                    <w:spacing w:before="0" w:after="0"/>
                    <w:rPr>
                      <w:rFonts w:eastAsia="Times New Roman" w:cs="Arial"/>
                      <w:color w:val="000000"/>
                      <w:szCs w:val="20"/>
                      <w:lang w:eastAsia="zh-CN"/>
                    </w:rPr>
                  </w:pPr>
                  <w:r>
                    <w:rPr>
                      <w:rFonts w:eastAsia="Times New Roman" w:cs="Arial"/>
                      <w:color w:val="000000"/>
                      <w:szCs w:val="20"/>
                      <w:lang w:eastAsia="zh-CN"/>
                    </w:rPr>
                    <w:t>Siobhan Banks</w:t>
                  </w:r>
                </w:p>
              </w:tc>
              <w:tc>
                <w:tcPr>
                  <w:tcW w:w="1360" w:type="dxa"/>
                  <w:tcBorders>
                    <w:top w:val="nil"/>
                    <w:left w:val="nil"/>
                    <w:bottom w:val="single" w:sz="4" w:space="0" w:color="auto"/>
                    <w:right w:val="single" w:sz="4" w:space="0" w:color="auto"/>
                  </w:tcBorders>
                  <w:shd w:val="clear" w:color="auto" w:fill="auto"/>
                  <w:noWrap/>
                  <w:vAlign w:val="center"/>
                </w:tcPr>
                <w:p w14:paraId="3C16765B" w14:textId="47AC9881" w:rsidR="007A64FD" w:rsidRPr="007C2D68" w:rsidRDefault="007A64FD" w:rsidP="00F8004A">
                  <w:pPr>
                    <w:spacing w:before="0" w:after="0"/>
                    <w:jc w:val="right"/>
                    <w:rPr>
                      <w:rFonts w:eastAsia="Times New Roman" w:cs="Arial"/>
                      <w:color w:val="000000"/>
                      <w:szCs w:val="20"/>
                      <w:lang w:eastAsia="zh-CN"/>
                    </w:rPr>
                  </w:pPr>
                  <w:r>
                    <w:rPr>
                      <w:rFonts w:eastAsia="Times New Roman" w:cs="Arial"/>
                      <w:color w:val="000000"/>
                      <w:szCs w:val="20"/>
                      <w:lang w:eastAsia="zh-CN"/>
                    </w:rPr>
                    <w:t>0.0</w:t>
                  </w:r>
                </w:p>
              </w:tc>
              <w:tc>
                <w:tcPr>
                  <w:tcW w:w="1360" w:type="dxa"/>
                  <w:tcBorders>
                    <w:top w:val="nil"/>
                    <w:left w:val="nil"/>
                    <w:bottom w:val="single" w:sz="4" w:space="0" w:color="auto"/>
                    <w:right w:val="single" w:sz="4" w:space="0" w:color="auto"/>
                  </w:tcBorders>
                  <w:shd w:val="clear" w:color="auto" w:fill="auto"/>
                  <w:noWrap/>
                  <w:vAlign w:val="center"/>
                </w:tcPr>
                <w:p w14:paraId="44C757AD" w14:textId="0398EAB3" w:rsidR="007A64FD" w:rsidRPr="007C2D68" w:rsidRDefault="007A64FD" w:rsidP="00F8004A">
                  <w:pPr>
                    <w:spacing w:before="0" w:after="0"/>
                    <w:jc w:val="right"/>
                    <w:rPr>
                      <w:rFonts w:eastAsia="Times New Roman" w:cs="Arial"/>
                      <w:color w:val="000000"/>
                      <w:szCs w:val="20"/>
                      <w:lang w:eastAsia="zh-CN"/>
                    </w:rPr>
                  </w:pPr>
                  <w:r>
                    <w:rPr>
                      <w:rFonts w:eastAsia="Times New Roman" w:cs="Arial"/>
                      <w:color w:val="000000"/>
                      <w:szCs w:val="20"/>
                      <w:lang w:eastAsia="zh-CN"/>
                    </w:rPr>
                    <w:t>-</w:t>
                  </w:r>
                </w:p>
              </w:tc>
              <w:tc>
                <w:tcPr>
                  <w:tcW w:w="1360" w:type="dxa"/>
                  <w:tcBorders>
                    <w:top w:val="nil"/>
                    <w:left w:val="nil"/>
                    <w:bottom w:val="single" w:sz="4" w:space="0" w:color="auto"/>
                    <w:right w:val="single" w:sz="4" w:space="0" w:color="auto"/>
                  </w:tcBorders>
                  <w:shd w:val="clear" w:color="auto" w:fill="auto"/>
                  <w:noWrap/>
                  <w:vAlign w:val="center"/>
                </w:tcPr>
                <w:p w14:paraId="2E7B60CA" w14:textId="5CFF064E" w:rsidR="007A64FD" w:rsidRPr="007C2D68" w:rsidRDefault="007A64FD" w:rsidP="00F8004A">
                  <w:pPr>
                    <w:spacing w:before="0" w:after="0"/>
                    <w:jc w:val="right"/>
                    <w:rPr>
                      <w:rFonts w:eastAsia="Times New Roman" w:cs="Arial"/>
                      <w:color w:val="000000"/>
                      <w:szCs w:val="20"/>
                      <w:lang w:eastAsia="zh-CN"/>
                    </w:rPr>
                  </w:pPr>
                  <w:r>
                    <w:rPr>
                      <w:rFonts w:eastAsia="Times New Roman" w:cs="Arial"/>
                      <w:color w:val="000000"/>
                      <w:szCs w:val="20"/>
                      <w:lang w:eastAsia="zh-CN"/>
                    </w:rPr>
                    <w:t>-</w:t>
                  </w:r>
                </w:p>
              </w:tc>
            </w:tr>
            <w:tr w:rsidR="00F8004A" w:rsidRPr="007C2D68" w14:paraId="6806FF28" w14:textId="77777777" w:rsidTr="00F8004A">
              <w:trPr>
                <w:trHeight w:val="288"/>
                <w:jc w:val="center"/>
              </w:trPr>
              <w:tc>
                <w:tcPr>
                  <w:tcW w:w="41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013DC6" w14:textId="77777777" w:rsidR="00F8004A" w:rsidRPr="007C2D68" w:rsidRDefault="00F8004A" w:rsidP="00F8004A">
                  <w:pPr>
                    <w:spacing w:before="0" w:after="0"/>
                    <w:rPr>
                      <w:rFonts w:eastAsia="Times New Roman" w:cs="Arial"/>
                      <w:b/>
                      <w:bCs/>
                      <w:color w:val="000000"/>
                      <w:szCs w:val="20"/>
                      <w:lang w:eastAsia="zh-CN"/>
                    </w:rPr>
                  </w:pPr>
                  <w:r w:rsidRPr="007C2D68">
                    <w:rPr>
                      <w:rFonts w:eastAsia="Times New Roman" w:cs="Arial"/>
                      <w:b/>
                      <w:bCs/>
                      <w:color w:val="000000"/>
                      <w:szCs w:val="20"/>
                      <w:lang w:eastAsia="zh-CN"/>
                    </w:rPr>
                    <w:t>Sub-total for personnel costs</w:t>
                  </w:r>
                </w:p>
              </w:tc>
              <w:tc>
                <w:tcPr>
                  <w:tcW w:w="1360" w:type="dxa"/>
                  <w:tcBorders>
                    <w:top w:val="nil"/>
                    <w:left w:val="nil"/>
                    <w:bottom w:val="single" w:sz="4" w:space="0" w:color="auto"/>
                    <w:right w:val="single" w:sz="4" w:space="0" w:color="auto"/>
                  </w:tcBorders>
                  <w:shd w:val="clear" w:color="auto" w:fill="auto"/>
                  <w:noWrap/>
                  <w:vAlign w:val="center"/>
                  <w:hideMark/>
                </w:tcPr>
                <w:p w14:paraId="03AB91DA" w14:textId="77777777" w:rsidR="00F8004A" w:rsidRPr="007C2D68" w:rsidRDefault="00F8004A" w:rsidP="00F8004A">
                  <w:pPr>
                    <w:spacing w:before="0" w:after="0"/>
                    <w:jc w:val="right"/>
                    <w:rPr>
                      <w:rFonts w:eastAsia="Times New Roman" w:cs="Arial"/>
                      <w:b/>
                      <w:bCs/>
                      <w:color w:val="000000"/>
                      <w:szCs w:val="20"/>
                      <w:lang w:eastAsia="zh-CN"/>
                    </w:rPr>
                  </w:pPr>
                  <w:r w:rsidRPr="007C2D68">
                    <w:rPr>
                      <w:rFonts w:eastAsia="Times New Roman" w:cs="Arial"/>
                      <w:b/>
                      <w:bCs/>
                      <w:color w:val="000000"/>
                      <w:szCs w:val="20"/>
                      <w:lang w:eastAsia="zh-CN"/>
                    </w:rPr>
                    <w:t xml:space="preserve">        436,000 </w:t>
                  </w:r>
                </w:p>
              </w:tc>
            </w:tr>
            <w:tr w:rsidR="00F8004A" w:rsidRPr="007C2D68" w14:paraId="585F9F2E" w14:textId="77777777" w:rsidTr="00F8004A">
              <w:trPr>
                <w:trHeight w:val="288"/>
                <w:jc w:val="center"/>
              </w:trPr>
              <w:tc>
                <w:tcPr>
                  <w:tcW w:w="554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778CC0" w14:textId="77777777" w:rsidR="00F8004A" w:rsidRPr="007C2D68" w:rsidRDefault="00F8004A" w:rsidP="00F8004A">
                  <w:pPr>
                    <w:spacing w:before="0" w:after="0"/>
                    <w:rPr>
                      <w:rFonts w:eastAsia="Times New Roman" w:cs="Arial"/>
                      <w:color w:val="000000"/>
                      <w:szCs w:val="20"/>
                      <w:lang w:eastAsia="zh-CN"/>
                    </w:rPr>
                  </w:pPr>
                  <w:r w:rsidRPr="007C2D68">
                    <w:rPr>
                      <w:rFonts w:eastAsia="Times New Roman" w:cs="Arial"/>
                      <w:color w:val="000000"/>
                      <w:szCs w:val="20"/>
                      <w:lang w:eastAsia="zh-CN"/>
                    </w:rPr>
                    <w:t> </w:t>
                  </w:r>
                </w:p>
              </w:tc>
            </w:tr>
            <w:tr w:rsidR="00F8004A" w:rsidRPr="007C2D68" w14:paraId="7C604B3C" w14:textId="77777777" w:rsidTr="00F8004A">
              <w:trPr>
                <w:trHeight w:val="288"/>
                <w:jc w:val="center"/>
              </w:trPr>
              <w:tc>
                <w:tcPr>
                  <w:tcW w:w="5540" w:type="dxa"/>
                  <w:gridSpan w:val="4"/>
                  <w:tcBorders>
                    <w:top w:val="single" w:sz="4" w:space="0" w:color="auto"/>
                    <w:left w:val="single" w:sz="4" w:space="0" w:color="auto"/>
                    <w:bottom w:val="single" w:sz="4" w:space="0" w:color="auto"/>
                    <w:right w:val="single" w:sz="4" w:space="0" w:color="auto"/>
                  </w:tcBorders>
                  <w:shd w:val="clear" w:color="000000" w:fill="AEAAAA"/>
                  <w:noWrap/>
                  <w:vAlign w:val="center"/>
                  <w:hideMark/>
                </w:tcPr>
                <w:p w14:paraId="676A843F" w14:textId="77777777" w:rsidR="00F8004A" w:rsidRPr="007C2D68" w:rsidRDefault="00F8004A" w:rsidP="00F8004A">
                  <w:pPr>
                    <w:spacing w:before="0" w:after="0"/>
                    <w:rPr>
                      <w:rFonts w:eastAsia="Times New Roman" w:cs="Arial"/>
                      <w:b/>
                      <w:bCs/>
                      <w:color w:val="000000"/>
                      <w:szCs w:val="20"/>
                      <w:lang w:eastAsia="zh-CN"/>
                    </w:rPr>
                  </w:pPr>
                  <w:r w:rsidRPr="007C2D68">
                    <w:rPr>
                      <w:rFonts w:eastAsia="Times New Roman" w:cs="Arial"/>
                      <w:b/>
                      <w:bCs/>
                      <w:color w:val="000000"/>
                      <w:szCs w:val="20"/>
                      <w:lang w:eastAsia="zh-CN"/>
                    </w:rPr>
                    <w:t>Other costs</w:t>
                  </w:r>
                </w:p>
              </w:tc>
            </w:tr>
            <w:tr w:rsidR="00F8004A" w:rsidRPr="007C2D68" w14:paraId="0728F6F8" w14:textId="77777777" w:rsidTr="00F8004A">
              <w:trPr>
                <w:trHeight w:val="288"/>
                <w:jc w:val="center"/>
              </w:trPr>
              <w:tc>
                <w:tcPr>
                  <w:tcW w:w="41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3341A6" w14:textId="77777777" w:rsidR="00F8004A" w:rsidRPr="007C2D68" w:rsidRDefault="00F8004A" w:rsidP="00F8004A">
                  <w:pPr>
                    <w:spacing w:before="0" w:after="0"/>
                    <w:rPr>
                      <w:rFonts w:eastAsia="Times New Roman" w:cs="Arial"/>
                      <w:color w:val="000000"/>
                      <w:szCs w:val="20"/>
                      <w:lang w:eastAsia="zh-CN"/>
                    </w:rPr>
                  </w:pPr>
                  <w:r w:rsidRPr="007C2D68">
                    <w:rPr>
                      <w:rFonts w:eastAsia="Times New Roman" w:cs="Arial"/>
                      <w:color w:val="000000"/>
                      <w:szCs w:val="20"/>
                      <w:lang w:eastAsia="zh-CN"/>
                    </w:rPr>
                    <w:t>Sensors and prototype development</w:t>
                  </w:r>
                </w:p>
              </w:tc>
              <w:tc>
                <w:tcPr>
                  <w:tcW w:w="1360" w:type="dxa"/>
                  <w:tcBorders>
                    <w:top w:val="nil"/>
                    <w:left w:val="nil"/>
                    <w:bottom w:val="single" w:sz="4" w:space="0" w:color="auto"/>
                    <w:right w:val="single" w:sz="4" w:space="0" w:color="auto"/>
                  </w:tcBorders>
                  <w:shd w:val="clear" w:color="auto" w:fill="auto"/>
                  <w:noWrap/>
                  <w:vAlign w:val="center"/>
                  <w:hideMark/>
                </w:tcPr>
                <w:p w14:paraId="6A6A32BA" w14:textId="77777777" w:rsidR="00F8004A" w:rsidRPr="007C2D68" w:rsidRDefault="00F8004A" w:rsidP="00F8004A">
                  <w:pPr>
                    <w:spacing w:before="0" w:after="0"/>
                    <w:jc w:val="right"/>
                    <w:rPr>
                      <w:rFonts w:eastAsia="Times New Roman" w:cs="Arial"/>
                      <w:color w:val="000000"/>
                      <w:szCs w:val="20"/>
                      <w:lang w:eastAsia="zh-CN"/>
                    </w:rPr>
                  </w:pPr>
                  <w:r w:rsidRPr="007C2D68">
                    <w:rPr>
                      <w:rFonts w:eastAsia="Times New Roman" w:cs="Arial"/>
                      <w:color w:val="000000"/>
                      <w:szCs w:val="20"/>
                      <w:lang w:eastAsia="zh-CN"/>
                    </w:rPr>
                    <w:t xml:space="preserve">        150,000 </w:t>
                  </w:r>
                </w:p>
              </w:tc>
            </w:tr>
            <w:tr w:rsidR="00F8004A" w:rsidRPr="007C2D68" w14:paraId="23FC7993" w14:textId="77777777" w:rsidTr="00F8004A">
              <w:trPr>
                <w:trHeight w:val="288"/>
                <w:jc w:val="center"/>
              </w:trPr>
              <w:tc>
                <w:tcPr>
                  <w:tcW w:w="41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9D585C" w14:textId="46F5AD44" w:rsidR="004E2DFE" w:rsidDel="00ED7096" w:rsidRDefault="00F8004A" w:rsidP="00F8004A">
                  <w:pPr>
                    <w:spacing w:before="0" w:after="0"/>
                    <w:rPr>
                      <w:del w:id="38" w:author="Adam Jenkins" w:date="2024-03-24T16:38:00Z"/>
                      <w:rFonts w:eastAsia="Times New Roman" w:cs="Arial"/>
                      <w:color w:val="000000"/>
                      <w:szCs w:val="20"/>
                      <w:lang w:eastAsia="zh-CN"/>
                    </w:rPr>
                  </w:pPr>
                  <w:del w:id="39" w:author="Adam Jenkins" w:date="2024-03-24T16:38:00Z">
                    <w:r w:rsidRPr="007C2D68" w:rsidDel="00ED7096">
                      <w:rPr>
                        <w:rFonts w:eastAsia="Times New Roman" w:cs="Arial"/>
                        <w:color w:val="000000"/>
                        <w:szCs w:val="20"/>
                        <w:lang w:eastAsia="zh-CN"/>
                      </w:rPr>
                      <w:delText>Research assistant</w:delText>
                    </w:r>
                    <w:r w:rsidR="004E2DFE" w:rsidDel="00ED7096">
                      <w:rPr>
                        <w:rFonts w:eastAsia="Times New Roman" w:cs="Arial"/>
                        <w:color w:val="000000"/>
                        <w:szCs w:val="20"/>
                        <w:lang w:eastAsia="zh-CN"/>
                      </w:rPr>
                      <w:delText xml:space="preserve"> (part-time)</w:delText>
                    </w:r>
                  </w:del>
                </w:p>
                <w:p w14:paraId="49974310" w14:textId="5A04EDBB" w:rsidR="00F8004A" w:rsidRPr="007C2D68" w:rsidRDefault="00A83460" w:rsidP="00F8004A">
                  <w:pPr>
                    <w:spacing w:before="0" w:after="0"/>
                    <w:rPr>
                      <w:rFonts w:eastAsia="Times New Roman" w:cs="Arial"/>
                      <w:color w:val="000000"/>
                      <w:szCs w:val="20"/>
                      <w:lang w:eastAsia="zh-CN"/>
                    </w:rPr>
                  </w:pPr>
                  <w:del w:id="40" w:author="Adam Jenkins" w:date="2024-03-24T16:38:00Z">
                    <w:r w:rsidRPr="007C2D68" w:rsidDel="00ED7096">
                      <w:rPr>
                        <w:rFonts w:eastAsia="Times New Roman" w:cs="Arial"/>
                        <w:color w:val="000000"/>
                        <w:szCs w:val="20"/>
                        <w:lang w:eastAsia="zh-CN"/>
                      </w:rPr>
                      <w:delText>Human Factor Psychology</w:delText>
                    </w:r>
                  </w:del>
                </w:p>
              </w:tc>
              <w:tc>
                <w:tcPr>
                  <w:tcW w:w="1360" w:type="dxa"/>
                  <w:tcBorders>
                    <w:top w:val="nil"/>
                    <w:left w:val="nil"/>
                    <w:bottom w:val="single" w:sz="4" w:space="0" w:color="auto"/>
                    <w:right w:val="single" w:sz="4" w:space="0" w:color="auto"/>
                  </w:tcBorders>
                  <w:shd w:val="clear" w:color="auto" w:fill="auto"/>
                  <w:noWrap/>
                  <w:vAlign w:val="center"/>
                  <w:hideMark/>
                </w:tcPr>
                <w:p w14:paraId="4AF494C7" w14:textId="6FF346D5" w:rsidR="00F8004A" w:rsidRPr="007C2D68" w:rsidRDefault="00F8004A" w:rsidP="00F8004A">
                  <w:pPr>
                    <w:spacing w:before="0" w:after="0"/>
                    <w:jc w:val="right"/>
                    <w:rPr>
                      <w:rFonts w:eastAsia="Times New Roman" w:cs="Arial"/>
                      <w:color w:val="000000"/>
                      <w:szCs w:val="20"/>
                      <w:lang w:eastAsia="zh-CN"/>
                    </w:rPr>
                  </w:pPr>
                  <w:r w:rsidRPr="007C2D68">
                    <w:rPr>
                      <w:rFonts w:eastAsia="Times New Roman" w:cs="Arial"/>
                      <w:color w:val="000000"/>
                      <w:szCs w:val="20"/>
                      <w:lang w:eastAsia="zh-CN"/>
                    </w:rPr>
                    <w:t xml:space="preserve">          </w:t>
                  </w:r>
                  <w:r w:rsidR="00A83460" w:rsidRPr="007C2D68">
                    <w:rPr>
                      <w:rFonts w:eastAsia="Times New Roman" w:cs="Arial"/>
                      <w:color w:val="000000"/>
                      <w:szCs w:val="20"/>
                      <w:lang w:eastAsia="zh-CN"/>
                    </w:rPr>
                    <w:t>4</w:t>
                  </w:r>
                  <w:r w:rsidR="00AA7E07">
                    <w:rPr>
                      <w:rFonts w:eastAsia="Times New Roman" w:cs="Arial"/>
                      <w:color w:val="000000"/>
                      <w:szCs w:val="20"/>
                      <w:lang w:eastAsia="zh-CN"/>
                    </w:rPr>
                    <w:t>6</w:t>
                  </w:r>
                  <w:r w:rsidRPr="007C2D68">
                    <w:rPr>
                      <w:rFonts w:eastAsia="Times New Roman" w:cs="Arial"/>
                      <w:color w:val="000000"/>
                      <w:szCs w:val="20"/>
                      <w:lang w:eastAsia="zh-CN"/>
                    </w:rPr>
                    <w:t xml:space="preserve">,000 </w:t>
                  </w:r>
                </w:p>
              </w:tc>
            </w:tr>
            <w:tr w:rsidR="00F8004A" w:rsidRPr="007C2D68" w14:paraId="654B75D0" w14:textId="77777777" w:rsidTr="00F8004A">
              <w:trPr>
                <w:trHeight w:val="288"/>
                <w:jc w:val="center"/>
              </w:trPr>
              <w:tc>
                <w:tcPr>
                  <w:tcW w:w="41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3A5AA9" w14:textId="77777777" w:rsidR="004E2DFE" w:rsidRDefault="00F8004A" w:rsidP="00F8004A">
                  <w:pPr>
                    <w:spacing w:before="0" w:after="0"/>
                    <w:rPr>
                      <w:rFonts w:eastAsia="Times New Roman" w:cs="Arial"/>
                      <w:color w:val="000000"/>
                      <w:szCs w:val="20"/>
                      <w:lang w:eastAsia="zh-CN"/>
                    </w:rPr>
                  </w:pPr>
                  <w:r w:rsidRPr="007C2D68">
                    <w:rPr>
                      <w:rFonts w:eastAsia="Times New Roman" w:cs="Arial"/>
                      <w:color w:val="000000"/>
                      <w:szCs w:val="20"/>
                      <w:lang w:eastAsia="zh-CN"/>
                    </w:rPr>
                    <w:t>PhD</w:t>
                  </w:r>
                  <w:r w:rsidR="00C34048" w:rsidRPr="007C2D68">
                    <w:rPr>
                      <w:rFonts w:eastAsia="Times New Roman" w:cs="Arial"/>
                      <w:color w:val="000000"/>
                      <w:szCs w:val="20"/>
                      <w:lang w:eastAsia="zh-CN"/>
                    </w:rPr>
                    <w:t xml:space="preserve"> 1</w:t>
                  </w:r>
                </w:p>
                <w:p w14:paraId="27D0C9BB" w14:textId="29C968B1" w:rsidR="00F8004A" w:rsidRPr="007C2D68" w:rsidRDefault="004E2DFE" w:rsidP="00F8004A">
                  <w:pPr>
                    <w:spacing w:before="0" w:after="0"/>
                    <w:rPr>
                      <w:rFonts w:eastAsia="Times New Roman" w:cs="Arial"/>
                      <w:color w:val="000000"/>
                      <w:szCs w:val="20"/>
                      <w:lang w:eastAsia="zh-CN"/>
                    </w:rPr>
                  </w:pPr>
                  <w:r>
                    <w:rPr>
                      <w:rFonts w:eastAsia="Times New Roman" w:cs="Arial"/>
                      <w:color w:val="000000"/>
                      <w:szCs w:val="20"/>
                      <w:lang w:eastAsia="zh-CN"/>
                    </w:rPr>
                    <w:t>Boat sensing system design</w:t>
                  </w:r>
                </w:p>
              </w:tc>
              <w:tc>
                <w:tcPr>
                  <w:tcW w:w="1360" w:type="dxa"/>
                  <w:tcBorders>
                    <w:top w:val="nil"/>
                    <w:left w:val="nil"/>
                    <w:bottom w:val="single" w:sz="4" w:space="0" w:color="auto"/>
                    <w:right w:val="single" w:sz="4" w:space="0" w:color="auto"/>
                  </w:tcBorders>
                  <w:shd w:val="clear" w:color="auto" w:fill="auto"/>
                  <w:noWrap/>
                  <w:vAlign w:val="center"/>
                  <w:hideMark/>
                </w:tcPr>
                <w:p w14:paraId="0FD7CFCC" w14:textId="2F8B77B9" w:rsidR="00F8004A" w:rsidRPr="007C2D68" w:rsidRDefault="00F8004A" w:rsidP="00F8004A">
                  <w:pPr>
                    <w:spacing w:before="0" w:after="0"/>
                    <w:jc w:val="right"/>
                    <w:rPr>
                      <w:rFonts w:eastAsia="Times New Roman" w:cs="Arial"/>
                      <w:color w:val="000000"/>
                      <w:szCs w:val="20"/>
                      <w:lang w:eastAsia="zh-CN"/>
                    </w:rPr>
                  </w:pPr>
                  <w:r w:rsidRPr="007C2D68">
                    <w:rPr>
                      <w:rFonts w:eastAsia="Times New Roman" w:cs="Arial"/>
                      <w:color w:val="000000"/>
                      <w:szCs w:val="20"/>
                      <w:lang w:eastAsia="zh-CN"/>
                    </w:rPr>
                    <w:t xml:space="preserve">        </w:t>
                  </w:r>
                  <w:r w:rsidR="00C34048" w:rsidRPr="007C2D68">
                    <w:rPr>
                      <w:rFonts w:eastAsia="Times New Roman" w:cs="Arial"/>
                      <w:color w:val="000000"/>
                      <w:szCs w:val="20"/>
                      <w:lang w:eastAsia="zh-CN"/>
                    </w:rPr>
                    <w:t>1</w:t>
                  </w:r>
                  <w:r w:rsidRPr="007C2D68">
                    <w:rPr>
                      <w:rFonts w:eastAsia="Times New Roman" w:cs="Arial"/>
                      <w:color w:val="000000"/>
                      <w:szCs w:val="20"/>
                      <w:lang w:eastAsia="zh-CN"/>
                    </w:rPr>
                    <w:t xml:space="preserve">00,000 </w:t>
                  </w:r>
                </w:p>
              </w:tc>
            </w:tr>
            <w:tr w:rsidR="00C34048" w:rsidRPr="007C2D68" w14:paraId="4F40800D" w14:textId="77777777" w:rsidTr="00F8004A">
              <w:trPr>
                <w:trHeight w:val="288"/>
                <w:jc w:val="center"/>
              </w:trPr>
              <w:tc>
                <w:tcPr>
                  <w:tcW w:w="41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1545B567" w14:textId="77777777" w:rsidR="004E2DFE" w:rsidRDefault="00C34048" w:rsidP="00F8004A">
                  <w:pPr>
                    <w:spacing w:before="0" w:after="0"/>
                    <w:rPr>
                      <w:rFonts w:eastAsia="Times New Roman" w:cs="Arial"/>
                      <w:color w:val="000000"/>
                      <w:szCs w:val="20"/>
                      <w:lang w:eastAsia="zh-CN"/>
                    </w:rPr>
                  </w:pPr>
                  <w:r w:rsidRPr="007C2D68">
                    <w:rPr>
                      <w:rFonts w:eastAsia="Times New Roman" w:cs="Arial"/>
                      <w:color w:val="000000"/>
                      <w:szCs w:val="20"/>
                      <w:lang w:eastAsia="zh-CN"/>
                    </w:rPr>
                    <w:t>PhD 2</w:t>
                  </w:r>
                </w:p>
                <w:p w14:paraId="79D3F2EB" w14:textId="55897476" w:rsidR="00C34048" w:rsidRPr="007C2D68" w:rsidRDefault="004E2DFE" w:rsidP="00F8004A">
                  <w:pPr>
                    <w:spacing w:before="0" w:after="0"/>
                    <w:rPr>
                      <w:rFonts w:eastAsia="Times New Roman" w:cs="Arial"/>
                      <w:color w:val="000000"/>
                      <w:szCs w:val="20"/>
                      <w:lang w:eastAsia="zh-CN"/>
                    </w:rPr>
                  </w:pPr>
                  <w:r>
                    <w:rPr>
                      <w:rFonts w:eastAsia="Times New Roman" w:cs="Arial"/>
                      <w:color w:val="000000"/>
                      <w:szCs w:val="20"/>
                      <w:lang w:eastAsia="zh-CN"/>
                    </w:rPr>
                    <w:t>Navigation and dashboard visualisation</w:t>
                  </w:r>
                </w:p>
              </w:tc>
              <w:tc>
                <w:tcPr>
                  <w:tcW w:w="1360" w:type="dxa"/>
                  <w:tcBorders>
                    <w:top w:val="nil"/>
                    <w:left w:val="nil"/>
                    <w:bottom w:val="single" w:sz="4" w:space="0" w:color="auto"/>
                    <w:right w:val="single" w:sz="4" w:space="0" w:color="auto"/>
                  </w:tcBorders>
                  <w:shd w:val="clear" w:color="auto" w:fill="auto"/>
                  <w:noWrap/>
                  <w:vAlign w:val="center"/>
                </w:tcPr>
                <w:p w14:paraId="531B094C" w14:textId="1A3EE3FB" w:rsidR="00C34048" w:rsidRPr="007C2D68" w:rsidRDefault="00C34048" w:rsidP="00F8004A">
                  <w:pPr>
                    <w:spacing w:before="0" w:after="0"/>
                    <w:jc w:val="right"/>
                    <w:rPr>
                      <w:rFonts w:eastAsia="Times New Roman" w:cs="Arial"/>
                      <w:color w:val="000000"/>
                      <w:szCs w:val="20"/>
                      <w:lang w:eastAsia="zh-CN"/>
                    </w:rPr>
                  </w:pPr>
                  <w:r w:rsidRPr="007C2D68">
                    <w:rPr>
                      <w:rFonts w:eastAsia="Times New Roman" w:cs="Arial"/>
                      <w:color w:val="000000"/>
                      <w:szCs w:val="20"/>
                      <w:lang w:eastAsia="zh-CN"/>
                    </w:rPr>
                    <w:t>100,000</w:t>
                  </w:r>
                </w:p>
              </w:tc>
            </w:tr>
            <w:tr w:rsidR="00C34048" w:rsidRPr="007C2D68" w14:paraId="5A8C1A39" w14:textId="77777777" w:rsidTr="00F8004A">
              <w:trPr>
                <w:trHeight w:val="288"/>
                <w:jc w:val="center"/>
              </w:trPr>
              <w:tc>
                <w:tcPr>
                  <w:tcW w:w="41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129E7E11" w14:textId="57475529" w:rsidR="00C34048" w:rsidRDefault="00C34048" w:rsidP="00F8004A">
                  <w:pPr>
                    <w:spacing w:before="0" w:after="0"/>
                    <w:rPr>
                      <w:rFonts w:eastAsia="Times New Roman" w:cs="Arial"/>
                      <w:color w:val="000000"/>
                      <w:szCs w:val="20"/>
                      <w:lang w:eastAsia="zh-CN"/>
                    </w:rPr>
                  </w:pPr>
                  <w:r w:rsidRPr="007C2D68">
                    <w:rPr>
                      <w:rFonts w:eastAsia="Times New Roman" w:cs="Arial"/>
                      <w:color w:val="000000"/>
                      <w:szCs w:val="20"/>
                      <w:lang w:eastAsia="zh-CN"/>
                    </w:rPr>
                    <w:t xml:space="preserve">PhD 3 </w:t>
                  </w:r>
                  <w:r w:rsidR="004E2DFE">
                    <w:rPr>
                      <w:rFonts w:eastAsia="Times New Roman" w:cs="Arial"/>
                      <w:color w:val="000000"/>
                      <w:szCs w:val="20"/>
                      <w:lang w:eastAsia="zh-CN"/>
                    </w:rPr>
                    <w:t xml:space="preserve">or Part-time </w:t>
                  </w:r>
                  <w:r w:rsidR="00DF4970">
                    <w:rPr>
                      <w:rFonts w:eastAsia="Times New Roman" w:cs="Arial"/>
                      <w:color w:val="000000"/>
                      <w:szCs w:val="20"/>
                      <w:lang w:eastAsia="zh-CN"/>
                    </w:rPr>
                    <w:t>postdoc</w:t>
                  </w:r>
                </w:p>
                <w:p w14:paraId="4798996F" w14:textId="79B98654" w:rsidR="004E2DFE" w:rsidRPr="007C2D68" w:rsidRDefault="00A16342" w:rsidP="00F8004A">
                  <w:pPr>
                    <w:spacing w:before="0" w:after="0"/>
                    <w:rPr>
                      <w:rFonts w:eastAsia="Times New Roman" w:cs="Arial"/>
                      <w:color w:val="000000"/>
                      <w:szCs w:val="20"/>
                      <w:lang w:eastAsia="zh-CN"/>
                    </w:rPr>
                  </w:pPr>
                  <w:r>
                    <w:rPr>
                      <w:rFonts w:eastAsia="Times New Roman" w:cs="Arial"/>
                      <w:color w:val="000000"/>
                      <w:szCs w:val="20"/>
                      <w:lang w:eastAsia="zh-CN"/>
                    </w:rPr>
                    <w:t>Business analysis</w:t>
                  </w:r>
                </w:p>
              </w:tc>
              <w:tc>
                <w:tcPr>
                  <w:tcW w:w="1360" w:type="dxa"/>
                  <w:tcBorders>
                    <w:top w:val="nil"/>
                    <w:left w:val="nil"/>
                    <w:bottom w:val="single" w:sz="4" w:space="0" w:color="auto"/>
                    <w:right w:val="single" w:sz="4" w:space="0" w:color="auto"/>
                  </w:tcBorders>
                  <w:shd w:val="clear" w:color="auto" w:fill="auto"/>
                  <w:noWrap/>
                  <w:vAlign w:val="center"/>
                </w:tcPr>
                <w:p w14:paraId="444307B9" w14:textId="6B275F41" w:rsidR="00C34048" w:rsidRPr="007C2D68" w:rsidRDefault="00C34048" w:rsidP="00F8004A">
                  <w:pPr>
                    <w:spacing w:before="0" w:after="0"/>
                    <w:jc w:val="right"/>
                    <w:rPr>
                      <w:rFonts w:eastAsia="Times New Roman" w:cs="Arial"/>
                      <w:color w:val="000000"/>
                      <w:szCs w:val="20"/>
                      <w:lang w:eastAsia="zh-CN"/>
                    </w:rPr>
                  </w:pPr>
                  <w:r w:rsidRPr="007C2D68">
                    <w:rPr>
                      <w:rFonts w:eastAsia="Times New Roman" w:cs="Arial"/>
                      <w:color w:val="000000"/>
                      <w:szCs w:val="20"/>
                      <w:lang w:eastAsia="zh-CN"/>
                    </w:rPr>
                    <w:t>100,000</w:t>
                  </w:r>
                </w:p>
              </w:tc>
            </w:tr>
            <w:tr w:rsidR="00F8004A" w:rsidRPr="007C2D68" w14:paraId="38762F07" w14:textId="77777777" w:rsidTr="00F8004A">
              <w:trPr>
                <w:trHeight w:val="288"/>
                <w:jc w:val="center"/>
              </w:trPr>
              <w:tc>
                <w:tcPr>
                  <w:tcW w:w="41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F388F4" w14:textId="77777777" w:rsidR="00F8004A" w:rsidRPr="007C2D68" w:rsidRDefault="00F8004A" w:rsidP="00F8004A">
                  <w:pPr>
                    <w:spacing w:before="0" w:after="0"/>
                    <w:rPr>
                      <w:rFonts w:eastAsia="Times New Roman" w:cs="Arial"/>
                      <w:color w:val="000000"/>
                      <w:szCs w:val="20"/>
                      <w:lang w:eastAsia="zh-CN"/>
                    </w:rPr>
                  </w:pPr>
                  <w:r w:rsidRPr="007C2D68">
                    <w:rPr>
                      <w:rFonts w:eastAsia="Times New Roman" w:cs="Arial"/>
                      <w:color w:val="000000"/>
                      <w:szCs w:val="20"/>
                      <w:lang w:eastAsia="zh-CN"/>
                    </w:rPr>
                    <w:t>Fieldwork</w:t>
                  </w:r>
                </w:p>
              </w:tc>
              <w:tc>
                <w:tcPr>
                  <w:tcW w:w="1360" w:type="dxa"/>
                  <w:tcBorders>
                    <w:top w:val="nil"/>
                    <w:left w:val="nil"/>
                    <w:bottom w:val="single" w:sz="4" w:space="0" w:color="auto"/>
                    <w:right w:val="single" w:sz="4" w:space="0" w:color="auto"/>
                  </w:tcBorders>
                  <w:shd w:val="clear" w:color="auto" w:fill="auto"/>
                  <w:noWrap/>
                  <w:vAlign w:val="center"/>
                  <w:hideMark/>
                </w:tcPr>
                <w:p w14:paraId="0BD9AAB2" w14:textId="77777777" w:rsidR="00F8004A" w:rsidRPr="007C2D68" w:rsidRDefault="00F8004A" w:rsidP="00F8004A">
                  <w:pPr>
                    <w:spacing w:before="0" w:after="0"/>
                    <w:jc w:val="right"/>
                    <w:rPr>
                      <w:rFonts w:eastAsia="Times New Roman" w:cs="Arial"/>
                      <w:color w:val="000000"/>
                      <w:szCs w:val="20"/>
                      <w:lang w:eastAsia="zh-CN"/>
                    </w:rPr>
                  </w:pPr>
                  <w:r w:rsidRPr="007C2D68">
                    <w:rPr>
                      <w:rFonts w:eastAsia="Times New Roman" w:cs="Arial"/>
                      <w:color w:val="000000"/>
                      <w:szCs w:val="20"/>
                      <w:lang w:eastAsia="zh-CN"/>
                    </w:rPr>
                    <w:t xml:space="preserve">          50,000 </w:t>
                  </w:r>
                </w:p>
              </w:tc>
            </w:tr>
            <w:tr w:rsidR="00F8004A" w:rsidRPr="007C2D68" w14:paraId="4619E92E" w14:textId="77777777" w:rsidTr="00F8004A">
              <w:trPr>
                <w:trHeight w:val="288"/>
                <w:jc w:val="center"/>
              </w:trPr>
              <w:tc>
                <w:tcPr>
                  <w:tcW w:w="41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F6FA82" w14:textId="77777777" w:rsidR="00F8004A" w:rsidRPr="007C2D68" w:rsidRDefault="00F8004A" w:rsidP="00F8004A">
                  <w:pPr>
                    <w:spacing w:before="0" w:after="0"/>
                    <w:rPr>
                      <w:rFonts w:eastAsia="Times New Roman" w:cs="Arial"/>
                      <w:color w:val="000000"/>
                      <w:szCs w:val="20"/>
                      <w:lang w:eastAsia="zh-CN"/>
                    </w:rPr>
                  </w:pPr>
                  <w:r w:rsidRPr="007C2D68">
                    <w:rPr>
                      <w:rFonts w:eastAsia="Times New Roman" w:cs="Arial"/>
                      <w:color w:val="000000"/>
                      <w:szCs w:val="20"/>
                      <w:lang w:eastAsia="zh-CN"/>
                    </w:rPr>
                    <w:t>Host Benoit visit (1 return trip)</w:t>
                  </w:r>
                </w:p>
              </w:tc>
              <w:tc>
                <w:tcPr>
                  <w:tcW w:w="1360" w:type="dxa"/>
                  <w:tcBorders>
                    <w:top w:val="nil"/>
                    <w:left w:val="nil"/>
                    <w:bottom w:val="single" w:sz="4" w:space="0" w:color="auto"/>
                    <w:right w:val="single" w:sz="4" w:space="0" w:color="auto"/>
                  </w:tcBorders>
                  <w:shd w:val="clear" w:color="auto" w:fill="auto"/>
                  <w:noWrap/>
                  <w:vAlign w:val="center"/>
                  <w:hideMark/>
                </w:tcPr>
                <w:p w14:paraId="25F51456" w14:textId="77777777" w:rsidR="00F8004A" w:rsidRPr="007C2D68" w:rsidRDefault="00F8004A" w:rsidP="00F8004A">
                  <w:pPr>
                    <w:spacing w:before="0" w:after="0"/>
                    <w:jc w:val="right"/>
                    <w:rPr>
                      <w:rFonts w:eastAsia="Times New Roman" w:cs="Arial"/>
                      <w:color w:val="000000"/>
                      <w:szCs w:val="20"/>
                      <w:lang w:eastAsia="zh-CN"/>
                    </w:rPr>
                  </w:pPr>
                  <w:r w:rsidRPr="007C2D68">
                    <w:rPr>
                      <w:rFonts w:eastAsia="Times New Roman" w:cs="Arial"/>
                      <w:color w:val="000000"/>
                      <w:szCs w:val="20"/>
                      <w:lang w:eastAsia="zh-CN"/>
                    </w:rPr>
                    <w:t xml:space="preserve">          15,000 </w:t>
                  </w:r>
                </w:p>
              </w:tc>
            </w:tr>
            <w:tr w:rsidR="00F8004A" w:rsidRPr="007C2D68" w14:paraId="49BEB87A" w14:textId="77777777" w:rsidTr="00F8004A">
              <w:trPr>
                <w:trHeight w:val="288"/>
                <w:jc w:val="center"/>
              </w:trPr>
              <w:tc>
                <w:tcPr>
                  <w:tcW w:w="41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135D8E" w14:textId="77777777" w:rsidR="00F8004A" w:rsidRPr="007C2D68" w:rsidRDefault="00F8004A" w:rsidP="00F8004A">
                  <w:pPr>
                    <w:spacing w:before="0" w:after="0"/>
                    <w:rPr>
                      <w:rFonts w:eastAsia="Times New Roman" w:cs="Arial"/>
                      <w:color w:val="000000"/>
                      <w:szCs w:val="20"/>
                      <w:lang w:eastAsia="zh-CN"/>
                    </w:rPr>
                  </w:pPr>
                  <w:r w:rsidRPr="007C2D68">
                    <w:rPr>
                      <w:rFonts w:eastAsia="Times New Roman" w:cs="Arial"/>
                      <w:color w:val="000000"/>
                      <w:szCs w:val="20"/>
                      <w:lang w:eastAsia="zh-CN"/>
                    </w:rPr>
                    <w:t>Misc (recruitment, conference, publication)</w:t>
                  </w:r>
                </w:p>
              </w:tc>
              <w:tc>
                <w:tcPr>
                  <w:tcW w:w="1360" w:type="dxa"/>
                  <w:tcBorders>
                    <w:top w:val="nil"/>
                    <w:left w:val="nil"/>
                    <w:bottom w:val="single" w:sz="4" w:space="0" w:color="auto"/>
                    <w:right w:val="single" w:sz="4" w:space="0" w:color="auto"/>
                  </w:tcBorders>
                  <w:shd w:val="clear" w:color="auto" w:fill="auto"/>
                  <w:noWrap/>
                  <w:vAlign w:val="center"/>
                  <w:hideMark/>
                </w:tcPr>
                <w:p w14:paraId="60F8F43D" w14:textId="77777777" w:rsidR="00F8004A" w:rsidRPr="007C2D68" w:rsidRDefault="00F8004A" w:rsidP="00F8004A">
                  <w:pPr>
                    <w:spacing w:before="0" w:after="0"/>
                    <w:jc w:val="right"/>
                    <w:rPr>
                      <w:rFonts w:eastAsia="Times New Roman" w:cs="Arial"/>
                      <w:color w:val="000000"/>
                      <w:szCs w:val="20"/>
                      <w:lang w:eastAsia="zh-CN"/>
                    </w:rPr>
                  </w:pPr>
                  <w:r w:rsidRPr="007C2D68">
                    <w:rPr>
                      <w:rFonts w:eastAsia="Times New Roman" w:cs="Arial"/>
                      <w:color w:val="000000"/>
                      <w:szCs w:val="20"/>
                      <w:lang w:eastAsia="zh-CN"/>
                    </w:rPr>
                    <w:t xml:space="preserve">          20,000 </w:t>
                  </w:r>
                </w:p>
              </w:tc>
            </w:tr>
            <w:tr w:rsidR="00F8004A" w:rsidRPr="007C2D68" w14:paraId="18E4626F" w14:textId="77777777" w:rsidTr="00F8004A">
              <w:trPr>
                <w:trHeight w:val="288"/>
                <w:jc w:val="center"/>
              </w:trPr>
              <w:tc>
                <w:tcPr>
                  <w:tcW w:w="41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B804E0" w14:textId="77777777" w:rsidR="00F8004A" w:rsidRPr="007C2D68" w:rsidRDefault="00F8004A" w:rsidP="00F8004A">
                  <w:pPr>
                    <w:spacing w:before="0" w:after="0"/>
                    <w:rPr>
                      <w:rFonts w:eastAsia="Times New Roman" w:cs="Arial"/>
                      <w:b/>
                      <w:bCs/>
                      <w:color w:val="000000"/>
                      <w:szCs w:val="20"/>
                      <w:lang w:eastAsia="zh-CN"/>
                    </w:rPr>
                  </w:pPr>
                  <w:r w:rsidRPr="007C2D68">
                    <w:rPr>
                      <w:rFonts w:eastAsia="Times New Roman" w:cs="Arial"/>
                      <w:b/>
                      <w:bCs/>
                      <w:color w:val="000000"/>
                      <w:szCs w:val="20"/>
                      <w:lang w:eastAsia="zh-CN"/>
                    </w:rPr>
                    <w:t>Sub-total for other costs</w:t>
                  </w:r>
                </w:p>
              </w:tc>
              <w:tc>
                <w:tcPr>
                  <w:tcW w:w="1360" w:type="dxa"/>
                  <w:tcBorders>
                    <w:top w:val="nil"/>
                    <w:left w:val="nil"/>
                    <w:bottom w:val="single" w:sz="4" w:space="0" w:color="auto"/>
                    <w:right w:val="single" w:sz="4" w:space="0" w:color="auto"/>
                  </w:tcBorders>
                  <w:shd w:val="clear" w:color="auto" w:fill="auto"/>
                  <w:noWrap/>
                  <w:vAlign w:val="center"/>
                  <w:hideMark/>
                </w:tcPr>
                <w:p w14:paraId="129FD613" w14:textId="77777777" w:rsidR="00F8004A" w:rsidRPr="007C2D68" w:rsidRDefault="00F8004A" w:rsidP="00F8004A">
                  <w:pPr>
                    <w:spacing w:before="0" w:after="0"/>
                    <w:jc w:val="right"/>
                    <w:rPr>
                      <w:rFonts w:eastAsia="Times New Roman" w:cs="Arial"/>
                      <w:b/>
                      <w:bCs/>
                      <w:color w:val="000000"/>
                      <w:szCs w:val="20"/>
                      <w:lang w:eastAsia="zh-CN"/>
                    </w:rPr>
                  </w:pPr>
                  <w:r w:rsidRPr="007C2D68">
                    <w:rPr>
                      <w:rFonts w:eastAsia="Times New Roman" w:cs="Arial"/>
                      <w:b/>
                      <w:bCs/>
                      <w:color w:val="000000"/>
                      <w:szCs w:val="20"/>
                      <w:lang w:eastAsia="zh-CN"/>
                    </w:rPr>
                    <w:t xml:space="preserve">        570,000 </w:t>
                  </w:r>
                </w:p>
              </w:tc>
            </w:tr>
            <w:tr w:rsidR="00F8004A" w:rsidRPr="007C2D68" w14:paraId="15A656F1" w14:textId="77777777" w:rsidTr="00F8004A">
              <w:trPr>
                <w:trHeight w:val="288"/>
                <w:jc w:val="center"/>
              </w:trPr>
              <w:tc>
                <w:tcPr>
                  <w:tcW w:w="554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A0F366" w14:textId="77777777" w:rsidR="00F8004A" w:rsidRPr="007C2D68" w:rsidRDefault="00F8004A" w:rsidP="00F8004A">
                  <w:pPr>
                    <w:spacing w:before="0" w:after="0"/>
                    <w:rPr>
                      <w:rFonts w:eastAsia="Times New Roman" w:cs="Arial"/>
                      <w:color w:val="000000"/>
                      <w:szCs w:val="20"/>
                      <w:lang w:eastAsia="zh-CN"/>
                    </w:rPr>
                  </w:pPr>
                  <w:r w:rsidRPr="007C2D68">
                    <w:rPr>
                      <w:rFonts w:eastAsia="Times New Roman" w:cs="Arial"/>
                      <w:color w:val="000000"/>
                      <w:szCs w:val="20"/>
                      <w:lang w:eastAsia="zh-CN"/>
                    </w:rPr>
                    <w:t> </w:t>
                  </w:r>
                </w:p>
              </w:tc>
            </w:tr>
            <w:tr w:rsidR="00F8004A" w:rsidRPr="007C2D68" w14:paraId="067BF1C7" w14:textId="77777777" w:rsidTr="00F8004A">
              <w:trPr>
                <w:trHeight w:val="288"/>
                <w:jc w:val="center"/>
              </w:trPr>
              <w:tc>
                <w:tcPr>
                  <w:tcW w:w="4180" w:type="dxa"/>
                  <w:gridSpan w:val="3"/>
                  <w:tcBorders>
                    <w:top w:val="single" w:sz="4" w:space="0" w:color="auto"/>
                    <w:left w:val="single" w:sz="4" w:space="0" w:color="auto"/>
                    <w:bottom w:val="single" w:sz="4" w:space="0" w:color="auto"/>
                    <w:right w:val="single" w:sz="4" w:space="0" w:color="000000"/>
                  </w:tcBorders>
                  <w:shd w:val="clear" w:color="000000" w:fill="AEAAAA"/>
                  <w:noWrap/>
                  <w:vAlign w:val="center"/>
                  <w:hideMark/>
                </w:tcPr>
                <w:p w14:paraId="29620896" w14:textId="77777777" w:rsidR="00F8004A" w:rsidRPr="007C2D68" w:rsidRDefault="00F8004A" w:rsidP="00F8004A">
                  <w:pPr>
                    <w:spacing w:before="0" w:after="0"/>
                    <w:rPr>
                      <w:rFonts w:eastAsia="Times New Roman" w:cs="Arial"/>
                      <w:b/>
                      <w:bCs/>
                      <w:color w:val="000000"/>
                      <w:szCs w:val="20"/>
                      <w:lang w:eastAsia="zh-CN"/>
                    </w:rPr>
                  </w:pPr>
                  <w:r w:rsidRPr="007C2D68">
                    <w:rPr>
                      <w:rFonts w:eastAsia="Times New Roman" w:cs="Arial"/>
                      <w:b/>
                      <w:bCs/>
                      <w:color w:val="000000"/>
                      <w:szCs w:val="20"/>
                      <w:lang w:eastAsia="zh-CN"/>
                    </w:rPr>
                    <w:t>TOTAL (ex GST)</w:t>
                  </w:r>
                </w:p>
              </w:tc>
              <w:tc>
                <w:tcPr>
                  <w:tcW w:w="1360" w:type="dxa"/>
                  <w:tcBorders>
                    <w:top w:val="nil"/>
                    <w:left w:val="nil"/>
                    <w:bottom w:val="single" w:sz="4" w:space="0" w:color="auto"/>
                    <w:right w:val="single" w:sz="4" w:space="0" w:color="auto"/>
                  </w:tcBorders>
                  <w:shd w:val="clear" w:color="000000" w:fill="AEAAAA"/>
                  <w:noWrap/>
                  <w:vAlign w:val="center"/>
                  <w:hideMark/>
                </w:tcPr>
                <w:p w14:paraId="30F01C57" w14:textId="5D9C769B" w:rsidR="00F8004A" w:rsidRPr="007C2D68" w:rsidRDefault="00F8004A" w:rsidP="00F8004A">
                  <w:pPr>
                    <w:spacing w:before="0" w:after="0"/>
                    <w:jc w:val="right"/>
                    <w:rPr>
                      <w:rFonts w:eastAsia="Times New Roman" w:cs="Arial"/>
                      <w:b/>
                      <w:bCs/>
                      <w:color w:val="000000"/>
                      <w:szCs w:val="20"/>
                      <w:lang w:eastAsia="zh-CN"/>
                    </w:rPr>
                  </w:pPr>
                  <w:r w:rsidRPr="007C2D68">
                    <w:rPr>
                      <w:rFonts w:eastAsia="Times New Roman" w:cs="Arial"/>
                      <w:b/>
                      <w:bCs/>
                      <w:color w:val="000000"/>
                      <w:szCs w:val="20"/>
                      <w:lang w:eastAsia="zh-CN"/>
                    </w:rPr>
                    <w:t xml:space="preserve">     1,0</w:t>
                  </w:r>
                  <w:r w:rsidR="00A83460" w:rsidRPr="007C2D68">
                    <w:rPr>
                      <w:rFonts w:eastAsia="Times New Roman" w:cs="Arial"/>
                      <w:b/>
                      <w:bCs/>
                      <w:color w:val="000000"/>
                      <w:szCs w:val="20"/>
                      <w:lang w:eastAsia="zh-CN"/>
                    </w:rPr>
                    <w:t>1</w:t>
                  </w:r>
                  <w:r w:rsidR="00AA7E07">
                    <w:rPr>
                      <w:rFonts w:eastAsia="Times New Roman" w:cs="Arial"/>
                      <w:b/>
                      <w:bCs/>
                      <w:color w:val="000000"/>
                      <w:szCs w:val="20"/>
                      <w:lang w:eastAsia="zh-CN"/>
                    </w:rPr>
                    <w:t>7</w:t>
                  </w:r>
                  <w:r w:rsidRPr="007C2D68">
                    <w:rPr>
                      <w:rFonts w:eastAsia="Times New Roman" w:cs="Arial"/>
                      <w:b/>
                      <w:bCs/>
                      <w:color w:val="000000"/>
                      <w:szCs w:val="20"/>
                      <w:lang w:eastAsia="zh-CN"/>
                    </w:rPr>
                    <w:t xml:space="preserve">,000 </w:t>
                  </w:r>
                </w:p>
              </w:tc>
            </w:tr>
          </w:tbl>
          <w:p w14:paraId="76E11F5D" w14:textId="501FD6EE" w:rsidR="00F8004A" w:rsidRPr="007C2D68" w:rsidRDefault="00F8004A" w:rsidP="004717D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szCs w:val="20"/>
              </w:rPr>
            </w:pPr>
          </w:p>
        </w:tc>
      </w:tr>
    </w:tbl>
    <w:p w14:paraId="1584463D" w14:textId="7284890B" w:rsidR="00B46B9D" w:rsidRPr="007C2D68" w:rsidRDefault="00994073" w:rsidP="00B46B9D">
      <w:r w:rsidRPr="007C2D68">
        <w:br w:type="page"/>
      </w:r>
    </w:p>
    <w:tbl>
      <w:tblPr>
        <w:tblW w:w="5000" w:type="pct"/>
        <w:tblBorders>
          <w:top w:val="nil"/>
          <w:left w:val="nil"/>
          <w:right w:val="nil"/>
        </w:tblBorders>
        <w:tblLayout w:type="fixed"/>
        <w:tblLook w:val="0000" w:firstRow="0" w:lastRow="0" w:firstColumn="0" w:lastColumn="0" w:noHBand="0" w:noVBand="0"/>
      </w:tblPr>
      <w:tblGrid>
        <w:gridCol w:w="1369"/>
        <w:gridCol w:w="2165"/>
        <w:gridCol w:w="4613"/>
        <w:gridCol w:w="2300"/>
      </w:tblGrid>
      <w:tr w:rsidR="00B9004A" w:rsidRPr="007C2D68" w14:paraId="7AC5DF00" w14:textId="421A9F5C" w:rsidTr="00B9004A">
        <w:trPr>
          <w:trHeight w:val="397"/>
          <w:tblHeader/>
        </w:trPr>
        <w:tc>
          <w:tcPr>
            <w:tcW w:w="5000" w:type="pct"/>
            <w:gridSpan w:val="4"/>
            <w:tcBorders>
              <w:top w:val="single" w:sz="8" w:space="0" w:color="auto"/>
              <w:left w:val="single" w:sz="8" w:space="0" w:color="auto"/>
              <w:bottom w:val="single" w:sz="8" w:space="0" w:color="auto"/>
              <w:right w:val="single" w:sz="8" w:space="0" w:color="auto"/>
            </w:tcBorders>
            <w:shd w:val="clear" w:color="auto" w:fill="B0B3B2"/>
            <w:tcMar>
              <w:top w:w="100" w:type="nil"/>
              <w:left w:w="100" w:type="nil"/>
              <w:bottom w:w="100" w:type="nil"/>
              <w:right w:w="100" w:type="nil"/>
            </w:tcMar>
            <w:vAlign w:val="center"/>
          </w:tcPr>
          <w:p w14:paraId="12607241" w14:textId="2ED536FE" w:rsidR="00B9004A" w:rsidRPr="007C2D68" w:rsidRDefault="00994073" w:rsidP="005656BA">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b/>
                <w:szCs w:val="20"/>
              </w:rPr>
            </w:pPr>
            <w:r w:rsidRPr="007C2D68">
              <w:rPr>
                <w:rFonts w:cs="Microsoft Sans Serif"/>
                <w:b/>
                <w:szCs w:val="20"/>
              </w:rPr>
              <w:lastRenderedPageBreak/>
              <w:t>9</w:t>
            </w:r>
            <w:r w:rsidR="00B9004A" w:rsidRPr="007C2D68">
              <w:rPr>
                <w:rFonts w:cs="Microsoft Sans Serif"/>
                <w:b/>
                <w:szCs w:val="20"/>
              </w:rPr>
              <w:t>. Project Payment Milestones</w:t>
            </w:r>
          </w:p>
        </w:tc>
      </w:tr>
      <w:tr w:rsidR="00B9004A" w:rsidRPr="007C2D68" w14:paraId="34CA556F" w14:textId="190BD552" w:rsidTr="003841B1">
        <w:trPr>
          <w:trHeight w:val="397"/>
          <w:tblHeader/>
        </w:trPr>
        <w:tc>
          <w:tcPr>
            <w:tcW w:w="655" w:type="pct"/>
            <w:tcBorders>
              <w:top w:val="single" w:sz="8" w:space="0" w:color="auto"/>
              <w:left w:val="single" w:sz="8" w:space="0" w:color="auto"/>
              <w:bottom w:val="single" w:sz="8" w:space="0" w:color="auto"/>
              <w:right w:val="single" w:sz="8" w:space="0" w:color="auto"/>
            </w:tcBorders>
            <w:shd w:val="clear" w:color="auto" w:fill="auto"/>
            <w:tcMar>
              <w:top w:w="100" w:type="nil"/>
              <w:left w:w="100" w:type="nil"/>
              <w:bottom w:w="100" w:type="nil"/>
              <w:right w:w="100" w:type="nil"/>
            </w:tcMar>
            <w:vAlign w:val="center"/>
          </w:tcPr>
          <w:p w14:paraId="24700E02" w14:textId="5DA169CF" w:rsidR="00B9004A" w:rsidRPr="007C2D68" w:rsidRDefault="00B9004A" w:rsidP="00B774F4">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b/>
                <w:szCs w:val="20"/>
              </w:rPr>
            </w:pPr>
            <w:r w:rsidRPr="007C2D68">
              <w:rPr>
                <w:rFonts w:cs="Microsoft Sans Serif"/>
                <w:b/>
                <w:szCs w:val="20"/>
              </w:rPr>
              <w:t>Milestone Number</w:t>
            </w:r>
          </w:p>
        </w:tc>
        <w:tc>
          <w:tcPr>
            <w:tcW w:w="1036" w:type="pct"/>
            <w:tcBorders>
              <w:top w:val="single" w:sz="8" w:space="0" w:color="auto"/>
              <w:left w:val="single" w:sz="8" w:space="0" w:color="auto"/>
              <w:bottom w:val="single" w:sz="8" w:space="0" w:color="auto"/>
              <w:right w:val="single" w:sz="8" w:space="0" w:color="auto"/>
            </w:tcBorders>
            <w:shd w:val="clear" w:color="auto" w:fill="auto"/>
            <w:vAlign w:val="center"/>
          </w:tcPr>
          <w:p w14:paraId="79D635D2" w14:textId="1EFD7C6D" w:rsidR="00B9004A" w:rsidRPr="007C2D68" w:rsidRDefault="00B9004A" w:rsidP="00B774F4">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b/>
                <w:szCs w:val="20"/>
              </w:rPr>
            </w:pPr>
            <w:r w:rsidRPr="007C2D68">
              <w:rPr>
                <w:rFonts w:cs="Microsoft Sans Serif"/>
                <w:b/>
                <w:szCs w:val="20"/>
              </w:rPr>
              <w:t>Due date</w:t>
            </w:r>
          </w:p>
        </w:tc>
        <w:tc>
          <w:tcPr>
            <w:tcW w:w="2208" w:type="pct"/>
            <w:tcBorders>
              <w:top w:val="single" w:sz="8" w:space="0" w:color="auto"/>
              <w:left w:val="single" w:sz="8" w:space="0" w:color="auto"/>
              <w:bottom w:val="single" w:sz="8" w:space="0" w:color="auto"/>
              <w:right w:val="single" w:sz="8" w:space="0" w:color="auto"/>
            </w:tcBorders>
            <w:shd w:val="clear" w:color="auto" w:fill="auto"/>
            <w:vAlign w:val="center"/>
          </w:tcPr>
          <w:p w14:paraId="01299F21" w14:textId="6ABA43C7" w:rsidR="00B9004A" w:rsidRPr="007C2D68" w:rsidRDefault="00B9004A" w:rsidP="00B774F4">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b/>
                <w:szCs w:val="20"/>
              </w:rPr>
            </w:pPr>
            <w:r w:rsidRPr="007C2D68">
              <w:rPr>
                <w:rFonts w:cs="Microsoft Sans Serif"/>
                <w:b/>
                <w:szCs w:val="20"/>
              </w:rPr>
              <w:t>Milestone Description</w:t>
            </w:r>
          </w:p>
        </w:tc>
        <w:tc>
          <w:tcPr>
            <w:tcW w:w="1101" w:type="pct"/>
            <w:tcBorders>
              <w:top w:val="single" w:sz="8" w:space="0" w:color="auto"/>
              <w:left w:val="single" w:sz="8" w:space="0" w:color="auto"/>
              <w:bottom w:val="single" w:sz="8" w:space="0" w:color="auto"/>
              <w:right w:val="single" w:sz="8" w:space="0" w:color="auto"/>
            </w:tcBorders>
            <w:vAlign w:val="center"/>
          </w:tcPr>
          <w:p w14:paraId="76037CFC" w14:textId="7310EA82" w:rsidR="00B9004A" w:rsidRPr="007C2D68" w:rsidRDefault="00B9004A" w:rsidP="005656BA">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b/>
                <w:szCs w:val="20"/>
              </w:rPr>
            </w:pPr>
            <w:r w:rsidRPr="007C2D68">
              <w:rPr>
                <w:rFonts w:cs="Microsoft Sans Serif"/>
                <w:b/>
                <w:szCs w:val="20"/>
              </w:rPr>
              <w:t>Milestone Payment Amount</w:t>
            </w:r>
          </w:p>
        </w:tc>
      </w:tr>
      <w:tr w:rsidR="003841B1" w:rsidRPr="007C2D68" w14:paraId="13311939" w14:textId="7EDEB359" w:rsidTr="003841B1">
        <w:trPr>
          <w:trHeight w:val="397"/>
          <w:tblHeader/>
        </w:trPr>
        <w:tc>
          <w:tcPr>
            <w:tcW w:w="655" w:type="pct"/>
            <w:tcBorders>
              <w:top w:val="single" w:sz="8" w:space="0" w:color="auto"/>
              <w:left w:val="single" w:sz="8" w:space="0" w:color="auto"/>
              <w:bottom w:val="single" w:sz="8" w:space="0" w:color="auto"/>
              <w:right w:val="single" w:sz="8" w:space="0" w:color="auto"/>
            </w:tcBorders>
            <w:shd w:val="clear" w:color="auto" w:fill="auto"/>
            <w:tcMar>
              <w:top w:w="100" w:type="nil"/>
              <w:left w:w="100" w:type="nil"/>
              <w:bottom w:w="100" w:type="nil"/>
              <w:right w:w="100" w:type="nil"/>
            </w:tcMar>
          </w:tcPr>
          <w:p w14:paraId="68AE60DD" w14:textId="64E15AAE" w:rsidR="003841B1" w:rsidRPr="007C2D68" w:rsidRDefault="003841B1" w:rsidP="003841B1">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szCs w:val="20"/>
              </w:rPr>
            </w:pPr>
            <w:r w:rsidRPr="000D091E">
              <w:t>M01</w:t>
            </w:r>
          </w:p>
        </w:tc>
        <w:tc>
          <w:tcPr>
            <w:tcW w:w="1036" w:type="pct"/>
            <w:tcBorders>
              <w:top w:val="single" w:sz="8" w:space="0" w:color="auto"/>
              <w:left w:val="single" w:sz="8" w:space="0" w:color="auto"/>
              <w:bottom w:val="single" w:sz="8" w:space="0" w:color="auto"/>
              <w:right w:val="single" w:sz="8" w:space="0" w:color="auto"/>
            </w:tcBorders>
            <w:shd w:val="clear" w:color="auto" w:fill="auto"/>
            <w:vAlign w:val="center"/>
          </w:tcPr>
          <w:p w14:paraId="04C6FDAB" w14:textId="1F1857C8" w:rsidR="003841B1" w:rsidRPr="007C2D68" w:rsidRDefault="003841B1" w:rsidP="003841B1">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szCs w:val="20"/>
              </w:rPr>
            </w:pPr>
            <w:r w:rsidRPr="003841B1">
              <w:rPr>
                <w:rFonts w:cs="Microsoft Sans Serif"/>
                <w:szCs w:val="20"/>
              </w:rPr>
              <w:t>Date of agreement last executed by a Party (EDC)</w:t>
            </w:r>
          </w:p>
        </w:tc>
        <w:tc>
          <w:tcPr>
            <w:tcW w:w="2208" w:type="pct"/>
            <w:tcBorders>
              <w:top w:val="single" w:sz="8" w:space="0" w:color="auto"/>
              <w:left w:val="single" w:sz="8" w:space="0" w:color="auto"/>
              <w:bottom w:val="single" w:sz="8" w:space="0" w:color="auto"/>
              <w:right w:val="single" w:sz="8" w:space="0" w:color="auto"/>
            </w:tcBorders>
            <w:shd w:val="clear" w:color="auto" w:fill="auto"/>
            <w:vAlign w:val="center"/>
          </w:tcPr>
          <w:p w14:paraId="60FE3481" w14:textId="5BE9ADF9" w:rsidR="003841B1" w:rsidRPr="007C2D68" w:rsidRDefault="003841B1" w:rsidP="003841B1">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szCs w:val="20"/>
              </w:rPr>
            </w:pPr>
            <w:r w:rsidRPr="003841B1">
              <w:rPr>
                <w:rFonts w:cs="Microsoft Sans Serif"/>
                <w:szCs w:val="20"/>
              </w:rPr>
              <w:t>Project Agreement signed by all Parties</w:t>
            </w:r>
          </w:p>
        </w:tc>
        <w:tc>
          <w:tcPr>
            <w:tcW w:w="1101" w:type="pct"/>
            <w:tcBorders>
              <w:top w:val="single" w:sz="8" w:space="0" w:color="auto"/>
              <w:left w:val="single" w:sz="8" w:space="0" w:color="auto"/>
              <w:bottom w:val="single" w:sz="8" w:space="0" w:color="auto"/>
              <w:right w:val="single" w:sz="8" w:space="0" w:color="auto"/>
            </w:tcBorders>
          </w:tcPr>
          <w:p w14:paraId="40935B70" w14:textId="69748F11" w:rsidR="003841B1" w:rsidRPr="007C2D68" w:rsidRDefault="0058179E" w:rsidP="003841B1">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szCs w:val="20"/>
              </w:rPr>
            </w:pPr>
            <w:r>
              <w:rPr>
                <w:rFonts w:cs="Microsoft Sans Serif"/>
                <w:szCs w:val="20"/>
              </w:rPr>
              <w:t>$45,000</w:t>
            </w:r>
          </w:p>
        </w:tc>
      </w:tr>
      <w:tr w:rsidR="003841B1" w:rsidRPr="007C2D68" w14:paraId="62120B2D" w14:textId="7027A623" w:rsidTr="005406D9">
        <w:trPr>
          <w:trHeight w:val="397"/>
          <w:tblHeader/>
        </w:trPr>
        <w:tc>
          <w:tcPr>
            <w:tcW w:w="655" w:type="pct"/>
            <w:tcBorders>
              <w:top w:val="single" w:sz="8" w:space="0" w:color="auto"/>
              <w:left w:val="single" w:sz="8" w:space="0" w:color="auto"/>
              <w:bottom w:val="single" w:sz="8" w:space="0" w:color="auto"/>
              <w:right w:val="single" w:sz="8" w:space="0" w:color="auto"/>
            </w:tcBorders>
            <w:shd w:val="clear" w:color="auto" w:fill="auto"/>
            <w:tcMar>
              <w:top w:w="100" w:type="nil"/>
              <w:left w:w="100" w:type="nil"/>
              <w:bottom w:w="100" w:type="nil"/>
              <w:right w:w="100" w:type="nil"/>
            </w:tcMar>
          </w:tcPr>
          <w:p w14:paraId="0AD0BE70" w14:textId="3460AC8A" w:rsidR="003841B1" w:rsidRPr="007C2D68" w:rsidRDefault="003841B1" w:rsidP="003841B1">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szCs w:val="20"/>
              </w:rPr>
            </w:pPr>
            <w:r w:rsidRPr="000D091E">
              <w:t>M02</w:t>
            </w:r>
          </w:p>
        </w:tc>
        <w:tc>
          <w:tcPr>
            <w:tcW w:w="1036" w:type="pct"/>
            <w:tcBorders>
              <w:top w:val="single" w:sz="8" w:space="0" w:color="auto"/>
              <w:left w:val="single" w:sz="8" w:space="0" w:color="auto"/>
              <w:bottom w:val="single" w:sz="8" w:space="0" w:color="auto"/>
              <w:right w:val="single" w:sz="8" w:space="0" w:color="auto"/>
            </w:tcBorders>
            <w:shd w:val="clear" w:color="auto" w:fill="auto"/>
          </w:tcPr>
          <w:p w14:paraId="05267D26" w14:textId="5A9ED723" w:rsidR="003841B1" w:rsidRPr="007C2D68" w:rsidRDefault="003841B1" w:rsidP="003841B1">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szCs w:val="20"/>
              </w:rPr>
            </w:pPr>
            <w:r w:rsidRPr="00D60CAF">
              <w:t>EDC + 03 months</w:t>
            </w:r>
          </w:p>
        </w:tc>
        <w:tc>
          <w:tcPr>
            <w:tcW w:w="2208" w:type="pct"/>
            <w:tcBorders>
              <w:top w:val="single" w:sz="8" w:space="0" w:color="auto"/>
              <w:left w:val="single" w:sz="8" w:space="0" w:color="auto"/>
              <w:bottom w:val="single" w:sz="8" w:space="0" w:color="auto"/>
              <w:right w:val="single" w:sz="8" w:space="0" w:color="auto"/>
            </w:tcBorders>
            <w:shd w:val="clear" w:color="auto" w:fill="auto"/>
          </w:tcPr>
          <w:p w14:paraId="309BBF99" w14:textId="6643E862" w:rsidR="003841B1" w:rsidRPr="007C2D68" w:rsidRDefault="003841B1" w:rsidP="003841B1">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szCs w:val="20"/>
              </w:rPr>
            </w:pPr>
            <w:r w:rsidRPr="00094A01">
              <w:t>Delivery of work-in-progress report 01</w:t>
            </w:r>
          </w:p>
        </w:tc>
        <w:tc>
          <w:tcPr>
            <w:tcW w:w="1101" w:type="pct"/>
            <w:tcBorders>
              <w:top w:val="single" w:sz="8" w:space="0" w:color="auto"/>
              <w:left w:val="single" w:sz="8" w:space="0" w:color="auto"/>
              <w:bottom w:val="single" w:sz="8" w:space="0" w:color="auto"/>
              <w:right w:val="single" w:sz="8" w:space="0" w:color="auto"/>
            </w:tcBorders>
          </w:tcPr>
          <w:p w14:paraId="3C1D6D5F" w14:textId="57615586" w:rsidR="003841B1" w:rsidRPr="007C2D68" w:rsidRDefault="003841B1" w:rsidP="003841B1">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szCs w:val="20"/>
              </w:rPr>
            </w:pPr>
            <w:r>
              <w:rPr>
                <w:rFonts w:cs="Microsoft Sans Serif"/>
                <w:szCs w:val="20"/>
              </w:rPr>
              <w:t>$100,000</w:t>
            </w:r>
          </w:p>
        </w:tc>
      </w:tr>
      <w:tr w:rsidR="003841B1" w:rsidRPr="007C2D68" w14:paraId="51AD81CF" w14:textId="4FF9BBA3" w:rsidTr="005406D9">
        <w:trPr>
          <w:trHeight w:val="397"/>
          <w:tblHeader/>
        </w:trPr>
        <w:tc>
          <w:tcPr>
            <w:tcW w:w="655" w:type="pct"/>
            <w:tcBorders>
              <w:top w:val="single" w:sz="8" w:space="0" w:color="auto"/>
              <w:left w:val="single" w:sz="8" w:space="0" w:color="auto"/>
              <w:bottom w:val="single" w:sz="8" w:space="0" w:color="auto"/>
              <w:right w:val="single" w:sz="8" w:space="0" w:color="auto"/>
            </w:tcBorders>
            <w:shd w:val="clear" w:color="auto" w:fill="auto"/>
            <w:tcMar>
              <w:top w:w="100" w:type="nil"/>
              <w:left w:w="100" w:type="nil"/>
              <w:bottom w:w="100" w:type="nil"/>
              <w:right w:w="100" w:type="nil"/>
            </w:tcMar>
          </w:tcPr>
          <w:p w14:paraId="2582A678" w14:textId="7BC7F01D" w:rsidR="003841B1" w:rsidRPr="007C2D68" w:rsidRDefault="003841B1" w:rsidP="003841B1">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szCs w:val="20"/>
              </w:rPr>
            </w:pPr>
            <w:r w:rsidRPr="000D091E">
              <w:t>M03</w:t>
            </w:r>
          </w:p>
        </w:tc>
        <w:tc>
          <w:tcPr>
            <w:tcW w:w="1036" w:type="pct"/>
            <w:tcBorders>
              <w:top w:val="single" w:sz="8" w:space="0" w:color="auto"/>
              <w:left w:val="single" w:sz="8" w:space="0" w:color="auto"/>
              <w:bottom w:val="single" w:sz="8" w:space="0" w:color="auto"/>
              <w:right w:val="single" w:sz="8" w:space="0" w:color="auto"/>
            </w:tcBorders>
            <w:shd w:val="clear" w:color="auto" w:fill="auto"/>
          </w:tcPr>
          <w:p w14:paraId="20390C48" w14:textId="1AB044DD" w:rsidR="003841B1" w:rsidRPr="007C2D68" w:rsidRDefault="003841B1" w:rsidP="003841B1">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szCs w:val="20"/>
              </w:rPr>
            </w:pPr>
            <w:r w:rsidRPr="00D60CAF">
              <w:t>EDC + 06 months</w:t>
            </w:r>
          </w:p>
        </w:tc>
        <w:tc>
          <w:tcPr>
            <w:tcW w:w="2208" w:type="pct"/>
            <w:tcBorders>
              <w:top w:val="single" w:sz="8" w:space="0" w:color="auto"/>
              <w:left w:val="single" w:sz="8" w:space="0" w:color="auto"/>
              <w:bottom w:val="single" w:sz="8" w:space="0" w:color="auto"/>
              <w:right w:val="single" w:sz="8" w:space="0" w:color="auto"/>
            </w:tcBorders>
            <w:shd w:val="clear" w:color="auto" w:fill="auto"/>
          </w:tcPr>
          <w:p w14:paraId="4798F2F5" w14:textId="5636EC00" w:rsidR="003841B1" w:rsidRPr="007C2D68" w:rsidRDefault="003841B1" w:rsidP="003841B1">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szCs w:val="20"/>
              </w:rPr>
            </w:pPr>
            <w:r w:rsidRPr="00094A01">
              <w:t>Delivery of work-in-progress report 02</w:t>
            </w:r>
          </w:p>
        </w:tc>
        <w:tc>
          <w:tcPr>
            <w:tcW w:w="1101" w:type="pct"/>
            <w:tcBorders>
              <w:top w:val="single" w:sz="8" w:space="0" w:color="auto"/>
              <w:left w:val="single" w:sz="8" w:space="0" w:color="auto"/>
              <w:bottom w:val="single" w:sz="8" w:space="0" w:color="auto"/>
              <w:right w:val="single" w:sz="8" w:space="0" w:color="auto"/>
            </w:tcBorders>
          </w:tcPr>
          <w:p w14:paraId="3AA04C29" w14:textId="23884230" w:rsidR="003841B1" w:rsidRPr="007C2D68" w:rsidRDefault="003841B1" w:rsidP="003841B1">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szCs w:val="20"/>
              </w:rPr>
            </w:pPr>
            <w:r>
              <w:rPr>
                <w:rFonts w:cs="Microsoft Sans Serif"/>
                <w:szCs w:val="20"/>
              </w:rPr>
              <w:t>$100,000</w:t>
            </w:r>
          </w:p>
        </w:tc>
      </w:tr>
      <w:tr w:rsidR="003841B1" w:rsidRPr="007C2D68" w14:paraId="69D81246" w14:textId="3296829C" w:rsidTr="005406D9">
        <w:trPr>
          <w:trHeight w:val="397"/>
          <w:tblHeader/>
        </w:trPr>
        <w:tc>
          <w:tcPr>
            <w:tcW w:w="655" w:type="pct"/>
            <w:tcBorders>
              <w:top w:val="single" w:sz="8" w:space="0" w:color="auto"/>
              <w:left w:val="single" w:sz="8" w:space="0" w:color="auto"/>
              <w:bottom w:val="single" w:sz="8" w:space="0" w:color="auto"/>
              <w:right w:val="single" w:sz="8" w:space="0" w:color="auto"/>
            </w:tcBorders>
            <w:shd w:val="clear" w:color="auto" w:fill="auto"/>
            <w:tcMar>
              <w:top w:w="100" w:type="nil"/>
              <w:left w:w="100" w:type="nil"/>
              <w:bottom w:w="100" w:type="nil"/>
              <w:right w:w="100" w:type="nil"/>
            </w:tcMar>
          </w:tcPr>
          <w:p w14:paraId="4210067B" w14:textId="40537B67" w:rsidR="003841B1" w:rsidRPr="007C2D68" w:rsidRDefault="003841B1" w:rsidP="003841B1">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szCs w:val="20"/>
              </w:rPr>
            </w:pPr>
            <w:r w:rsidRPr="000D091E">
              <w:t>M04</w:t>
            </w:r>
          </w:p>
        </w:tc>
        <w:tc>
          <w:tcPr>
            <w:tcW w:w="1036" w:type="pct"/>
            <w:tcBorders>
              <w:top w:val="single" w:sz="8" w:space="0" w:color="auto"/>
              <w:left w:val="single" w:sz="8" w:space="0" w:color="auto"/>
              <w:bottom w:val="single" w:sz="8" w:space="0" w:color="auto"/>
              <w:right w:val="single" w:sz="8" w:space="0" w:color="auto"/>
            </w:tcBorders>
            <w:shd w:val="clear" w:color="auto" w:fill="auto"/>
          </w:tcPr>
          <w:p w14:paraId="7BD58009" w14:textId="774EA261" w:rsidR="003841B1" w:rsidRPr="007C2D68" w:rsidRDefault="003841B1" w:rsidP="003841B1">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szCs w:val="20"/>
              </w:rPr>
            </w:pPr>
            <w:r w:rsidRPr="00D60CAF">
              <w:t>EDC + 09 months</w:t>
            </w:r>
          </w:p>
        </w:tc>
        <w:tc>
          <w:tcPr>
            <w:tcW w:w="2208" w:type="pct"/>
            <w:tcBorders>
              <w:top w:val="single" w:sz="8" w:space="0" w:color="auto"/>
              <w:left w:val="single" w:sz="8" w:space="0" w:color="auto"/>
              <w:bottom w:val="single" w:sz="8" w:space="0" w:color="auto"/>
              <w:right w:val="single" w:sz="8" w:space="0" w:color="auto"/>
            </w:tcBorders>
            <w:shd w:val="clear" w:color="auto" w:fill="auto"/>
          </w:tcPr>
          <w:p w14:paraId="489DD3ED" w14:textId="1408AFD8" w:rsidR="003841B1" w:rsidRPr="007C2D68" w:rsidRDefault="003841B1" w:rsidP="003841B1">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szCs w:val="20"/>
              </w:rPr>
            </w:pPr>
            <w:r w:rsidRPr="00094A01">
              <w:t>Delivery of work-in-progress report 03</w:t>
            </w:r>
          </w:p>
        </w:tc>
        <w:tc>
          <w:tcPr>
            <w:tcW w:w="1101" w:type="pct"/>
            <w:tcBorders>
              <w:top w:val="single" w:sz="8" w:space="0" w:color="auto"/>
              <w:left w:val="single" w:sz="8" w:space="0" w:color="auto"/>
              <w:bottom w:val="single" w:sz="8" w:space="0" w:color="auto"/>
              <w:right w:val="single" w:sz="8" w:space="0" w:color="auto"/>
            </w:tcBorders>
          </w:tcPr>
          <w:p w14:paraId="531D599C" w14:textId="3D5FE37C" w:rsidR="003841B1" w:rsidRPr="007C2D68" w:rsidRDefault="003841B1" w:rsidP="003841B1">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szCs w:val="20"/>
              </w:rPr>
            </w:pPr>
            <w:r>
              <w:rPr>
                <w:rFonts w:cs="Microsoft Sans Serif"/>
                <w:szCs w:val="20"/>
              </w:rPr>
              <w:t>$100,000</w:t>
            </w:r>
          </w:p>
        </w:tc>
      </w:tr>
      <w:tr w:rsidR="003841B1" w:rsidRPr="007C2D68" w14:paraId="68322E13" w14:textId="77777777" w:rsidTr="005406D9">
        <w:trPr>
          <w:trHeight w:val="397"/>
          <w:tblHeader/>
        </w:trPr>
        <w:tc>
          <w:tcPr>
            <w:tcW w:w="655" w:type="pct"/>
            <w:tcBorders>
              <w:top w:val="single" w:sz="8" w:space="0" w:color="auto"/>
              <w:left w:val="single" w:sz="8" w:space="0" w:color="auto"/>
              <w:bottom w:val="single" w:sz="8" w:space="0" w:color="auto"/>
              <w:right w:val="single" w:sz="8" w:space="0" w:color="auto"/>
            </w:tcBorders>
            <w:shd w:val="clear" w:color="auto" w:fill="auto"/>
            <w:tcMar>
              <w:top w:w="100" w:type="nil"/>
              <w:left w:w="100" w:type="nil"/>
              <w:bottom w:w="100" w:type="nil"/>
              <w:right w:w="100" w:type="nil"/>
            </w:tcMar>
          </w:tcPr>
          <w:p w14:paraId="7734116C" w14:textId="5DB1E36D" w:rsidR="003841B1" w:rsidRPr="007C2D68" w:rsidRDefault="003841B1" w:rsidP="003841B1">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szCs w:val="20"/>
              </w:rPr>
            </w:pPr>
            <w:r w:rsidRPr="000D091E">
              <w:t>M05</w:t>
            </w:r>
          </w:p>
        </w:tc>
        <w:tc>
          <w:tcPr>
            <w:tcW w:w="1036" w:type="pct"/>
            <w:tcBorders>
              <w:top w:val="single" w:sz="8" w:space="0" w:color="auto"/>
              <w:left w:val="single" w:sz="8" w:space="0" w:color="auto"/>
              <w:bottom w:val="single" w:sz="8" w:space="0" w:color="auto"/>
              <w:right w:val="single" w:sz="8" w:space="0" w:color="auto"/>
            </w:tcBorders>
            <w:shd w:val="clear" w:color="auto" w:fill="auto"/>
          </w:tcPr>
          <w:p w14:paraId="238D42AA" w14:textId="1EB86A1D" w:rsidR="003841B1" w:rsidRPr="007C2D68" w:rsidRDefault="003841B1" w:rsidP="003841B1">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szCs w:val="20"/>
              </w:rPr>
            </w:pPr>
            <w:r w:rsidRPr="00D60CAF">
              <w:t>EDC + 12 months</w:t>
            </w:r>
          </w:p>
        </w:tc>
        <w:tc>
          <w:tcPr>
            <w:tcW w:w="2208" w:type="pct"/>
            <w:tcBorders>
              <w:top w:val="single" w:sz="8" w:space="0" w:color="auto"/>
              <w:left w:val="single" w:sz="8" w:space="0" w:color="auto"/>
              <w:bottom w:val="single" w:sz="8" w:space="0" w:color="auto"/>
              <w:right w:val="single" w:sz="8" w:space="0" w:color="auto"/>
            </w:tcBorders>
            <w:shd w:val="clear" w:color="auto" w:fill="auto"/>
          </w:tcPr>
          <w:p w14:paraId="7D4332EB" w14:textId="2C4E9DE7" w:rsidR="003841B1" w:rsidRPr="007C2D68" w:rsidRDefault="003841B1" w:rsidP="003841B1">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szCs w:val="20"/>
              </w:rPr>
            </w:pPr>
            <w:r w:rsidRPr="00094A01">
              <w:t>Delivery of work-in-progress report 04</w:t>
            </w:r>
          </w:p>
        </w:tc>
        <w:tc>
          <w:tcPr>
            <w:tcW w:w="1101" w:type="pct"/>
            <w:tcBorders>
              <w:top w:val="single" w:sz="8" w:space="0" w:color="auto"/>
              <w:left w:val="single" w:sz="8" w:space="0" w:color="auto"/>
              <w:bottom w:val="single" w:sz="8" w:space="0" w:color="auto"/>
              <w:right w:val="single" w:sz="8" w:space="0" w:color="auto"/>
            </w:tcBorders>
          </w:tcPr>
          <w:p w14:paraId="1605664C" w14:textId="22A6E0CB" w:rsidR="003841B1" w:rsidRPr="007C2D68" w:rsidRDefault="003841B1" w:rsidP="003841B1">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szCs w:val="20"/>
              </w:rPr>
            </w:pPr>
            <w:r>
              <w:rPr>
                <w:rFonts w:cs="Microsoft Sans Serif"/>
                <w:szCs w:val="20"/>
              </w:rPr>
              <w:t>$100,000</w:t>
            </w:r>
          </w:p>
        </w:tc>
      </w:tr>
      <w:tr w:rsidR="003841B1" w:rsidRPr="007C2D68" w14:paraId="61E7CF25" w14:textId="77777777" w:rsidTr="005406D9">
        <w:trPr>
          <w:trHeight w:val="397"/>
          <w:tblHeader/>
        </w:trPr>
        <w:tc>
          <w:tcPr>
            <w:tcW w:w="655" w:type="pct"/>
            <w:tcBorders>
              <w:top w:val="single" w:sz="8" w:space="0" w:color="auto"/>
              <w:left w:val="single" w:sz="8" w:space="0" w:color="auto"/>
              <w:bottom w:val="single" w:sz="8" w:space="0" w:color="auto"/>
              <w:right w:val="single" w:sz="8" w:space="0" w:color="auto"/>
            </w:tcBorders>
            <w:shd w:val="clear" w:color="auto" w:fill="auto"/>
            <w:tcMar>
              <w:top w:w="100" w:type="nil"/>
              <w:left w:w="100" w:type="nil"/>
              <w:bottom w:w="100" w:type="nil"/>
              <w:right w:w="100" w:type="nil"/>
            </w:tcMar>
          </w:tcPr>
          <w:p w14:paraId="681E7F25" w14:textId="0C6EB19B" w:rsidR="003841B1" w:rsidRPr="007C2D68" w:rsidRDefault="003841B1" w:rsidP="003841B1">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szCs w:val="20"/>
              </w:rPr>
            </w:pPr>
            <w:r w:rsidRPr="000D091E">
              <w:t>M06</w:t>
            </w:r>
          </w:p>
        </w:tc>
        <w:tc>
          <w:tcPr>
            <w:tcW w:w="1036" w:type="pct"/>
            <w:tcBorders>
              <w:top w:val="single" w:sz="8" w:space="0" w:color="auto"/>
              <w:left w:val="single" w:sz="8" w:space="0" w:color="auto"/>
              <w:bottom w:val="single" w:sz="8" w:space="0" w:color="auto"/>
              <w:right w:val="single" w:sz="8" w:space="0" w:color="auto"/>
            </w:tcBorders>
            <w:shd w:val="clear" w:color="auto" w:fill="auto"/>
          </w:tcPr>
          <w:p w14:paraId="75008C06" w14:textId="23CB8C37" w:rsidR="003841B1" w:rsidRPr="007C2D68" w:rsidRDefault="003841B1" w:rsidP="003841B1">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szCs w:val="20"/>
              </w:rPr>
            </w:pPr>
            <w:r w:rsidRPr="00D60CAF">
              <w:t>EDC + 15 months</w:t>
            </w:r>
          </w:p>
        </w:tc>
        <w:tc>
          <w:tcPr>
            <w:tcW w:w="2208" w:type="pct"/>
            <w:tcBorders>
              <w:top w:val="single" w:sz="8" w:space="0" w:color="auto"/>
              <w:left w:val="single" w:sz="8" w:space="0" w:color="auto"/>
              <w:bottom w:val="single" w:sz="8" w:space="0" w:color="auto"/>
              <w:right w:val="single" w:sz="8" w:space="0" w:color="auto"/>
            </w:tcBorders>
            <w:shd w:val="clear" w:color="auto" w:fill="auto"/>
          </w:tcPr>
          <w:p w14:paraId="3108BD5D" w14:textId="5F0C75BE" w:rsidR="003841B1" w:rsidRPr="007C2D68" w:rsidRDefault="003841B1" w:rsidP="003841B1">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szCs w:val="20"/>
              </w:rPr>
            </w:pPr>
            <w:r w:rsidRPr="00094A01">
              <w:t>Delivery of work-in-progress report 05</w:t>
            </w:r>
          </w:p>
        </w:tc>
        <w:tc>
          <w:tcPr>
            <w:tcW w:w="1101" w:type="pct"/>
            <w:tcBorders>
              <w:top w:val="single" w:sz="8" w:space="0" w:color="auto"/>
              <w:left w:val="single" w:sz="8" w:space="0" w:color="auto"/>
              <w:bottom w:val="single" w:sz="8" w:space="0" w:color="auto"/>
              <w:right w:val="single" w:sz="8" w:space="0" w:color="auto"/>
            </w:tcBorders>
          </w:tcPr>
          <w:p w14:paraId="375563F0" w14:textId="770A8FEE" w:rsidR="003841B1" w:rsidRPr="007C2D68" w:rsidRDefault="003841B1" w:rsidP="003841B1">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szCs w:val="20"/>
              </w:rPr>
            </w:pPr>
            <w:r>
              <w:rPr>
                <w:rFonts w:cs="Microsoft Sans Serif"/>
                <w:szCs w:val="20"/>
              </w:rPr>
              <w:t>$100,000</w:t>
            </w:r>
          </w:p>
        </w:tc>
      </w:tr>
      <w:tr w:rsidR="003841B1" w:rsidRPr="007C2D68" w14:paraId="518A1B99" w14:textId="77777777" w:rsidTr="005406D9">
        <w:trPr>
          <w:trHeight w:val="397"/>
          <w:tblHeader/>
        </w:trPr>
        <w:tc>
          <w:tcPr>
            <w:tcW w:w="655" w:type="pct"/>
            <w:tcBorders>
              <w:top w:val="single" w:sz="8" w:space="0" w:color="auto"/>
              <w:left w:val="single" w:sz="8" w:space="0" w:color="auto"/>
              <w:bottom w:val="single" w:sz="8" w:space="0" w:color="auto"/>
              <w:right w:val="single" w:sz="8" w:space="0" w:color="auto"/>
            </w:tcBorders>
            <w:shd w:val="clear" w:color="auto" w:fill="auto"/>
            <w:tcMar>
              <w:top w:w="100" w:type="nil"/>
              <w:left w:w="100" w:type="nil"/>
              <w:bottom w:w="100" w:type="nil"/>
              <w:right w:w="100" w:type="nil"/>
            </w:tcMar>
          </w:tcPr>
          <w:p w14:paraId="150299EF" w14:textId="0DA03518" w:rsidR="003841B1" w:rsidRPr="007C2D68" w:rsidRDefault="003841B1" w:rsidP="003841B1">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szCs w:val="20"/>
              </w:rPr>
            </w:pPr>
            <w:r w:rsidRPr="000D091E">
              <w:t>M07</w:t>
            </w:r>
          </w:p>
        </w:tc>
        <w:tc>
          <w:tcPr>
            <w:tcW w:w="1036" w:type="pct"/>
            <w:tcBorders>
              <w:top w:val="single" w:sz="8" w:space="0" w:color="auto"/>
              <w:left w:val="single" w:sz="8" w:space="0" w:color="auto"/>
              <w:bottom w:val="single" w:sz="8" w:space="0" w:color="auto"/>
              <w:right w:val="single" w:sz="8" w:space="0" w:color="auto"/>
            </w:tcBorders>
            <w:shd w:val="clear" w:color="auto" w:fill="auto"/>
          </w:tcPr>
          <w:p w14:paraId="1FD810FC" w14:textId="52CEDDDD" w:rsidR="003841B1" w:rsidRPr="007C2D68" w:rsidRDefault="003841B1" w:rsidP="003841B1">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szCs w:val="20"/>
              </w:rPr>
            </w:pPr>
            <w:r w:rsidRPr="00D60CAF">
              <w:t>EDC + 18 months</w:t>
            </w:r>
          </w:p>
        </w:tc>
        <w:tc>
          <w:tcPr>
            <w:tcW w:w="2208" w:type="pct"/>
            <w:tcBorders>
              <w:top w:val="single" w:sz="8" w:space="0" w:color="auto"/>
              <w:left w:val="single" w:sz="8" w:space="0" w:color="auto"/>
              <w:bottom w:val="single" w:sz="8" w:space="0" w:color="auto"/>
              <w:right w:val="single" w:sz="8" w:space="0" w:color="auto"/>
            </w:tcBorders>
            <w:shd w:val="clear" w:color="auto" w:fill="auto"/>
          </w:tcPr>
          <w:p w14:paraId="3F105F00" w14:textId="7C0DD728" w:rsidR="003841B1" w:rsidRPr="007C2D68" w:rsidRDefault="003841B1" w:rsidP="003841B1">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szCs w:val="20"/>
              </w:rPr>
            </w:pPr>
            <w:r w:rsidRPr="00094A01">
              <w:t>Delivery of work-in-progress report 06</w:t>
            </w:r>
          </w:p>
        </w:tc>
        <w:tc>
          <w:tcPr>
            <w:tcW w:w="1101" w:type="pct"/>
            <w:tcBorders>
              <w:top w:val="single" w:sz="8" w:space="0" w:color="auto"/>
              <w:left w:val="single" w:sz="8" w:space="0" w:color="auto"/>
              <w:bottom w:val="single" w:sz="8" w:space="0" w:color="auto"/>
              <w:right w:val="single" w:sz="8" w:space="0" w:color="auto"/>
            </w:tcBorders>
          </w:tcPr>
          <w:p w14:paraId="72195977" w14:textId="6B408289" w:rsidR="003841B1" w:rsidRPr="007C2D68" w:rsidRDefault="003841B1" w:rsidP="003841B1">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szCs w:val="20"/>
              </w:rPr>
            </w:pPr>
            <w:r>
              <w:rPr>
                <w:rFonts w:cs="Microsoft Sans Serif"/>
                <w:szCs w:val="20"/>
              </w:rPr>
              <w:t>$100,000</w:t>
            </w:r>
          </w:p>
        </w:tc>
      </w:tr>
      <w:tr w:rsidR="003841B1" w:rsidRPr="007C2D68" w14:paraId="5F69D9CF" w14:textId="77777777" w:rsidTr="005406D9">
        <w:trPr>
          <w:trHeight w:val="397"/>
          <w:tblHeader/>
        </w:trPr>
        <w:tc>
          <w:tcPr>
            <w:tcW w:w="655" w:type="pct"/>
            <w:tcBorders>
              <w:top w:val="single" w:sz="8" w:space="0" w:color="auto"/>
              <w:left w:val="single" w:sz="8" w:space="0" w:color="auto"/>
              <w:bottom w:val="single" w:sz="8" w:space="0" w:color="auto"/>
              <w:right w:val="single" w:sz="8" w:space="0" w:color="auto"/>
            </w:tcBorders>
            <w:shd w:val="clear" w:color="auto" w:fill="auto"/>
            <w:tcMar>
              <w:top w:w="100" w:type="nil"/>
              <w:left w:w="100" w:type="nil"/>
              <w:bottom w:w="100" w:type="nil"/>
              <w:right w:w="100" w:type="nil"/>
            </w:tcMar>
          </w:tcPr>
          <w:p w14:paraId="3A518FAE" w14:textId="56218C85" w:rsidR="003841B1" w:rsidRPr="007C2D68" w:rsidRDefault="003841B1" w:rsidP="003841B1">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szCs w:val="20"/>
              </w:rPr>
            </w:pPr>
            <w:r w:rsidRPr="000D091E">
              <w:t>M08</w:t>
            </w:r>
          </w:p>
        </w:tc>
        <w:tc>
          <w:tcPr>
            <w:tcW w:w="1036" w:type="pct"/>
            <w:tcBorders>
              <w:top w:val="single" w:sz="8" w:space="0" w:color="auto"/>
              <w:left w:val="single" w:sz="8" w:space="0" w:color="auto"/>
              <w:bottom w:val="single" w:sz="8" w:space="0" w:color="auto"/>
              <w:right w:val="single" w:sz="8" w:space="0" w:color="auto"/>
            </w:tcBorders>
            <w:shd w:val="clear" w:color="auto" w:fill="auto"/>
          </w:tcPr>
          <w:p w14:paraId="6601CA8B" w14:textId="652256DA" w:rsidR="003841B1" w:rsidRPr="007C2D68" w:rsidRDefault="003841B1" w:rsidP="003841B1">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szCs w:val="20"/>
              </w:rPr>
            </w:pPr>
            <w:r w:rsidRPr="00D60CAF">
              <w:t>EDC + 21 months</w:t>
            </w:r>
          </w:p>
        </w:tc>
        <w:tc>
          <w:tcPr>
            <w:tcW w:w="2208" w:type="pct"/>
            <w:tcBorders>
              <w:top w:val="single" w:sz="8" w:space="0" w:color="auto"/>
              <w:left w:val="single" w:sz="8" w:space="0" w:color="auto"/>
              <w:bottom w:val="single" w:sz="8" w:space="0" w:color="auto"/>
              <w:right w:val="single" w:sz="8" w:space="0" w:color="auto"/>
            </w:tcBorders>
            <w:shd w:val="clear" w:color="auto" w:fill="auto"/>
          </w:tcPr>
          <w:p w14:paraId="6DC42982" w14:textId="3A041144" w:rsidR="003841B1" w:rsidRPr="007C2D68" w:rsidRDefault="003841B1" w:rsidP="003841B1">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szCs w:val="20"/>
              </w:rPr>
            </w:pPr>
            <w:r w:rsidRPr="00094A01">
              <w:t>Delivery of work-in-progress report 07</w:t>
            </w:r>
          </w:p>
        </w:tc>
        <w:tc>
          <w:tcPr>
            <w:tcW w:w="1101" w:type="pct"/>
            <w:tcBorders>
              <w:top w:val="single" w:sz="8" w:space="0" w:color="auto"/>
              <w:left w:val="single" w:sz="8" w:space="0" w:color="auto"/>
              <w:bottom w:val="single" w:sz="8" w:space="0" w:color="auto"/>
              <w:right w:val="single" w:sz="8" w:space="0" w:color="auto"/>
            </w:tcBorders>
          </w:tcPr>
          <w:p w14:paraId="19795977" w14:textId="24DCC353" w:rsidR="003841B1" w:rsidRPr="007C2D68" w:rsidRDefault="003841B1" w:rsidP="003841B1">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szCs w:val="20"/>
              </w:rPr>
            </w:pPr>
            <w:r>
              <w:rPr>
                <w:rFonts w:cs="Microsoft Sans Serif"/>
                <w:szCs w:val="20"/>
              </w:rPr>
              <w:t>$100,000</w:t>
            </w:r>
          </w:p>
        </w:tc>
      </w:tr>
      <w:tr w:rsidR="003841B1" w:rsidRPr="007C2D68" w14:paraId="50B8D446" w14:textId="77777777" w:rsidTr="005406D9">
        <w:trPr>
          <w:trHeight w:val="397"/>
          <w:tblHeader/>
        </w:trPr>
        <w:tc>
          <w:tcPr>
            <w:tcW w:w="655" w:type="pct"/>
            <w:tcBorders>
              <w:top w:val="single" w:sz="8" w:space="0" w:color="auto"/>
              <w:left w:val="single" w:sz="8" w:space="0" w:color="auto"/>
              <w:bottom w:val="single" w:sz="8" w:space="0" w:color="auto"/>
              <w:right w:val="single" w:sz="8" w:space="0" w:color="auto"/>
            </w:tcBorders>
            <w:shd w:val="clear" w:color="auto" w:fill="auto"/>
            <w:tcMar>
              <w:top w:w="100" w:type="nil"/>
              <w:left w:w="100" w:type="nil"/>
              <w:bottom w:w="100" w:type="nil"/>
              <w:right w:w="100" w:type="nil"/>
            </w:tcMar>
          </w:tcPr>
          <w:p w14:paraId="7AD5C126" w14:textId="6018AA00" w:rsidR="003841B1" w:rsidRPr="007C2D68" w:rsidRDefault="003841B1" w:rsidP="003841B1">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szCs w:val="20"/>
              </w:rPr>
            </w:pPr>
            <w:r w:rsidRPr="000D091E">
              <w:t>M09</w:t>
            </w:r>
          </w:p>
        </w:tc>
        <w:tc>
          <w:tcPr>
            <w:tcW w:w="1036" w:type="pct"/>
            <w:tcBorders>
              <w:top w:val="single" w:sz="8" w:space="0" w:color="auto"/>
              <w:left w:val="single" w:sz="8" w:space="0" w:color="auto"/>
              <w:bottom w:val="single" w:sz="8" w:space="0" w:color="auto"/>
              <w:right w:val="single" w:sz="8" w:space="0" w:color="auto"/>
            </w:tcBorders>
            <w:shd w:val="clear" w:color="auto" w:fill="auto"/>
          </w:tcPr>
          <w:p w14:paraId="755FBEAB" w14:textId="716AD4CA" w:rsidR="003841B1" w:rsidRPr="007C2D68" w:rsidRDefault="003841B1" w:rsidP="003841B1">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szCs w:val="20"/>
              </w:rPr>
            </w:pPr>
            <w:r w:rsidRPr="00D60CAF">
              <w:t>EDC + 24 months</w:t>
            </w:r>
          </w:p>
        </w:tc>
        <w:tc>
          <w:tcPr>
            <w:tcW w:w="2208" w:type="pct"/>
            <w:tcBorders>
              <w:top w:val="single" w:sz="8" w:space="0" w:color="auto"/>
              <w:left w:val="single" w:sz="8" w:space="0" w:color="auto"/>
              <w:bottom w:val="single" w:sz="8" w:space="0" w:color="auto"/>
              <w:right w:val="single" w:sz="8" w:space="0" w:color="auto"/>
            </w:tcBorders>
            <w:shd w:val="clear" w:color="auto" w:fill="auto"/>
          </w:tcPr>
          <w:p w14:paraId="7522ADAA" w14:textId="491741BB" w:rsidR="003841B1" w:rsidRPr="007C2D68" w:rsidRDefault="003841B1" w:rsidP="003841B1">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szCs w:val="20"/>
              </w:rPr>
            </w:pPr>
            <w:r w:rsidRPr="00094A01">
              <w:t>Delivery of work-in-progress report 08</w:t>
            </w:r>
          </w:p>
        </w:tc>
        <w:tc>
          <w:tcPr>
            <w:tcW w:w="1101" w:type="pct"/>
            <w:tcBorders>
              <w:top w:val="single" w:sz="8" w:space="0" w:color="auto"/>
              <w:left w:val="single" w:sz="8" w:space="0" w:color="auto"/>
              <w:bottom w:val="single" w:sz="8" w:space="0" w:color="auto"/>
              <w:right w:val="single" w:sz="8" w:space="0" w:color="auto"/>
            </w:tcBorders>
          </w:tcPr>
          <w:p w14:paraId="4E6D433A" w14:textId="443DFCE0" w:rsidR="003841B1" w:rsidRPr="007C2D68" w:rsidRDefault="003841B1" w:rsidP="003841B1">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szCs w:val="20"/>
              </w:rPr>
            </w:pPr>
            <w:r>
              <w:rPr>
                <w:rFonts w:cs="Microsoft Sans Serif"/>
                <w:szCs w:val="20"/>
              </w:rPr>
              <w:t>$100,000</w:t>
            </w:r>
          </w:p>
        </w:tc>
      </w:tr>
      <w:tr w:rsidR="003841B1" w:rsidRPr="007C2D68" w14:paraId="1B16A4BE" w14:textId="77777777" w:rsidTr="005406D9">
        <w:trPr>
          <w:trHeight w:val="397"/>
          <w:tblHeader/>
        </w:trPr>
        <w:tc>
          <w:tcPr>
            <w:tcW w:w="655" w:type="pct"/>
            <w:tcBorders>
              <w:top w:val="single" w:sz="8" w:space="0" w:color="auto"/>
              <w:left w:val="single" w:sz="8" w:space="0" w:color="auto"/>
              <w:bottom w:val="single" w:sz="8" w:space="0" w:color="auto"/>
              <w:right w:val="single" w:sz="8" w:space="0" w:color="auto"/>
            </w:tcBorders>
            <w:shd w:val="clear" w:color="auto" w:fill="auto"/>
            <w:tcMar>
              <w:top w:w="100" w:type="nil"/>
              <w:left w:w="100" w:type="nil"/>
              <w:bottom w:w="100" w:type="nil"/>
              <w:right w:w="100" w:type="nil"/>
            </w:tcMar>
          </w:tcPr>
          <w:p w14:paraId="5DB450DA" w14:textId="2D3E9A1E" w:rsidR="003841B1" w:rsidRPr="007C2D68" w:rsidRDefault="003841B1" w:rsidP="003841B1">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szCs w:val="20"/>
              </w:rPr>
            </w:pPr>
            <w:r w:rsidRPr="000D091E">
              <w:t>M10</w:t>
            </w:r>
          </w:p>
        </w:tc>
        <w:tc>
          <w:tcPr>
            <w:tcW w:w="1036" w:type="pct"/>
            <w:tcBorders>
              <w:top w:val="single" w:sz="8" w:space="0" w:color="auto"/>
              <w:left w:val="single" w:sz="8" w:space="0" w:color="auto"/>
              <w:bottom w:val="single" w:sz="8" w:space="0" w:color="auto"/>
              <w:right w:val="single" w:sz="8" w:space="0" w:color="auto"/>
            </w:tcBorders>
            <w:shd w:val="clear" w:color="auto" w:fill="auto"/>
          </w:tcPr>
          <w:p w14:paraId="698EA9B6" w14:textId="2A72434B" w:rsidR="003841B1" w:rsidRPr="007C2D68" w:rsidRDefault="003841B1" w:rsidP="003841B1">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szCs w:val="20"/>
              </w:rPr>
            </w:pPr>
            <w:r w:rsidRPr="00D60CAF">
              <w:t>EDC + 27 months</w:t>
            </w:r>
          </w:p>
        </w:tc>
        <w:tc>
          <w:tcPr>
            <w:tcW w:w="2208" w:type="pct"/>
            <w:tcBorders>
              <w:top w:val="single" w:sz="8" w:space="0" w:color="auto"/>
              <w:left w:val="single" w:sz="8" w:space="0" w:color="auto"/>
              <w:bottom w:val="single" w:sz="8" w:space="0" w:color="auto"/>
              <w:right w:val="single" w:sz="8" w:space="0" w:color="auto"/>
            </w:tcBorders>
            <w:shd w:val="clear" w:color="auto" w:fill="auto"/>
          </w:tcPr>
          <w:p w14:paraId="2111A840" w14:textId="1C418F95" w:rsidR="003841B1" w:rsidRPr="007C2D68" w:rsidRDefault="003841B1" w:rsidP="003841B1">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szCs w:val="20"/>
              </w:rPr>
            </w:pPr>
            <w:r w:rsidRPr="00094A01">
              <w:t>Delivery of work-in-progress report 09</w:t>
            </w:r>
          </w:p>
        </w:tc>
        <w:tc>
          <w:tcPr>
            <w:tcW w:w="1101" w:type="pct"/>
            <w:tcBorders>
              <w:top w:val="single" w:sz="8" w:space="0" w:color="auto"/>
              <w:left w:val="single" w:sz="8" w:space="0" w:color="auto"/>
              <w:bottom w:val="single" w:sz="8" w:space="0" w:color="auto"/>
              <w:right w:val="single" w:sz="8" w:space="0" w:color="auto"/>
            </w:tcBorders>
          </w:tcPr>
          <w:p w14:paraId="3D705FC4" w14:textId="085217A7" w:rsidR="0058179E" w:rsidRPr="007C2D68" w:rsidRDefault="0058179E" w:rsidP="0058179E">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szCs w:val="20"/>
              </w:rPr>
            </w:pPr>
            <w:r>
              <w:rPr>
                <w:rFonts w:cs="Microsoft Sans Serif"/>
                <w:szCs w:val="20"/>
              </w:rPr>
              <w:t>$43,000</w:t>
            </w:r>
          </w:p>
        </w:tc>
      </w:tr>
      <w:tr w:rsidR="003841B1" w:rsidRPr="007C2D68" w14:paraId="49C1B728" w14:textId="77777777" w:rsidTr="005406D9">
        <w:trPr>
          <w:trHeight w:val="397"/>
          <w:tblHeader/>
        </w:trPr>
        <w:tc>
          <w:tcPr>
            <w:tcW w:w="655" w:type="pct"/>
            <w:tcBorders>
              <w:top w:val="single" w:sz="8" w:space="0" w:color="auto"/>
              <w:left w:val="single" w:sz="8" w:space="0" w:color="auto"/>
              <w:bottom w:val="single" w:sz="8" w:space="0" w:color="auto"/>
              <w:right w:val="single" w:sz="8" w:space="0" w:color="auto"/>
            </w:tcBorders>
            <w:shd w:val="clear" w:color="auto" w:fill="auto"/>
            <w:tcMar>
              <w:top w:w="100" w:type="nil"/>
              <w:left w:w="100" w:type="nil"/>
              <w:bottom w:w="100" w:type="nil"/>
              <w:right w:w="100" w:type="nil"/>
            </w:tcMar>
          </w:tcPr>
          <w:p w14:paraId="4EBACBE3" w14:textId="55AB3BC0" w:rsidR="003841B1" w:rsidRPr="007C2D68" w:rsidRDefault="003841B1" w:rsidP="003841B1">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szCs w:val="20"/>
              </w:rPr>
            </w:pPr>
            <w:r w:rsidRPr="000D091E">
              <w:t>M11</w:t>
            </w:r>
          </w:p>
        </w:tc>
        <w:tc>
          <w:tcPr>
            <w:tcW w:w="1036" w:type="pct"/>
            <w:tcBorders>
              <w:top w:val="single" w:sz="8" w:space="0" w:color="auto"/>
              <w:left w:val="single" w:sz="8" w:space="0" w:color="auto"/>
              <w:bottom w:val="single" w:sz="8" w:space="0" w:color="auto"/>
              <w:right w:val="single" w:sz="8" w:space="0" w:color="auto"/>
            </w:tcBorders>
            <w:shd w:val="clear" w:color="auto" w:fill="auto"/>
          </w:tcPr>
          <w:p w14:paraId="6F2CAC83" w14:textId="7C8C5C19" w:rsidR="003841B1" w:rsidRPr="007C2D68" w:rsidRDefault="003841B1" w:rsidP="003841B1">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szCs w:val="20"/>
              </w:rPr>
            </w:pPr>
            <w:r w:rsidRPr="00D60CAF">
              <w:t>EDC + 30 months</w:t>
            </w:r>
          </w:p>
        </w:tc>
        <w:tc>
          <w:tcPr>
            <w:tcW w:w="2208" w:type="pct"/>
            <w:tcBorders>
              <w:top w:val="single" w:sz="8" w:space="0" w:color="auto"/>
              <w:left w:val="single" w:sz="8" w:space="0" w:color="auto"/>
              <w:bottom w:val="single" w:sz="8" w:space="0" w:color="auto"/>
              <w:right w:val="single" w:sz="8" w:space="0" w:color="auto"/>
            </w:tcBorders>
            <w:shd w:val="clear" w:color="auto" w:fill="auto"/>
          </w:tcPr>
          <w:p w14:paraId="1FE310C2" w14:textId="1A2E0925" w:rsidR="003841B1" w:rsidRPr="007C2D68" w:rsidRDefault="003841B1" w:rsidP="003841B1">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szCs w:val="20"/>
              </w:rPr>
            </w:pPr>
            <w:r w:rsidRPr="00094A01">
              <w:t>Delivery of work-in-progress report 10</w:t>
            </w:r>
          </w:p>
        </w:tc>
        <w:tc>
          <w:tcPr>
            <w:tcW w:w="1101" w:type="pct"/>
            <w:tcBorders>
              <w:top w:val="single" w:sz="8" w:space="0" w:color="auto"/>
              <w:left w:val="single" w:sz="8" w:space="0" w:color="auto"/>
              <w:bottom w:val="single" w:sz="8" w:space="0" w:color="auto"/>
              <w:right w:val="single" w:sz="8" w:space="0" w:color="auto"/>
            </w:tcBorders>
          </w:tcPr>
          <w:p w14:paraId="65069CFE" w14:textId="5D452473" w:rsidR="003841B1" w:rsidRPr="007C2D68" w:rsidRDefault="0058179E" w:rsidP="003841B1">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szCs w:val="20"/>
              </w:rPr>
            </w:pPr>
            <w:r>
              <w:rPr>
                <w:rFonts w:cs="Microsoft Sans Serif"/>
                <w:szCs w:val="20"/>
              </w:rPr>
              <w:t>$43,000</w:t>
            </w:r>
          </w:p>
        </w:tc>
      </w:tr>
      <w:tr w:rsidR="003841B1" w:rsidRPr="007C2D68" w14:paraId="6CB07B97" w14:textId="77777777" w:rsidTr="005406D9">
        <w:trPr>
          <w:trHeight w:val="397"/>
          <w:tblHeader/>
        </w:trPr>
        <w:tc>
          <w:tcPr>
            <w:tcW w:w="655" w:type="pct"/>
            <w:tcBorders>
              <w:top w:val="single" w:sz="8" w:space="0" w:color="auto"/>
              <w:left w:val="single" w:sz="8" w:space="0" w:color="auto"/>
              <w:bottom w:val="single" w:sz="8" w:space="0" w:color="auto"/>
              <w:right w:val="single" w:sz="8" w:space="0" w:color="auto"/>
            </w:tcBorders>
            <w:shd w:val="clear" w:color="auto" w:fill="auto"/>
            <w:tcMar>
              <w:top w:w="100" w:type="nil"/>
              <w:left w:w="100" w:type="nil"/>
              <w:bottom w:w="100" w:type="nil"/>
              <w:right w:w="100" w:type="nil"/>
            </w:tcMar>
          </w:tcPr>
          <w:p w14:paraId="279C4F2D" w14:textId="25202033" w:rsidR="003841B1" w:rsidRPr="007C2D68" w:rsidRDefault="003841B1" w:rsidP="003841B1">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szCs w:val="20"/>
              </w:rPr>
            </w:pPr>
            <w:r w:rsidRPr="000D091E">
              <w:t>M12</w:t>
            </w:r>
          </w:p>
        </w:tc>
        <w:tc>
          <w:tcPr>
            <w:tcW w:w="1036" w:type="pct"/>
            <w:tcBorders>
              <w:top w:val="single" w:sz="8" w:space="0" w:color="auto"/>
              <w:left w:val="single" w:sz="8" w:space="0" w:color="auto"/>
              <w:bottom w:val="single" w:sz="8" w:space="0" w:color="auto"/>
              <w:right w:val="single" w:sz="8" w:space="0" w:color="auto"/>
            </w:tcBorders>
            <w:shd w:val="clear" w:color="auto" w:fill="auto"/>
          </w:tcPr>
          <w:p w14:paraId="32963C6D" w14:textId="2FB632B4" w:rsidR="003841B1" w:rsidRPr="007C2D68" w:rsidRDefault="003841B1" w:rsidP="003841B1">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szCs w:val="20"/>
              </w:rPr>
            </w:pPr>
            <w:r w:rsidRPr="00D60CAF">
              <w:t>EDC + 33 months</w:t>
            </w:r>
          </w:p>
        </w:tc>
        <w:tc>
          <w:tcPr>
            <w:tcW w:w="2208" w:type="pct"/>
            <w:tcBorders>
              <w:top w:val="single" w:sz="8" w:space="0" w:color="auto"/>
              <w:left w:val="single" w:sz="8" w:space="0" w:color="auto"/>
              <w:bottom w:val="single" w:sz="8" w:space="0" w:color="auto"/>
              <w:right w:val="single" w:sz="8" w:space="0" w:color="auto"/>
            </w:tcBorders>
            <w:shd w:val="clear" w:color="auto" w:fill="auto"/>
          </w:tcPr>
          <w:p w14:paraId="4898FB96" w14:textId="732184E3" w:rsidR="003841B1" w:rsidRPr="007C2D68" w:rsidRDefault="003841B1" w:rsidP="003841B1">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szCs w:val="20"/>
              </w:rPr>
            </w:pPr>
            <w:r w:rsidRPr="00094A01">
              <w:t>Delivery of work-in-progress report 11</w:t>
            </w:r>
          </w:p>
        </w:tc>
        <w:tc>
          <w:tcPr>
            <w:tcW w:w="1101" w:type="pct"/>
            <w:tcBorders>
              <w:top w:val="single" w:sz="8" w:space="0" w:color="auto"/>
              <w:left w:val="single" w:sz="8" w:space="0" w:color="auto"/>
              <w:bottom w:val="single" w:sz="8" w:space="0" w:color="auto"/>
              <w:right w:val="single" w:sz="8" w:space="0" w:color="auto"/>
            </w:tcBorders>
          </w:tcPr>
          <w:p w14:paraId="2FF8891A" w14:textId="40943348" w:rsidR="003841B1" w:rsidRPr="007C2D68" w:rsidRDefault="0058179E" w:rsidP="003841B1">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szCs w:val="20"/>
              </w:rPr>
            </w:pPr>
            <w:r>
              <w:rPr>
                <w:rFonts w:cs="Microsoft Sans Serif"/>
                <w:szCs w:val="20"/>
              </w:rPr>
              <w:t>$43,000</w:t>
            </w:r>
          </w:p>
        </w:tc>
      </w:tr>
      <w:tr w:rsidR="003841B1" w:rsidRPr="007C2D68" w14:paraId="48CC57D8" w14:textId="77777777" w:rsidTr="005406D9">
        <w:trPr>
          <w:trHeight w:val="397"/>
          <w:tblHeader/>
        </w:trPr>
        <w:tc>
          <w:tcPr>
            <w:tcW w:w="655" w:type="pct"/>
            <w:tcBorders>
              <w:top w:val="single" w:sz="8" w:space="0" w:color="auto"/>
              <w:left w:val="single" w:sz="8" w:space="0" w:color="auto"/>
              <w:bottom w:val="single" w:sz="8" w:space="0" w:color="auto"/>
              <w:right w:val="single" w:sz="8" w:space="0" w:color="auto"/>
            </w:tcBorders>
            <w:shd w:val="clear" w:color="auto" w:fill="auto"/>
            <w:tcMar>
              <w:top w:w="100" w:type="nil"/>
              <w:left w:w="100" w:type="nil"/>
              <w:bottom w:w="100" w:type="nil"/>
              <w:right w:w="100" w:type="nil"/>
            </w:tcMar>
          </w:tcPr>
          <w:p w14:paraId="49824531" w14:textId="5C800A22" w:rsidR="003841B1" w:rsidRPr="007C2D68" w:rsidRDefault="003841B1" w:rsidP="003841B1">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szCs w:val="20"/>
              </w:rPr>
            </w:pPr>
            <w:r w:rsidRPr="000D091E">
              <w:t>M13</w:t>
            </w:r>
          </w:p>
        </w:tc>
        <w:tc>
          <w:tcPr>
            <w:tcW w:w="1036" w:type="pct"/>
            <w:tcBorders>
              <w:top w:val="single" w:sz="8" w:space="0" w:color="auto"/>
              <w:left w:val="single" w:sz="8" w:space="0" w:color="auto"/>
              <w:bottom w:val="single" w:sz="8" w:space="0" w:color="auto"/>
              <w:right w:val="single" w:sz="8" w:space="0" w:color="auto"/>
            </w:tcBorders>
            <w:shd w:val="clear" w:color="auto" w:fill="auto"/>
          </w:tcPr>
          <w:p w14:paraId="25A55406" w14:textId="7BC3F489" w:rsidR="003841B1" w:rsidRPr="007C2D68" w:rsidRDefault="003841B1" w:rsidP="003841B1">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szCs w:val="20"/>
              </w:rPr>
            </w:pPr>
            <w:r w:rsidRPr="00D60CAF">
              <w:t>EDC + 36 months</w:t>
            </w:r>
          </w:p>
        </w:tc>
        <w:tc>
          <w:tcPr>
            <w:tcW w:w="2208" w:type="pct"/>
            <w:tcBorders>
              <w:top w:val="single" w:sz="8" w:space="0" w:color="auto"/>
              <w:left w:val="single" w:sz="8" w:space="0" w:color="auto"/>
              <w:bottom w:val="single" w:sz="8" w:space="0" w:color="auto"/>
              <w:right w:val="single" w:sz="8" w:space="0" w:color="auto"/>
            </w:tcBorders>
            <w:shd w:val="clear" w:color="auto" w:fill="auto"/>
          </w:tcPr>
          <w:p w14:paraId="5295413F" w14:textId="67F3FE5C" w:rsidR="003841B1" w:rsidRPr="007C2D68" w:rsidRDefault="003841B1" w:rsidP="003841B1">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szCs w:val="20"/>
              </w:rPr>
            </w:pPr>
            <w:r w:rsidRPr="00094A01">
              <w:t>Delivery of work-in-progress report 12</w:t>
            </w:r>
          </w:p>
        </w:tc>
        <w:tc>
          <w:tcPr>
            <w:tcW w:w="1101" w:type="pct"/>
            <w:tcBorders>
              <w:top w:val="single" w:sz="8" w:space="0" w:color="auto"/>
              <w:left w:val="single" w:sz="8" w:space="0" w:color="auto"/>
              <w:bottom w:val="single" w:sz="8" w:space="0" w:color="auto"/>
              <w:right w:val="single" w:sz="8" w:space="0" w:color="auto"/>
            </w:tcBorders>
          </w:tcPr>
          <w:p w14:paraId="42F4EA46" w14:textId="10803364" w:rsidR="003841B1" w:rsidRPr="007C2D68" w:rsidRDefault="0058179E" w:rsidP="003841B1">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szCs w:val="20"/>
              </w:rPr>
            </w:pPr>
            <w:r>
              <w:rPr>
                <w:rFonts w:cs="Microsoft Sans Serif"/>
                <w:szCs w:val="20"/>
              </w:rPr>
              <w:t>$43,000</w:t>
            </w:r>
          </w:p>
        </w:tc>
      </w:tr>
      <w:tr w:rsidR="00B9004A" w:rsidRPr="007C2D68" w14:paraId="582A44D6" w14:textId="04BB615F" w:rsidTr="003841B1">
        <w:trPr>
          <w:trHeight w:val="397"/>
          <w:tblHeader/>
        </w:trPr>
        <w:tc>
          <w:tcPr>
            <w:tcW w:w="655" w:type="pct"/>
            <w:tcBorders>
              <w:top w:val="single" w:sz="8" w:space="0" w:color="auto"/>
              <w:left w:val="single" w:sz="8" w:space="0" w:color="auto"/>
              <w:bottom w:val="single" w:sz="8" w:space="0" w:color="auto"/>
              <w:right w:val="single" w:sz="8" w:space="0" w:color="auto"/>
            </w:tcBorders>
            <w:shd w:val="clear" w:color="auto" w:fill="auto"/>
            <w:tcMar>
              <w:top w:w="100" w:type="nil"/>
              <w:left w:w="100" w:type="nil"/>
              <w:bottom w:w="100" w:type="nil"/>
              <w:right w:w="100" w:type="nil"/>
            </w:tcMar>
            <w:vAlign w:val="center"/>
          </w:tcPr>
          <w:p w14:paraId="1A921DA4" w14:textId="565EE8DC" w:rsidR="00B9004A" w:rsidRPr="007C2D68" w:rsidRDefault="00B9004A" w:rsidP="005656BA">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szCs w:val="20"/>
              </w:rPr>
            </w:pPr>
            <w:r w:rsidRPr="007C2D68">
              <w:rPr>
                <w:rFonts w:cs="Microsoft Sans Serif"/>
                <w:szCs w:val="20"/>
              </w:rPr>
              <w:t>TOTAL</w:t>
            </w:r>
          </w:p>
        </w:tc>
        <w:tc>
          <w:tcPr>
            <w:tcW w:w="1036" w:type="pct"/>
            <w:tcBorders>
              <w:top w:val="single" w:sz="8" w:space="0" w:color="auto"/>
              <w:left w:val="single" w:sz="8" w:space="0" w:color="auto"/>
              <w:bottom w:val="single" w:sz="8" w:space="0" w:color="auto"/>
              <w:right w:val="single" w:sz="8" w:space="0" w:color="auto"/>
            </w:tcBorders>
            <w:shd w:val="clear" w:color="auto" w:fill="auto"/>
            <w:vAlign w:val="center"/>
          </w:tcPr>
          <w:p w14:paraId="7287D37F" w14:textId="77777777" w:rsidR="00B9004A" w:rsidRPr="007C2D68" w:rsidRDefault="00B9004A" w:rsidP="00B46B9D">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szCs w:val="20"/>
              </w:rPr>
            </w:pPr>
          </w:p>
        </w:tc>
        <w:tc>
          <w:tcPr>
            <w:tcW w:w="2208" w:type="pct"/>
            <w:tcBorders>
              <w:top w:val="single" w:sz="8" w:space="0" w:color="auto"/>
              <w:left w:val="single" w:sz="8" w:space="0" w:color="auto"/>
              <w:bottom w:val="single" w:sz="8" w:space="0" w:color="auto"/>
              <w:right w:val="single" w:sz="8" w:space="0" w:color="auto"/>
            </w:tcBorders>
            <w:shd w:val="clear" w:color="auto" w:fill="auto"/>
            <w:vAlign w:val="center"/>
          </w:tcPr>
          <w:p w14:paraId="5FC9B4CF" w14:textId="77777777" w:rsidR="00B9004A" w:rsidRPr="007C2D68" w:rsidRDefault="00B9004A" w:rsidP="00B774F4">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szCs w:val="20"/>
              </w:rPr>
            </w:pPr>
          </w:p>
        </w:tc>
        <w:tc>
          <w:tcPr>
            <w:tcW w:w="1101" w:type="pct"/>
            <w:tcBorders>
              <w:top w:val="single" w:sz="8" w:space="0" w:color="auto"/>
              <w:left w:val="single" w:sz="8" w:space="0" w:color="auto"/>
              <w:bottom w:val="single" w:sz="8" w:space="0" w:color="auto"/>
              <w:right w:val="single" w:sz="8" w:space="0" w:color="auto"/>
            </w:tcBorders>
          </w:tcPr>
          <w:p w14:paraId="23931D2E" w14:textId="40E6CB0F" w:rsidR="00B9004A" w:rsidRPr="007C2D68" w:rsidRDefault="0058179E" w:rsidP="005656BA">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Microsoft Sans Serif"/>
                <w:szCs w:val="20"/>
              </w:rPr>
            </w:pPr>
            <w:r>
              <w:rPr>
                <w:rFonts w:cs="Microsoft Sans Serif"/>
                <w:szCs w:val="20"/>
              </w:rPr>
              <w:t>$1,017,000</w:t>
            </w:r>
          </w:p>
        </w:tc>
      </w:tr>
      <w:tr w:rsidR="00862B99" w:rsidRPr="007C2D68" w14:paraId="45D9F2CC" w14:textId="77777777" w:rsidTr="00862B99">
        <w:trPr>
          <w:trHeight w:val="397"/>
          <w:tblHeader/>
        </w:trPr>
        <w:tc>
          <w:tcPr>
            <w:tcW w:w="5000" w:type="pct"/>
            <w:gridSpan w:val="4"/>
            <w:tcBorders>
              <w:top w:val="single" w:sz="8" w:space="0" w:color="auto"/>
              <w:left w:val="single" w:sz="8" w:space="0" w:color="auto"/>
              <w:bottom w:val="single" w:sz="8" w:space="0" w:color="auto"/>
              <w:right w:val="single" w:sz="8" w:space="0" w:color="auto"/>
            </w:tcBorders>
            <w:shd w:val="clear" w:color="auto" w:fill="auto"/>
            <w:tcMar>
              <w:top w:w="100" w:type="nil"/>
              <w:left w:w="100" w:type="nil"/>
              <w:bottom w:w="100" w:type="nil"/>
              <w:right w:w="100" w:type="nil"/>
            </w:tcMar>
            <w:vAlign w:val="center"/>
          </w:tcPr>
          <w:p w14:paraId="4B062583" w14:textId="33D993D3" w:rsidR="00862B99" w:rsidRPr="007C2D68" w:rsidRDefault="00862B99" w:rsidP="00862B99">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szCs w:val="20"/>
              </w:rPr>
            </w:pPr>
            <w:proofErr w:type="spellStart"/>
            <w:r w:rsidRPr="007C2D68">
              <w:rPr>
                <w:rFonts w:cs="Microsoft Sans Serif"/>
                <w:szCs w:val="20"/>
              </w:rPr>
              <w:t>iMOVE</w:t>
            </w:r>
            <w:proofErr w:type="spellEnd"/>
            <w:r w:rsidRPr="007C2D68">
              <w:rPr>
                <w:rFonts w:cs="Microsoft Sans Serif"/>
                <w:szCs w:val="20"/>
              </w:rPr>
              <w:t xml:space="preserve"> will invoice </w:t>
            </w:r>
            <w:r w:rsidR="00C6705D" w:rsidRPr="00574B6B">
              <w:rPr>
                <w:rFonts w:cs="Microsoft Sans Serif"/>
                <w:szCs w:val="20"/>
                <w:highlight w:val="yellow"/>
              </w:rPr>
              <w:t>[company]</w:t>
            </w:r>
            <w:r w:rsidRPr="007C2D68">
              <w:rPr>
                <w:rFonts w:cs="Microsoft Sans Serif"/>
                <w:szCs w:val="20"/>
              </w:rPr>
              <w:t xml:space="preserve"> for the </w:t>
            </w:r>
            <w:r w:rsidR="00F05B9C" w:rsidRPr="007C2D68">
              <w:rPr>
                <w:rFonts w:cs="Microsoft Sans Serif"/>
                <w:szCs w:val="20"/>
              </w:rPr>
              <w:t>full contributions</w:t>
            </w:r>
            <w:r w:rsidR="00673C54" w:rsidRPr="007C2D68">
              <w:rPr>
                <w:rFonts w:cs="Microsoft Sans Serif"/>
                <w:szCs w:val="20"/>
              </w:rPr>
              <w:t xml:space="preserve"> amount detailed in Table 8</w:t>
            </w:r>
            <w:r w:rsidR="00F05B9C" w:rsidRPr="007C2D68">
              <w:rPr>
                <w:rFonts w:cs="Microsoft Sans Serif"/>
                <w:szCs w:val="20"/>
              </w:rPr>
              <w:t xml:space="preserve"> </w:t>
            </w:r>
            <w:r w:rsidRPr="007C2D68">
              <w:rPr>
                <w:rFonts w:cs="Microsoft Sans Serif"/>
                <w:szCs w:val="20"/>
              </w:rPr>
              <w:t>upon execution of this agreement.</w:t>
            </w:r>
            <w:r w:rsidR="00F05B9C" w:rsidRPr="007C2D68">
              <w:rPr>
                <w:rFonts w:cs="Microsoft Sans Serif"/>
                <w:szCs w:val="20"/>
              </w:rPr>
              <w:t xml:space="preserve"> Full payment is required within 7 days of invoicing before the project can kick off. </w:t>
            </w:r>
          </w:p>
        </w:tc>
      </w:tr>
    </w:tbl>
    <w:p w14:paraId="11CC6895" w14:textId="77777777" w:rsidR="00B46B9D" w:rsidRPr="007C2D68" w:rsidRDefault="00B46B9D" w:rsidP="00B46B9D">
      <w:pPr>
        <w:rPr>
          <w:rFonts w:cs="Arial"/>
          <w:szCs w:val="20"/>
        </w:rPr>
      </w:pPr>
    </w:p>
    <w:tbl>
      <w:tblPr>
        <w:tblW w:w="5000" w:type="pct"/>
        <w:tblBorders>
          <w:top w:val="nil"/>
          <w:left w:val="nil"/>
          <w:right w:val="nil"/>
        </w:tblBorders>
        <w:tblLook w:val="0000" w:firstRow="0" w:lastRow="0" w:firstColumn="0" w:lastColumn="0" w:noHBand="0" w:noVBand="0"/>
      </w:tblPr>
      <w:tblGrid>
        <w:gridCol w:w="10447"/>
      </w:tblGrid>
      <w:tr w:rsidR="00B46B9D" w:rsidRPr="007C2D68" w14:paraId="279FB747" w14:textId="77777777" w:rsidTr="00B46B9D">
        <w:trPr>
          <w:trHeight w:val="397"/>
          <w:tblHeader/>
        </w:trPr>
        <w:tc>
          <w:tcPr>
            <w:tcW w:w="5000" w:type="pct"/>
            <w:tcBorders>
              <w:top w:val="single" w:sz="8" w:space="0" w:color="auto"/>
              <w:left w:val="single" w:sz="8" w:space="0" w:color="auto"/>
              <w:bottom w:val="single" w:sz="8" w:space="0" w:color="auto"/>
              <w:right w:val="single" w:sz="8" w:space="0" w:color="auto"/>
            </w:tcBorders>
            <w:shd w:val="clear" w:color="auto" w:fill="B0B3B2"/>
            <w:tcMar>
              <w:top w:w="100" w:type="nil"/>
              <w:left w:w="100" w:type="nil"/>
              <w:bottom w:w="100" w:type="nil"/>
              <w:right w:w="100" w:type="nil"/>
            </w:tcMar>
            <w:vAlign w:val="center"/>
          </w:tcPr>
          <w:p w14:paraId="69D4E69B" w14:textId="4F7B3B1F" w:rsidR="00B46B9D" w:rsidRPr="007C2D68" w:rsidRDefault="00994073" w:rsidP="0066617C">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b/>
                <w:kern w:val="1"/>
                <w:szCs w:val="20"/>
              </w:rPr>
            </w:pPr>
            <w:r w:rsidRPr="007C2D68">
              <w:rPr>
                <w:rFonts w:cs="Microsoft Sans Serif"/>
                <w:b/>
                <w:szCs w:val="20"/>
              </w:rPr>
              <w:t>10</w:t>
            </w:r>
            <w:r w:rsidR="00B46B9D" w:rsidRPr="007C2D68">
              <w:rPr>
                <w:rFonts w:cs="Microsoft Sans Serif"/>
                <w:b/>
                <w:szCs w:val="20"/>
              </w:rPr>
              <w:t xml:space="preserve">. </w:t>
            </w:r>
            <w:r w:rsidR="0018445B" w:rsidRPr="007C2D68">
              <w:rPr>
                <w:rFonts w:cs="Microsoft Sans Serif"/>
                <w:b/>
                <w:szCs w:val="20"/>
              </w:rPr>
              <w:t xml:space="preserve">Student </w:t>
            </w:r>
            <w:r w:rsidRPr="007C2D68">
              <w:rPr>
                <w:rFonts w:cs="Microsoft Sans Serif"/>
                <w:b/>
                <w:szCs w:val="20"/>
              </w:rPr>
              <w:t>Details (if applicable)</w:t>
            </w:r>
          </w:p>
        </w:tc>
      </w:tr>
      <w:tr w:rsidR="00B46B9D" w:rsidRPr="007C2D68" w14:paraId="68D237ED" w14:textId="77777777" w:rsidTr="00B46B9D">
        <w:trPr>
          <w:trHeight w:val="397"/>
          <w:tblHeader/>
        </w:trPr>
        <w:tc>
          <w:tcPr>
            <w:tcW w:w="5000" w:type="pct"/>
            <w:tcBorders>
              <w:top w:val="single" w:sz="8" w:space="0" w:color="auto"/>
              <w:left w:val="single" w:sz="8" w:space="0" w:color="auto"/>
              <w:bottom w:val="single" w:sz="8" w:space="0" w:color="auto"/>
              <w:right w:val="single" w:sz="8" w:space="0" w:color="auto"/>
            </w:tcBorders>
            <w:shd w:val="clear" w:color="auto" w:fill="auto"/>
            <w:tcMar>
              <w:top w:w="100" w:type="nil"/>
              <w:left w:w="100" w:type="nil"/>
              <w:bottom w:w="100" w:type="nil"/>
              <w:right w:w="100" w:type="nil"/>
            </w:tcMar>
            <w:vAlign w:val="center"/>
          </w:tcPr>
          <w:p w14:paraId="625B6F85" w14:textId="1910CF56" w:rsidR="00B46B9D" w:rsidRPr="00574B6B" w:rsidRDefault="00C6162D" w:rsidP="00B46B9D">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iCs/>
                <w:szCs w:val="20"/>
              </w:rPr>
            </w:pPr>
            <w:r w:rsidRPr="00574B6B">
              <w:rPr>
                <w:rFonts w:cs="Microsoft Sans Serif"/>
                <w:iCs/>
                <w:szCs w:val="20"/>
              </w:rPr>
              <w:t>N</w:t>
            </w:r>
            <w:r>
              <w:rPr>
                <w:rFonts w:cs="Microsoft Sans Serif"/>
                <w:iCs/>
                <w:szCs w:val="20"/>
              </w:rPr>
              <w:t>/</w:t>
            </w:r>
            <w:r w:rsidRPr="00574B6B">
              <w:rPr>
                <w:rFonts w:cs="Microsoft Sans Serif"/>
                <w:iCs/>
                <w:szCs w:val="20"/>
              </w:rPr>
              <w:t>A</w:t>
            </w:r>
          </w:p>
        </w:tc>
      </w:tr>
    </w:tbl>
    <w:p w14:paraId="354F3D4C" w14:textId="77777777" w:rsidR="00B46B9D" w:rsidRPr="007C2D68" w:rsidRDefault="00B46B9D" w:rsidP="00B46B9D">
      <w:pPr>
        <w:rPr>
          <w:rFonts w:cs="Arial"/>
          <w:szCs w:val="20"/>
        </w:rPr>
      </w:pPr>
    </w:p>
    <w:tbl>
      <w:tblPr>
        <w:tblW w:w="5000" w:type="pct"/>
        <w:tblBorders>
          <w:top w:val="nil"/>
          <w:left w:val="nil"/>
          <w:right w:val="nil"/>
        </w:tblBorders>
        <w:tblLook w:val="0000" w:firstRow="0" w:lastRow="0" w:firstColumn="0" w:lastColumn="0" w:noHBand="0" w:noVBand="0"/>
      </w:tblPr>
      <w:tblGrid>
        <w:gridCol w:w="10447"/>
      </w:tblGrid>
      <w:tr w:rsidR="00B46B9D" w:rsidRPr="007C2D68" w14:paraId="670CA00C" w14:textId="77777777" w:rsidTr="00B46B9D">
        <w:trPr>
          <w:trHeight w:val="397"/>
          <w:tblHeader/>
        </w:trPr>
        <w:tc>
          <w:tcPr>
            <w:tcW w:w="5000" w:type="pct"/>
            <w:tcBorders>
              <w:top w:val="single" w:sz="8" w:space="0" w:color="auto"/>
              <w:left w:val="single" w:sz="8" w:space="0" w:color="auto"/>
              <w:bottom w:val="single" w:sz="8" w:space="0" w:color="auto"/>
              <w:right w:val="single" w:sz="8" w:space="0" w:color="auto"/>
            </w:tcBorders>
            <w:shd w:val="clear" w:color="auto" w:fill="B0B3B2"/>
            <w:tcMar>
              <w:top w:w="100" w:type="nil"/>
              <w:left w:w="100" w:type="nil"/>
              <w:bottom w:w="100" w:type="nil"/>
              <w:right w:w="100" w:type="nil"/>
            </w:tcMar>
            <w:vAlign w:val="center"/>
          </w:tcPr>
          <w:p w14:paraId="3BEF513F" w14:textId="70E000CF" w:rsidR="00B46B9D" w:rsidRPr="007C2D68" w:rsidRDefault="00994073" w:rsidP="0066617C">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b/>
                <w:kern w:val="1"/>
                <w:szCs w:val="20"/>
              </w:rPr>
            </w:pPr>
            <w:r w:rsidRPr="007C2D68">
              <w:rPr>
                <w:rFonts w:cs="Microsoft Sans Serif"/>
                <w:b/>
                <w:szCs w:val="20"/>
              </w:rPr>
              <w:t>11</w:t>
            </w:r>
            <w:r w:rsidR="00B46B9D" w:rsidRPr="007C2D68">
              <w:rPr>
                <w:rFonts w:cs="Microsoft Sans Serif"/>
                <w:b/>
                <w:szCs w:val="20"/>
              </w:rPr>
              <w:t xml:space="preserve">. </w:t>
            </w:r>
            <w:r w:rsidR="00BE6993" w:rsidRPr="007C2D68">
              <w:rPr>
                <w:rFonts w:cs="Microsoft Sans Serif"/>
                <w:b/>
                <w:szCs w:val="20"/>
              </w:rPr>
              <w:t>Special Conditions</w:t>
            </w:r>
            <w:r w:rsidR="00B9004A" w:rsidRPr="007C2D68">
              <w:rPr>
                <w:rFonts w:cs="Microsoft Sans Serif"/>
                <w:b/>
                <w:szCs w:val="20"/>
              </w:rPr>
              <w:t xml:space="preserve"> (per clause 1.3 of Project Terms)</w:t>
            </w:r>
          </w:p>
        </w:tc>
      </w:tr>
      <w:tr w:rsidR="00B46B9D" w:rsidRPr="007C2D68" w14:paraId="75584AF2" w14:textId="77777777" w:rsidTr="00B46B9D">
        <w:trPr>
          <w:trHeight w:val="397"/>
          <w:tblHeader/>
        </w:trPr>
        <w:tc>
          <w:tcPr>
            <w:tcW w:w="5000" w:type="pct"/>
            <w:tcBorders>
              <w:top w:val="single" w:sz="8" w:space="0" w:color="auto"/>
              <w:left w:val="single" w:sz="8" w:space="0" w:color="auto"/>
              <w:bottom w:val="single" w:sz="8" w:space="0" w:color="auto"/>
              <w:right w:val="single" w:sz="8" w:space="0" w:color="auto"/>
            </w:tcBorders>
            <w:shd w:val="clear" w:color="auto" w:fill="auto"/>
            <w:tcMar>
              <w:top w:w="100" w:type="nil"/>
              <w:left w:w="100" w:type="nil"/>
              <w:bottom w:w="100" w:type="nil"/>
              <w:right w:w="100" w:type="nil"/>
            </w:tcMar>
            <w:vAlign w:val="center"/>
          </w:tcPr>
          <w:p w14:paraId="229D207F" w14:textId="34EECCCA" w:rsidR="00BE6993" w:rsidRPr="00574B6B" w:rsidRDefault="00C6162D" w:rsidP="00B46B9D">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iCs/>
                <w:szCs w:val="20"/>
              </w:rPr>
            </w:pPr>
            <w:r w:rsidRPr="00574B6B">
              <w:rPr>
                <w:rFonts w:cs="Arial"/>
                <w:iCs/>
                <w:szCs w:val="20"/>
              </w:rPr>
              <w:t>N</w:t>
            </w:r>
            <w:r>
              <w:rPr>
                <w:rFonts w:cs="Arial"/>
                <w:iCs/>
                <w:szCs w:val="20"/>
              </w:rPr>
              <w:t>/</w:t>
            </w:r>
            <w:r w:rsidRPr="00574B6B">
              <w:rPr>
                <w:rFonts w:cs="Arial"/>
                <w:iCs/>
                <w:szCs w:val="20"/>
              </w:rPr>
              <w:t>A</w:t>
            </w:r>
          </w:p>
          <w:p w14:paraId="5D112228" w14:textId="3B84EF86" w:rsidR="00B46B9D" w:rsidRPr="007C2D68" w:rsidRDefault="00B46B9D" w:rsidP="00B46B9D">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icrosoft Sans Serif"/>
                <w:i/>
                <w:szCs w:val="20"/>
              </w:rPr>
            </w:pPr>
          </w:p>
        </w:tc>
      </w:tr>
    </w:tbl>
    <w:p w14:paraId="7B3A6794" w14:textId="77777777" w:rsidR="00B9004A" w:rsidRPr="007C2D68" w:rsidRDefault="00B9004A" w:rsidP="00196CA9">
      <w:pPr>
        <w:rPr>
          <w:rFonts w:cs="Arial"/>
          <w:szCs w:val="20"/>
        </w:rPr>
      </w:pPr>
    </w:p>
    <w:p w14:paraId="094DD233" w14:textId="77777777" w:rsidR="00BE041A" w:rsidRPr="007C2D68" w:rsidRDefault="00BE041A">
      <w:pPr>
        <w:spacing w:before="0" w:after="0"/>
        <w:rPr>
          <w:rFonts w:cs="Arial"/>
          <w:b/>
          <w:color w:val="000000" w:themeColor="text1"/>
          <w:szCs w:val="20"/>
        </w:rPr>
      </w:pPr>
      <w:r w:rsidRPr="007C2D68">
        <w:rPr>
          <w:rFonts w:cs="Arial"/>
          <w:b/>
          <w:color w:val="000000" w:themeColor="text1"/>
          <w:szCs w:val="20"/>
        </w:rPr>
        <w:br w:type="page"/>
      </w:r>
    </w:p>
    <w:p w14:paraId="5316D2C1" w14:textId="1CDDF006" w:rsidR="004F6E4B" w:rsidRPr="007C2D68" w:rsidRDefault="004F6E4B" w:rsidP="004F6E4B">
      <w:pPr>
        <w:spacing w:after="220"/>
        <w:jc w:val="both"/>
        <w:rPr>
          <w:rFonts w:cs="Arial"/>
          <w:b/>
          <w:color w:val="000000" w:themeColor="text1"/>
          <w:szCs w:val="20"/>
        </w:rPr>
      </w:pPr>
      <w:r w:rsidRPr="007C2D68">
        <w:rPr>
          <w:rFonts w:cs="Arial"/>
          <w:b/>
          <w:color w:val="000000" w:themeColor="text1"/>
          <w:szCs w:val="20"/>
        </w:rPr>
        <w:lastRenderedPageBreak/>
        <w:t>EXECUTED BY THE PARTIES AS AN AGREEMENT (Comprising These Project Details and the Project Terms)</w:t>
      </w:r>
    </w:p>
    <w:p w14:paraId="2DA02289" w14:textId="77777777" w:rsidR="004F6E4B" w:rsidRPr="007C2D68" w:rsidRDefault="004F6E4B" w:rsidP="004F6E4B">
      <w:pPr>
        <w:spacing w:before="0" w:after="0"/>
        <w:rPr>
          <w:rFonts w:cs="Arial"/>
          <w:b/>
          <w:szCs w:val="20"/>
        </w:rPr>
      </w:pPr>
      <w:bookmarkStart w:id="41" w:name="_Hlk508281810"/>
    </w:p>
    <w:tbl>
      <w:tblPr>
        <w:tblW w:w="0" w:type="auto"/>
        <w:tblLayout w:type="fixed"/>
        <w:tblCellMar>
          <w:left w:w="0" w:type="dxa"/>
          <w:right w:w="0" w:type="dxa"/>
        </w:tblCellMar>
        <w:tblLook w:val="0000" w:firstRow="0" w:lastRow="0" w:firstColumn="0" w:lastColumn="0" w:noHBand="0" w:noVBand="0"/>
      </w:tblPr>
      <w:tblGrid>
        <w:gridCol w:w="3969"/>
        <w:gridCol w:w="709"/>
        <w:gridCol w:w="3969"/>
        <w:gridCol w:w="709"/>
      </w:tblGrid>
      <w:tr w:rsidR="004F6E4B" w:rsidRPr="007C2D68" w14:paraId="26954D95" w14:textId="77777777" w:rsidTr="00BE041A">
        <w:trPr>
          <w:cantSplit/>
          <w:trHeight w:val="600"/>
        </w:trPr>
        <w:tc>
          <w:tcPr>
            <w:tcW w:w="3969" w:type="dxa"/>
            <w:vMerge w:val="restart"/>
          </w:tcPr>
          <w:p w14:paraId="7359B53D" w14:textId="77777777" w:rsidR="004F6E4B" w:rsidRPr="007C2D68" w:rsidRDefault="004F6E4B" w:rsidP="00BE041A">
            <w:pPr>
              <w:pStyle w:val="Style1"/>
              <w:numPr>
                <w:ilvl w:val="0"/>
                <w:numId w:val="0"/>
              </w:numPr>
              <w:spacing w:after="0"/>
              <w:rPr>
                <w:b w:val="0"/>
                <w:caps w:val="0"/>
                <w:szCs w:val="20"/>
              </w:rPr>
            </w:pPr>
            <w:r w:rsidRPr="007C2D68">
              <w:rPr>
                <w:caps w:val="0"/>
                <w:szCs w:val="20"/>
              </w:rPr>
              <w:t xml:space="preserve">EXECUTED </w:t>
            </w:r>
            <w:r w:rsidRPr="007C2D68">
              <w:rPr>
                <w:b w:val="0"/>
                <w:caps w:val="0"/>
                <w:szCs w:val="20"/>
              </w:rPr>
              <w:t>for</w:t>
            </w:r>
            <w:r w:rsidRPr="007C2D68">
              <w:rPr>
                <w:caps w:val="0"/>
                <w:szCs w:val="20"/>
              </w:rPr>
              <w:t xml:space="preserve"> </w:t>
            </w:r>
            <w:proofErr w:type="spellStart"/>
            <w:r w:rsidRPr="007C2D68">
              <w:rPr>
                <w:caps w:val="0"/>
                <w:szCs w:val="20"/>
              </w:rPr>
              <w:t>iMOVE</w:t>
            </w:r>
            <w:proofErr w:type="spellEnd"/>
            <w:r w:rsidRPr="007C2D68">
              <w:rPr>
                <w:caps w:val="0"/>
                <w:szCs w:val="20"/>
              </w:rPr>
              <w:t xml:space="preserve"> AUSTRALIA LIMITED </w:t>
            </w:r>
            <w:r w:rsidRPr="007C2D68">
              <w:rPr>
                <w:b w:val="0"/>
                <w:caps w:val="0"/>
                <w:szCs w:val="20"/>
              </w:rPr>
              <w:t>ABN 11 618 758 491 by an authorised officer in the presence of</w:t>
            </w:r>
          </w:p>
          <w:p w14:paraId="538ACC56" w14:textId="77777777" w:rsidR="004F6E4B" w:rsidRPr="007C2D68" w:rsidRDefault="004F6E4B" w:rsidP="00BE041A">
            <w:pPr>
              <w:pStyle w:val="Style2"/>
              <w:numPr>
                <w:ilvl w:val="0"/>
                <w:numId w:val="0"/>
              </w:numPr>
              <w:ind w:left="720" w:hanging="720"/>
              <w:rPr>
                <w:szCs w:val="20"/>
              </w:rPr>
            </w:pPr>
          </w:p>
        </w:tc>
        <w:tc>
          <w:tcPr>
            <w:tcW w:w="709" w:type="dxa"/>
            <w:vMerge w:val="restart"/>
          </w:tcPr>
          <w:p w14:paraId="0ECDDDBB" w14:textId="77777777" w:rsidR="004F6E4B" w:rsidRPr="007C2D68" w:rsidRDefault="004F6E4B" w:rsidP="00BE041A">
            <w:pPr>
              <w:pStyle w:val="Style1"/>
              <w:numPr>
                <w:ilvl w:val="0"/>
                <w:numId w:val="0"/>
              </w:numPr>
              <w:spacing w:after="0"/>
              <w:rPr>
                <w:szCs w:val="20"/>
              </w:rPr>
            </w:pPr>
          </w:p>
        </w:tc>
        <w:tc>
          <w:tcPr>
            <w:tcW w:w="3969" w:type="dxa"/>
            <w:tcBorders>
              <w:bottom w:val="single" w:sz="4" w:space="0" w:color="auto"/>
            </w:tcBorders>
          </w:tcPr>
          <w:p w14:paraId="0AC00449" w14:textId="77777777" w:rsidR="004F6E4B" w:rsidRPr="007C2D68" w:rsidRDefault="004F6E4B" w:rsidP="00BE041A">
            <w:pPr>
              <w:pStyle w:val="Style1"/>
              <w:numPr>
                <w:ilvl w:val="0"/>
                <w:numId w:val="0"/>
              </w:numPr>
              <w:spacing w:after="0"/>
              <w:rPr>
                <w:szCs w:val="20"/>
              </w:rPr>
            </w:pPr>
          </w:p>
        </w:tc>
        <w:tc>
          <w:tcPr>
            <w:tcW w:w="709" w:type="dxa"/>
            <w:vAlign w:val="bottom"/>
          </w:tcPr>
          <w:p w14:paraId="03712496" w14:textId="77777777" w:rsidR="004F6E4B" w:rsidRPr="007C2D68" w:rsidRDefault="004F6E4B" w:rsidP="00BE041A">
            <w:pPr>
              <w:pStyle w:val="Style1"/>
              <w:numPr>
                <w:ilvl w:val="0"/>
                <w:numId w:val="0"/>
              </w:numPr>
              <w:spacing w:after="0"/>
              <w:rPr>
                <w:szCs w:val="20"/>
              </w:rPr>
            </w:pPr>
            <w:r w:rsidRPr="007C2D68">
              <w:rPr>
                <w:rFonts w:ascii="Symbol" w:eastAsia="Symbol" w:hAnsi="Symbol" w:cs="Symbol"/>
                <w:szCs w:val="20"/>
              </w:rPr>
              <w:sym w:font="Symbol" w:char="F0AC"/>
            </w:r>
          </w:p>
        </w:tc>
      </w:tr>
      <w:tr w:rsidR="004F6E4B" w:rsidRPr="007C2D68" w14:paraId="5676AA18" w14:textId="77777777" w:rsidTr="00BE041A">
        <w:trPr>
          <w:cantSplit/>
          <w:trHeight w:val="540"/>
        </w:trPr>
        <w:tc>
          <w:tcPr>
            <w:tcW w:w="3969" w:type="dxa"/>
            <w:vMerge/>
          </w:tcPr>
          <w:p w14:paraId="48CE24B8" w14:textId="77777777" w:rsidR="004F6E4B" w:rsidRPr="007C2D68" w:rsidRDefault="004F6E4B" w:rsidP="00BE041A">
            <w:pPr>
              <w:spacing w:before="0" w:after="0"/>
              <w:rPr>
                <w:rFonts w:cs="Arial"/>
                <w:b/>
                <w:szCs w:val="20"/>
              </w:rPr>
            </w:pPr>
          </w:p>
        </w:tc>
        <w:tc>
          <w:tcPr>
            <w:tcW w:w="709" w:type="dxa"/>
            <w:vMerge/>
          </w:tcPr>
          <w:p w14:paraId="27638DA6" w14:textId="77777777" w:rsidR="004F6E4B" w:rsidRPr="007C2D68" w:rsidRDefault="004F6E4B" w:rsidP="00BE041A">
            <w:pPr>
              <w:spacing w:before="0" w:after="0"/>
              <w:rPr>
                <w:rFonts w:cs="Arial"/>
                <w:szCs w:val="20"/>
              </w:rPr>
            </w:pPr>
          </w:p>
        </w:tc>
        <w:tc>
          <w:tcPr>
            <w:tcW w:w="3969" w:type="dxa"/>
            <w:tcBorders>
              <w:top w:val="single" w:sz="4" w:space="0" w:color="auto"/>
            </w:tcBorders>
          </w:tcPr>
          <w:p w14:paraId="313DD4E0" w14:textId="77777777" w:rsidR="004F6E4B" w:rsidRPr="007C2D68" w:rsidRDefault="004F6E4B" w:rsidP="00BE041A">
            <w:pPr>
              <w:spacing w:before="0" w:after="0"/>
              <w:rPr>
                <w:rFonts w:cs="Arial"/>
                <w:szCs w:val="20"/>
              </w:rPr>
            </w:pPr>
            <w:r w:rsidRPr="007C2D68">
              <w:rPr>
                <w:rFonts w:cs="Arial"/>
                <w:szCs w:val="20"/>
              </w:rPr>
              <w:t>Signature of officer</w:t>
            </w:r>
          </w:p>
        </w:tc>
        <w:tc>
          <w:tcPr>
            <w:tcW w:w="709" w:type="dxa"/>
          </w:tcPr>
          <w:p w14:paraId="2C1C585D" w14:textId="77777777" w:rsidR="004F6E4B" w:rsidRPr="007C2D68" w:rsidRDefault="004F6E4B" w:rsidP="00BE041A">
            <w:pPr>
              <w:spacing w:before="0" w:after="0"/>
              <w:rPr>
                <w:rFonts w:cs="Arial"/>
                <w:szCs w:val="20"/>
              </w:rPr>
            </w:pPr>
          </w:p>
        </w:tc>
      </w:tr>
      <w:tr w:rsidR="004F6E4B" w:rsidRPr="007C2D68" w14:paraId="0CD0A583" w14:textId="77777777" w:rsidTr="00BE041A">
        <w:trPr>
          <w:trHeight w:hRule="exact" w:val="480"/>
        </w:trPr>
        <w:tc>
          <w:tcPr>
            <w:tcW w:w="3969" w:type="dxa"/>
            <w:tcBorders>
              <w:bottom w:val="single" w:sz="4" w:space="0" w:color="auto"/>
            </w:tcBorders>
          </w:tcPr>
          <w:p w14:paraId="21685168" w14:textId="77777777" w:rsidR="004F6E4B" w:rsidRPr="007C2D68" w:rsidRDefault="004F6E4B" w:rsidP="00BE041A">
            <w:pPr>
              <w:spacing w:before="0" w:after="0"/>
              <w:rPr>
                <w:rFonts w:cs="Arial"/>
                <w:szCs w:val="20"/>
              </w:rPr>
            </w:pPr>
          </w:p>
        </w:tc>
        <w:tc>
          <w:tcPr>
            <w:tcW w:w="709" w:type="dxa"/>
            <w:vAlign w:val="bottom"/>
          </w:tcPr>
          <w:p w14:paraId="3A07D1D5" w14:textId="77777777" w:rsidR="004F6E4B" w:rsidRPr="007C2D68" w:rsidRDefault="004F6E4B" w:rsidP="00BE041A">
            <w:pPr>
              <w:spacing w:before="0" w:after="0"/>
              <w:ind w:hanging="141"/>
              <w:rPr>
                <w:rFonts w:cs="Arial"/>
                <w:szCs w:val="20"/>
              </w:rPr>
            </w:pPr>
            <w:r w:rsidRPr="007C2D68">
              <w:rPr>
                <w:rFonts w:ascii="Symbol" w:eastAsia="Symbol" w:hAnsi="Symbol" w:cs="Symbol"/>
                <w:szCs w:val="20"/>
              </w:rPr>
              <w:sym w:font="Symbol" w:char="F0AC"/>
            </w:r>
          </w:p>
        </w:tc>
        <w:tc>
          <w:tcPr>
            <w:tcW w:w="3969" w:type="dxa"/>
            <w:tcBorders>
              <w:bottom w:val="single" w:sz="4" w:space="0" w:color="auto"/>
            </w:tcBorders>
          </w:tcPr>
          <w:p w14:paraId="5909A40E" w14:textId="77777777" w:rsidR="004F6E4B" w:rsidRPr="007C2D68" w:rsidRDefault="004F6E4B" w:rsidP="00BE041A">
            <w:pPr>
              <w:spacing w:before="0" w:after="0"/>
              <w:rPr>
                <w:rFonts w:cs="Arial"/>
                <w:szCs w:val="20"/>
              </w:rPr>
            </w:pPr>
          </w:p>
        </w:tc>
        <w:tc>
          <w:tcPr>
            <w:tcW w:w="709" w:type="dxa"/>
          </w:tcPr>
          <w:p w14:paraId="61E79875" w14:textId="77777777" w:rsidR="004F6E4B" w:rsidRPr="007C2D68" w:rsidRDefault="004F6E4B" w:rsidP="00BE041A">
            <w:pPr>
              <w:spacing w:before="0" w:after="0"/>
              <w:rPr>
                <w:rFonts w:cs="Arial"/>
                <w:szCs w:val="20"/>
              </w:rPr>
            </w:pPr>
          </w:p>
        </w:tc>
      </w:tr>
      <w:tr w:rsidR="004F6E4B" w:rsidRPr="007C2D68" w14:paraId="4F2B4967" w14:textId="77777777" w:rsidTr="00BE041A">
        <w:trPr>
          <w:trHeight w:hRule="exact" w:val="480"/>
        </w:trPr>
        <w:tc>
          <w:tcPr>
            <w:tcW w:w="3969" w:type="dxa"/>
            <w:tcBorders>
              <w:top w:val="single" w:sz="4" w:space="0" w:color="auto"/>
            </w:tcBorders>
          </w:tcPr>
          <w:p w14:paraId="3B6A405F" w14:textId="77777777" w:rsidR="004F6E4B" w:rsidRPr="007C2D68" w:rsidRDefault="004F6E4B" w:rsidP="00BE041A">
            <w:pPr>
              <w:spacing w:before="0" w:after="0"/>
              <w:rPr>
                <w:rFonts w:cs="Arial"/>
                <w:szCs w:val="20"/>
              </w:rPr>
            </w:pPr>
            <w:r w:rsidRPr="007C2D68">
              <w:rPr>
                <w:rFonts w:cs="Arial"/>
                <w:szCs w:val="20"/>
              </w:rPr>
              <w:t>Signature of witness</w:t>
            </w:r>
          </w:p>
        </w:tc>
        <w:tc>
          <w:tcPr>
            <w:tcW w:w="709" w:type="dxa"/>
          </w:tcPr>
          <w:p w14:paraId="763455AC" w14:textId="77777777" w:rsidR="004F6E4B" w:rsidRPr="007C2D68" w:rsidRDefault="004F6E4B" w:rsidP="00BE041A">
            <w:pPr>
              <w:spacing w:before="0" w:after="0"/>
              <w:rPr>
                <w:rFonts w:cs="Arial"/>
                <w:szCs w:val="20"/>
              </w:rPr>
            </w:pPr>
          </w:p>
        </w:tc>
        <w:tc>
          <w:tcPr>
            <w:tcW w:w="3969" w:type="dxa"/>
            <w:tcBorders>
              <w:top w:val="single" w:sz="4" w:space="0" w:color="auto"/>
            </w:tcBorders>
          </w:tcPr>
          <w:p w14:paraId="50C7AD88" w14:textId="77777777" w:rsidR="004F6E4B" w:rsidRPr="007C2D68" w:rsidRDefault="004F6E4B" w:rsidP="00BE041A">
            <w:pPr>
              <w:spacing w:before="0" w:after="0"/>
              <w:rPr>
                <w:rFonts w:cs="Arial"/>
                <w:szCs w:val="20"/>
              </w:rPr>
            </w:pPr>
            <w:r w:rsidRPr="007C2D68">
              <w:rPr>
                <w:rFonts w:cs="Arial"/>
                <w:szCs w:val="20"/>
              </w:rPr>
              <w:t>Name of officer (print)</w:t>
            </w:r>
          </w:p>
        </w:tc>
        <w:tc>
          <w:tcPr>
            <w:tcW w:w="709" w:type="dxa"/>
          </w:tcPr>
          <w:p w14:paraId="1759129A" w14:textId="77777777" w:rsidR="004F6E4B" w:rsidRPr="007C2D68" w:rsidRDefault="004F6E4B" w:rsidP="00BE041A">
            <w:pPr>
              <w:spacing w:before="0" w:after="0"/>
              <w:rPr>
                <w:rFonts w:cs="Arial"/>
                <w:szCs w:val="20"/>
              </w:rPr>
            </w:pPr>
          </w:p>
        </w:tc>
      </w:tr>
      <w:tr w:rsidR="004F6E4B" w:rsidRPr="007C2D68" w14:paraId="78EBAEFF" w14:textId="77777777" w:rsidTr="00BE041A">
        <w:trPr>
          <w:trHeight w:hRule="exact" w:val="480"/>
        </w:trPr>
        <w:tc>
          <w:tcPr>
            <w:tcW w:w="3969" w:type="dxa"/>
            <w:tcBorders>
              <w:bottom w:val="single" w:sz="4" w:space="0" w:color="auto"/>
            </w:tcBorders>
          </w:tcPr>
          <w:p w14:paraId="4AABDBBE" w14:textId="77777777" w:rsidR="004F6E4B" w:rsidRPr="007C2D68" w:rsidRDefault="004F6E4B" w:rsidP="00BE041A">
            <w:pPr>
              <w:spacing w:before="0" w:after="0"/>
              <w:rPr>
                <w:rFonts w:cs="Arial"/>
                <w:szCs w:val="20"/>
              </w:rPr>
            </w:pPr>
          </w:p>
        </w:tc>
        <w:tc>
          <w:tcPr>
            <w:tcW w:w="709" w:type="dxa"/>
          </w:tcPr>
          <w:p w14:paraId="3E19F45F" w14:textId="77777777" w:rsidR="004F6E4B" w:rsidRPr="007C2D68" w:rsidRDefault="004F6E4B" w:rsidP="00BE041A">
            <w:pPr>
              <w:spacing w:before="0" w:after="0"/>
              <w:rPr>
                <w:rFonts w:cs="Arial"/>
                <w:szCs w:val="20"/>
              </w:rPr>
            </w:pPr>
          </w:p>
        </w:tc>
        <w:tc>
          <w:tcPr>
            <w:tcW w:w="3969" w:type="dxa"/>
            <w:tcBorders>
              <w:bottom w:val="single" w:sz="4" w:space="0" w:color="auto"/>
            </w:tcBorders>
          </w:tcPr>
          <w:p w14:paraId="04C0AD04" w14:textId="77777777" w:rsidR="004F6E4B" w:rsidRPr="007C2D68" w:rsidRDefault="004F6E4B" w:rsidP="00BE041A">
            <w:pPr>
              <w:spacing w:before="0" w:after="0"/>
              <w:rPr>
                <w:rFonts w:cs="Arial"/>
                <w:szCs w:val="20"/>
              </w:rPr>
            </w:pPr>
          </w:p>
        </w:tc>
        <w:tc>
          <w:tcPr>
            <w:tcW w:w="709" w:type="dxa"/>
          </w:tcPr>
          <w:p w14:paraId="6EBA3762" w14:textId="77777777" w:rsidR="004F6E4B" w:rsidRPr="007C2D68" w:rsidRDefault="004F6E4B" w:rsidP="00BE041A">
            <w:pPr>
              <w:spacing w:before="0" w:after="0"/>
              <w:rPr>
                <w:rFonts w:cs="Arial"/>
                <w:szCs w:val="20"/>
              </w:rPr>
            </w:pPr>
          </w:p>
        </w:tc>
      </w:tr>
      <w:tr w:rsidR="004F6E4B" w:rsidRPr="007C2D68" w14:paraId="2748280D" w14:textId="77777777" w:rsidTr="00BE041A">
        <w:trPr>
          <w:trHeight w:hRule="exact" w:val="480"/>
        </w:trPr>
        <w:tc>
          <w:tcPr>
            <w:tcW w:w="3969" w:type="dxa"/>
            <w:tcBorders>
              <w:top w:val="single" w:sz="4" w:space="0" w:color="auto"/>
            </w:tcBorders>
          </w:tcPr>
          <w:p w14:paraId="04A56B58" w14:textId="77777777" w:rsidR="004F6E4B" w:rsidRPr="007C2D68" w:rsidRDefault="004F6E4B" w:rsidP="00BE041A">
            <w:pPr>
              <w:spacing w:before="0" w:after="0"/>
              <w:rPr>
                <w:rFonts w:cs="Arial"/>
                <w:szCs w:val="20"/>
              </w:rPr>
            </w:pPr>
            <w:r w:rsidRPr="007C2D68">
              <w:rPr>
                <w:rFonts w:cs="Arial"/>
                <w:szCs w:val="20"/>
              </w:rPr>
              <w:t>Name of witness (print)</w:t>
            </w:r>
          </w:p>
        </w:tc>
        <w:tc>
          <w:tcPr>
            <w:tcW w:w="709" w:type="dxa"/>
          </w:tcPr>
          <w:p w14:paraId="5913C870" w14:textId="77777777" w:rsidR="004F6E4B" w:rsidRPr="007C2D68" w:rsidRDefault="004F6E4B" w:rsidP="00BE041A">
            <w:pPr>
              <w:spacing w:before="0" w:after="0"/>
              <w:rPr>
                <w:rFonts w:cs="Arial"/>
                <w:szCs w:val="20"/>
              </w:rPr>
            </w:pPr>
          </w:p>
        </w:tc>
        <w:tc>
          <w:tcPr>
            <w:tcW w:w="3969" w:type="dxa"/>
            <w:tcBorders>
              <w:top w:val="single" w:sz="4" w:space="0" w:color="auto"/>
            </w:tcBorders>
          </w:tcPr>
          <w:p w14:paraId="66FD56BD" w14:textId="77777777" w:rsidR="004F6E4B" w:rsidRPr="007C2D68" w:rsidRDefault="004F6E4B" w:rsidP="00BE041A">
            <w:pPr>
              <w:spacing w:before="0" w:after="0"/>
              <w:rPr>
                <w:rFonts w:cs="Arial"/>
                <w:szCs w:val="20"/>
              </w:rPr>
            </w:pPr>
            <w:r w:rsidRPr="007C2D68">
              <w:rPr>
                <w:rFonts w:cs="Arial"/>
                <w:szCs w:val="20"/>
              </w:rPr>
              <w:t>Office held</w:t>
            </w:r>
          </w:p>
        </w:tc>
        <w:tc>
          <w:tcPr>
            <w:tcW w:w="709" w:type="dxa"/>
          </w:tcPr>
          <w:p w14:paraId="1FF579A3" w14:textId="77777777" w:rsidR="004F6E4B" w:rsidRPr="007C2D68" w:rsidRDefault="004F6E4B" w:rsidP="00BE041A">
            <w:pPr>
              <w:spacing w:before="0" w:after="0"/>
              <w:rPr>
                <w:rFonts w:cs="Arial"/>
                <w:szCs w:val="20"/>
              </w:rPr>
            </w:pPr>
          </w:p>
        </w:tc>
      </w:tr>
    </w:tbl>
    <w:p w14:paraId="1635394A" w14:textId="77777777" w:rsidR="004F6E4B" w:rsidRPr="007C2D68" w:rsidRDefault="004F6E4B" w:rsidP="004F6E4B">
      <w:pPr>
        <w:widowControl w:val="0"/>
        <w:suppressAutoHyphens/>
        <w:spacing w:before="0" w:after="0"/>
        <w:ind w:hanging="567"/>
        <w:rPr>
          <w:rFonts w:cs="Arial"/>
          <w:spacing w:val="-3"/>
          <w:szCs w:val="20"/>
        </w:rPr>
      </w:pPr>
    </w:p>
    <w:p w14:paraId="12E39910" w14:textId="77777777" w:rsidR="004F6E4B" w:rsidRPr="007C2D68" w:rsidRDefault="004F6E4B" w:rsidP="004F6E4B">
      <w:pPr>
        <w:widowControl w:val="0"/>
        <w:suppressAutoHyphens/>
        <w:spacing w:before="0" w:after="0"/>
        <w:ind w:hanging="567"/>
        <w:rPr>
          <w:rFonts w:cs="Arial"/>
          <w:spacing w:val="-3"/>
          <w:szCs w:val="20"/>
        </w:rPr>
      </w:pPr>
      <w:r w:rsidRPr="007C2D68">
        <w:rPr>
          <w:rFonts w:cs="Arial"/>
          <w:spacing w:val="-3"/>
          <w:szCs w:val="20"/>
        </w:rPr>
        <w:t>____________________</w:t>
      </w:r>
    </w:p>
    <w:p w14:paraId="4073B1BC" w14:textId="77777777" w:rsidR="004F6E4B" w:rsidRPr="007C2D68" w:rsidRDefault="004F6E4B" w:rsidP="004F6E4B">
      <w:pPr>
        <w:widowControl w:val="0"/>
        <w:suppressAutoHyphens/>
        <w:spacing w:before="0" w:after="0"/>
        <w:ind w:hanging="567"/>
        <w:rPr>
          <w:rFonts w:cs="Arial"/>
          <w:spacing w:val="-3"/>
          <w:szCs w:val="20"/>
        </w:rPr>
      </w:pPr>
      <w:r w:rsidRPr="007C2D68">
        <w:rPr>
          <w:rFonts w:cs="Arial"/>
          <w:spacing w:val="-3"/>
          <w:szCs w:val="20"/>
        </w:rPr>
        <w:t>Date</w:t>
      </w:r>
    </w:p>
    <w:p w14:paraId="3176589B" w14:textId="45210B0C" w:rsidR="004F6E4B" w:rsidRPr="007C2D68" w:rsidRDefault="004F6E4B" w:rsidP="004F6E4B">
      <w:pPr>
        <w:pStyle w:val="Header"/>
        <w:tabs>
          <w:tab w:val="clear" w:pos="4153"/>
          <w:tab w:val="clear" w:pos="8306"/>
        </w:tabs>
        <w:jc w:val="both"/>
        <w:rPr>
          <w:rFonts w:cs="Arial"/>
          <w:bCs/>
        </w:rPr>
      </w:pPr>
    </w:p>
    <w:p w14:paraId="6383F827" w14:textId="0A4073E3" w:rsidR="00403CF0" w:rsidRPr="007C2D68" w:rsidRDefault="00403CF0" w:rsidP="00403CF0">
      <w:pPr>
        <w:spacing w:before="0" w:after="0"/>
        <w:rPr>
          <w:rFonts w:cs="Arial"/>
          <w:bCs/>
          <w:szCs w:val="20"/>
        </w:rPr>
      </w:pPr>
      <w:r w:rsidRPr="007C2D68">
        <w:rPr>
          <w:rFonts w:cs="Arial"/>
          <w:bCs/>
        </w:rPr>
        <w:br w:type="page"/>
      </w:r>
    </w:p>
    <w:tbl>
      <w:tblPr>
        <w:tblW w:w="0" w:type="auto"/>
        <w:tblLayout w:type="fixed"/>
        <w:tblCellMar>
          <w:left w:w="0" w:type="dxa"/>
          <w:right w:w="0" w:type="dxa"/>
        </w:tblCellMar>
        <w:tblLook w:val="0000" w:firstRow="0" w:lastRow="0" w:firstColumn="0" w:lastColumn="0" w:noHBand="0" w:noVBand="0"/>
      </w:tblPr>
      <w:tblGrid>
        <w:gridCol w:w="3969"/>
        <w:gridCol w:w="709"/>
        <w:gridCol w:w="3969"/>
        <w:gridCol w:w="709"/>
      </w:tblGrid>
      <w:tr w:rsidR="00403CF0" w:rsidRPr="007C2D68" w14:paraId="4A3E6172" w14:textId="77777777" w:rsidTr="00BE041A">
        <w:trPr>
          <w:cantSplit/>
          <w:trHeight w:val="600"/>
        </w:trPr>
        <w:tc>
          <w:tcPr>
            <w:tcW w:w="3969" w:type="dxa"/>
            <w:vMerge w:val="restart"/>
          </w:tcPr>
          <w:p w14:paraId="19BE26BC" w14:textId="77777777" w:rsidR="00403CF0" w:rsidRPr="007C2D68" w:rsidRDefault="00403CF0" w:rsidP="00BE041A">
            <w:pPr>
              <w:pStyle w:val="Style1"/>
              <w:numPr>
                <w:ilvl w:val="0"/>
                <w:numId w:val="0"/>
              </w:numPr>
              <w:spacing w:after="0"/>
              <w:rPr>
                <w:b w:val="0"/>
                <w:caps w:val="0"/>
                <w:szCs w:val="20"/>
              </w:rPr>
            </w:pPr>
            <w:r w:rsidRPr="007C2D68">
              <w:rPr>
                <w:caps w:val="0"/>
                <w:szCs w:val="20"/>
              </w:rPr>
              <w:lastRenderedPageBreak/>
              <w:t xml:space="preserve">EXECUTED </w:t>
            </w:r>
            <w:r w:rsidRPr="007C2D68">
              <w:rPr>
                <w:b w:val="0"/>
                <w:caps w:val="0"/>
                <w:szCs w:val="20"/>
              </w:rPr>
              <w:t>for</w:t>
            </w:r>
            <w:r w:rsidRPr="007C2D68">
              <w:rPr>
                <w:caps w:val="0"/>
                <w:szCs w:val="20"/>
              </w:rPr>
              <w:t xml:space="preserve"> YYYYYYYYYYYYY        </w:t>
            </w:r>
            <w:r w:rsidRPr="007C2D68">
              <w:rPr>
                <w:b w:val="0"/>
                <w:caps w:val="0"/>
                <w:szCs w:val="20"/>
              </w:rPr>
              <w:t xml:space="preserve">ABN XX XXX </w:t>
            </w:r>
            <w:proofErr w:type="spellStart"/>
            <w:r w:rsidRPr="007C2D68">
              <w:rPr>
                <w:b w:val="0"/>
                <w:caps w:val="0"/>
                <w:szCs w:val="20"/>
              </w:rPr>
              <w:t>XXX</w:t>
            </w:r>
            <w:proofErr w:type="spellEnd"/>
            <w:r w:rsidRPr="007C2D68">
              <w:rPr>
                <w:b w:val="0"/>
                <w:caps w:val="0"/>
                <w:szCs w:val="20"/>
              </w:rPr>
              <w:t xml:space="preserve"> </w:t>
            </w:r>
            <w:proofErr w:type="spellStart"/>
            <w:r w:rsidRPr="007C2D68">
              <w:rPr>
                <w:b w:val="0"/>
                <w:caps w:val="0"/>
                <w:szCs w:val="20"/>
              </w:rPr>
              <w:t>XXX</w:t>
            </w:r>
            <w:proofErr w:type="spellEnd"/>
            <w:r w:rsidRPr="007C2D68">
              <w:rPr>
                <w:caps w:val="0"/>
                <w:szCs w:val="20"/>
              </w:rPr>
              <w:t xml:space="preserve"> </w:t>
            </w:r>
            <w:r w:rsidRPr="007C2D68">
              <w:rPr>
                <w:b w:val="0"/>
                <w:caps w:val="0"/>
                <w:szCs w:val="20"/>
              </w:rPr>
              <w:t xml:space="preserve">by </w:t>
            </w:r>
          </w:p>
          <w:p w14:paraId="2EE0ABFA" w14:textId="77777777" w:rsidR="00403CF0" w:rsidRPr="007C2D68" w:rsidRDefault="00403CF0" w:rsidP="00BE041A">
            <w:pPr>
              <w:pStyle w:val="Style1"/>
              <w:numPr>
                <w:ilvl w:val="0"/>
                <w:numId w:val="0"/>
              </w:numPr>
              <w:spacing w:after="0"/>
              <w:rPr>
                <w:b w:val="0"/>
                <w:caps w:val="0"/>
                <w:szCs w:val="20"/>
              </w:rPr>
            </w:pPr>
            <w:r w:rsidRPr="007C2D68">
              <w:rPr>
                <w:b w:val="0"/>
                <w:caps w:val="0"/>
                <w:szCs w:val="20"/>
              </w:rPr>
              <w:t>an authorised officer in the presence of</w:t>
            </w:r>
          </w:p>
          <w:p w14:paraId="7C3259B4" w14:textId="77777777" w:rsidR="00403CF0" w:rsidRPr="007C2D68" w:rsidRDefault="00403CF0" w:rsidP="00BE041A">
            <w:pPr>
              <w:pStyle w:val="Style2"/>
              <w:numPr>
                <w:ilvl w:val="0"/>
                <w:numId w:val="0"/>
              </w:numPr>
              <w:ind w:left="720" w:hanging="720"/>
              <w:rPr>
                <w:szCs w:val="20"/>
              </w:rPr>
            </w:pPr>
          </w:p>
        </w:tc>
        <w:tc>
          <w:tcPr>
            <w:tcW w:w="709" w:type="dxa"/>
            <w:vMerge w:val="restart"/>
          </w:tcPr>
          <w:p w14:paraId="32A83DF6" w14:textId="77777777" w:rsidR="00403CF0" w:rsidRPr="007C2D68" w:rsidRDefault="00403CF0" w:rsidP="00BE041A">
            <w:pPr>
              <w:pStyle w:val="Style1"/>
              <w:numPr>
                <w:ilvl w:val="0"/>
                <w:numId w:val="0"/>
              </w:numPr>
              <w:spacing w:after="0"/>
              <w:rPr>
                <w:szCs w:val="20"/>
              </w:rPr>
            </w:pPr>
          </w:p>
        </w:tc>
        <w:tc>
          <w:tcPr>
            <w:tcW w:w="3969" w:type="dxa"/>
            <w:tcBorders>
              <w:bottom w:val="single" w:sz="4" w:space="0" w:color="auto"/>
            </w:tcBorders>
          </w:tcPr>
          <w:p w14:paraId="7B5DCBAC" w14:textId="77777777" w:rsidR="00403CF0" w:rsidRPr="007C2D68" w:rsidRDefault="00403CF0" w:rsidP="00BE041A">
            <w:pPr>
              <w:pStyle w:val="Style1"/>
              <w:numPr>
                <w:ilvl w:val="0"/>
                <w:numId w:val="0"/>
              </w:numPr>
              <w:spacing w:after="0"/>
              <w:rPr>
                <w:szCs w:val="20"/>
              </w:rPr>
            </w:pPr>
          </w:p>
        </w:tc>
        <w:tc>
          <w:tcPr>
            <w:tcW w:w="709" w:type="dxa"/>
            <w:vAlign w:val="bottom"/>
          </w:tcPr>
          <w:p w14:paraId="585B865C" w14:textId="77777777" w:rsidR="00403CF0" w:rsidRPr="007C2D68" w:rsidRDefault="00403CF0" w:rsidP="00BE041A">
            <w:pPr>
              <w:pStyle w:val="Style1"/>
              <w:numPr>
                <w:ilvl w:val="0"/>
                <w:numId w:val="0"/>
              </w:numPr>
              <w:spacing w:after="0"/>
              <w:rPr>
                <w:szCs w:val="20"/>
              </w:rPr>
            </w:pPr>
            <w:r w:rsidRPr="007C2D68">
              <w:rPr>
                <w:rFonts w:ascii="Symbol" w:eastAsia="Symbol" w:hAnsi="Symbol" w:cs="Symbol"/>
                <w:szCs w:val="20"/>
              </w:rPr>
              <w:sym w:font="Symbol" w:char="F0AC"/>
            </w:r>
          </w:p>
        </w:tc>
      </w:tr>
      <w:tr w:rsidR="00403CF0" w:rsidRPr="007C2D68" w14:paraId="318CD7D3" w14:textId="77777777" w:rsidTr="00BE041A">
        <w:trPr>
          <w:cantSplit/>
          <w:trHeight w:val="540"/>
        </w:trPr>
        <w:tc>
          <w:tcPr>
            <w:tcW w:w="3969" w:type="dxa"/>
            <w:vMerge/>
          </w:tcPr>
          <w:p w14:paraId="562D2D14" w14:textId="77777777" w:rsidR="00403CF0" w:rsidRPr="007C2D68" w:rsidRDefault="00403CF0" w:rsidP="00BE041A">
            <w:pPr>
              <w:spacing w:before="0" w:after="0"/>
              <w:rPr>
                <w:rFonts w:cs="Arial"/>
                <w:b/>
                <w:szCs w:val="20"/>
              </w:rPr>
            </w:pPr>
          </w:p>
        </w:tc>
        <w:tc>
          <w:tcPr>
            <w:tcW w:w="709" w:type="dxa"/>
            <w:vMerge/>
          </w:tcPr>
          <w:p w14:paraId="1E2729DD" w14:textId="77777777" w:rsidR="00403CF0" w:rsidRPr="007C2D68" w:rsidRDefault="00403CF0" w:rsidP="00BE041A">
            <w:pPr>
              <w:spacing w:before="0" w:after="0"/>
              <w:rPr>
                <w:rFonts w:cs="Arial"/>
                <w:szCs w:val="20"/>
              </w:rPr>
            </w:pPr>
          </w:p>
        </w:tc>
        <w:tc>
          <w:tcPr>
            <w:tcW w:w="3969" w:type="dxa"/>
            <w:tcBorders>
              <w:top w:val="single" w:sz="4" w:space="0" w:color="auto"/>
            </w:tcBorders>
          </w:tcPr>
          <w:p w14:paraId="5F7DD5B4" w14:textId="77777777" w:rsidR="00403CF0" w:rsidRPr="007C2D68" w:rsidRDefault="00403CF0" w:rsidP="00BE041A">
            <w:pPr>
              <w:spacing w:before="0" w:after="0"/>
              <w:rPr>
                <w:rFonts w:cs="Arial"/>
                <w:szCs w:val="20"/>
              </w:rPr>
            </w:pPr>
            <w:r w:rsidRPr="007C2D68">
              <w:rPr>
                <w:rFonts w:cs="Arial"/>
                <w:szCs w:val="20"/>
              </w:rPr>
              <w:t>Signature of officer</w:t>
            </w:r>
          </w:p>
        </w:tc>
        <w:tc>
          <w:tcPr>
            <w:tcW w:w="709" w:type="dxa"/>
          </w:tcPr>
          <w:p w14:paraId="797C5319" w14:textId="77777777" w:rsidR="00403CF0" w:rsidRPr="007C2D68" w:rsidRDefault="00403CF0" w:rsidP="00BE041A">
            <w:pPr>
              <w:spacing w:before="0" w:after="0"/>
              <w:rPr>
                <w:rFonts w:cs="Arial"/>
                <w:szCs w:val="20"/>
              </w:rPr>
            </w:pPr>
          </w:p>
        </w:tc>
      </w:tr>
      <w:tr w:rsidR="00403CF0" w:rsidRPr="007C2D68" w14:paraId="402478C1" w14:textId="77777777" w:rsidTr="00BE041A">
        <w:trPr>
          <w:trHeight w:hRule="exact" w:val="480"/>
        </w:trPr>
        <w:tc>
          <w:tcPr>
            <w:tcW w:w="3969" w:type="dxa"/>
            <w:tcBorders>
              <w:bottom w:val="single" w:sz="4" w:space="0" w:color="auto"/>
            </w:tcBorders>
          </w:tcPr>
          <w:p w14:paraId="0340894E" w14:textId="77777777" w:rsidR="00403CF0" w:rsidRPr="007C2D68" w:rsidRDefault="00403CF0" w:rsidP="00BE041A">
            <w:pPr>
              <w:spacing w:before="0" w:after="0"/>
              <w:rPr>
                <w:rFonts w:cs="Arial"/>
                <w:szCs w:val="20"/>
              </w:rPr>
            </w:pPr>
          </w:p>
        </w:tc>
        <w:tc>
          <w:tcPr>
            <w:tcW w:w="709" w:type="dxa"/>
            <w:vAlign w:val="bottom"/>
          </w:tcPr>
          <w:p w14:paraId="5DE02C08" w14:textId="77777777" w:rsidR="00403CF0" w:rsidRPr="007C2D68" w:rsidRDefault="00403CF0" w:rsidP="00BE041A">
            <w:pPr>
              <w:spacing w:before="0" w:after="0"/>
              <w:ind w:hanging="141"/>
              <w:rPr>
                <w:rFonts w:cs="Arial"/>
                <w:szCs w:val="20"/>
              </w:rPr>
            </w:pPr>
            <w:r w:rsidRPr="007C2D68">
              <w:rPr>
                <w:rFonts w:ascii="Symbol" w:eastAsia="Symbol" w:hAnsi="Symbol" w:cs="Symbol"/>
                <w:szCs w:val="20"/>
              </w:rPr>
              <w:sym w:font="Symbol" w:char="F0AC"/>
            </w:r>
          </w:p>
        </w:tc>
        <w:tc>
          <w:tcPr>
            <w:tcW w:w="3969" w:type="dxa"/>
            <w:tcBorders>
              <w:bottom w:val="single" w:sz="4" w:space="0" w:color="auto"/>
            </w:tcBorders>
          </w:tcPr>
          <w:p w14:paraId="7C061FAC" w14:textId="77777777" w:rsidR="00403CF0" w:rsidRPr="007C2D68" w:rsidRDefault="00403CF0" w:rsidP="00BE041A">
            <w:pPr>
              <w:spacing w:before="0" w:after="0"/>
              <w:rPr>
                <w:rFonts w:cs="Arial"/>
                <w:szCs w:val="20"/>
              </w:rPr>
            </w:pPr>
          </w:p>
        </w:tc>
        <w:tc>
          <w:tcPr>
            <w:tcW w:w="709" w:type="dxa"/>
          </w:tcPr>
          <w:p w14:paraId="11FA087E" w14:textId="77777777" w:rsidR="00403CF0" w:rsidRPr="007C2D68" w:rsidRDefault="00403CF0" w:rsidP="00BE041A">
            <w:pPr>
              <w:spacing w:before="0" w:after="0"/>
              <w:rPr>
                <w:rFonts w:cs="Arial"/>
                <w:szCs w:val="20"/>
              </w:rPr>
            </w:pPr>
          </w:p>
        </w:tc>
      </w:tr>
      <w:tr w:rsidR="00403CF0" w:rsidRPr="007C2D68" w14:paraId="74A73ADE" w14:textId="77777777" w:rsidTr="00BE041A">
        <w:trPr>
          <w:trHeight w:hRule="exact" w:val="480"/>
        </w:trPr>
        <w:tc>
          <w:tcPr>
            <w:tcW w:w="3969" w:type="dxa"/>
            <w:tcBorders>
              <w:top w:val="single" w:sz="4" w:space="0" w:color="auto"/>
            </w:tcBorders>
          </w:tcPr>
          <w:p w14:paraId="523959AE" w14:textId="77777777" w:rsidR="00403CF0" w:rsidRPr="007C2D68" w:rsidRDefault="00403CF0" w:rsidP="00BE041A">
            <w:pPr>
              <w:spacing w:before="0" w:after="0"/>
              <w:rPr>
                <w:rFonts w:cs="Arial"/>
                <w:szCs w:val="20"/>
              </w:rPr>
            </w:pPr>
            <w:r w:rsidRPr="007C2D68">
              <w:rPr>
                <w:rFonts w:cs="Arial"/>
                <w:szCs w:val="20"/>
              </w:rPr>
              <w:t>Signature of witness</w:t>
            </w:r>
          </w:p>
        </w:tc>
        <w:tc>
          <w:tcPr>
            <w:tcW w:w="709" w:type="dxa"/>
          </w:tcPr>
          <w:p w14:paraId="7D3252AE" w14:textId="77777777" w:rsidR="00403CF0" w:rsidRPr="007C2D68" w:rsidRDefault="00403CF0" w:rsidP="00BE041A">
            <w:pPr>
              <w:spacing w:before="0" w:after="0"/>
              <w:rPr>
                <w:rFonts w:cs="Arial"/>
                <w:szCs w:val="20"/>
              </w:rPr>
            </w:pPr>
          </w:p>
        </w:tc>
        <w:tc>
          <w:tcPr>
            <w:tcW w:w="3969" w:type="dxa"/>
            <w:tcBorders>
              <w:top w:val="single" w:sz="4" w:space="0" w:color="auto"/>
            </w:tcBorders>
          </w:tcPr>
          <w:p w14:paraId="0E9AE1B0" w14:textId="77777777" w:rsidR="00403CF0" w:rsidRPr="007C2D68" w:rsidRDefault="00403CF0" w:rsidP="00BE041A">
            <w:pPr>
              <w:spacing w:before="0" w:after="0"/>
              <w:rPr>
                <w:rFonts w:cs="Arial"/>
                <w:szCs w:val="20"/>
              </w:rPr>
            </w:pPr>
            <w:r w:rsidRPr="007C2D68">
              <w:rPr>
                <w:rFonts w:cs="Arial"/>
                <w:szCs w:val="20"/>
              </w:rPr>
              <w:t>Name of officer (print)</w:t>
            </w:r>
          </w:p>
        </w:tc>
        <w:tc>
          <w:tcPr>
            <w:tcW w:w="709" w:type="dxa"/>
          </w:tcPr>
          <w:p w14:paraId="66D0D5CE" w14:textId="77777777" w:rsidR="00403CF0" w:rsidRPr="007C2D68" w:rsidRDefault="00403CF0" w:rsidP="00BE041A">
            <w:pPr>
              <w:spacing w:before="0" w:after="0"/>
              <w:rPr>
                <w:rFonts w:cs="Arial"/>
                <w:szCs w:val="20"/>
              </w:rPr>
            </w:pPr>
          </w:p>
        </w:tc>
      </w:tr>
      <w:tr w:rsidR="00403CF0" w:rsidRPr="007C2D68" w14:paraId="3FC1DDEC" w14:textId="77777777" w:rsidTr="00BE041A">
        <w:trPr>
          <w:trHeight w:hRule="exact" w:val="480"/>
        </w:trPr>
        <w:tc>
          <w:tcPr>
            <w:tcW w:w="3969" w:type="dxa"/>
            <w:tcBorders>
              <w:bottom w:val="single" w:sz="4" w:space="0" w:color="auto"/>
            </w:tcBorders>
          </w:tcPr>
          <w:p w14:paraId="4E8A3A3A" w14:textId="77777777" w:rsidR="00403CF0" w:rsidRPr="007C2D68" w:rsidRDefault="00403CF0" w:rsidP="00BE041A">
            <w:pPr>
              <w:spacing w:before="0" w:after="0"/>
              <w:rPr>
                <w:rFonts w:cs="Arial"/>
                <w:szCs w:val="20"/>
              </w:rPr>
            </w:pPr>
          </w:p>
        </w:tc>
        <w:tc>
          <w:tcPr>
            <w:tcW w:w="709" w:type="dxa"/>
          </w:tcPr>
          <w:p w14:paraId="27E8AC59" w14:textId="77777777" w:rsidR="00403CF0" w:rsidRPr="007C2D68" w:rsidRDefault="00403CF0" w:rsidP="00BE041A">
            <w:pPr>
              <w:spacing w:before="0" w:after="0"/>
              <w:rPr>
                <w:rFonts w:cs="Arial"/>
                <w:szCs w:val="20"/>
              </w:rPr>
            </w:pPr>
          </w:p>
        </w:tc>
        <w:tc>
          <w:tcPr>
            <w:tcW w:w="3969" w:type="dxa"/>
            <w:tcBorders>
              <w:bottom w:val="single" w:sz="4" w:space="0" w:color="auto"/>
            </w:tcBorders>
          </w:tcPr>
          <w:p w14:paraId="24288DAD" w14:textId="77777777" w:rsidR="00403CF0" w:rsidRPr="007C2D68" w:rsidRDefault="00403CF0" w:rsidP="00BE041A">
            <w:pPr>
              <w:spacing w:before="0" w:after="0"/>
              <w:rPr>
                <w:rFonts w:cs="Arial"/>
                <w:szCs w:val="20"/>
              </w:rPr>
            </w:pPr>
          </w:p>
        </w:tc>
        <w:tc>
          <w:tcPr>
            <w:tcW w:w="709" w:type="dxa"/>
          </w:tcPr>
          <w:p w14:paraId="42CFFA4B" w14:textId="77777777" w:rsidR="00403CF0" w:rsidRPr="007C2D68" w:rsidRDefault="00403CF0" w:rsidP="00BE041A">
            <w:pPr>
              <w:spacing w:before="0" w:after="0"/>
              <w:rPr>
                <w:rFonts w:cs="Arial"/>
                <w:szCs w:val="20"/>
              </w:rPr>
            </w:pPr>
          </w:p>
        </w:tc>
      </w:tr>
      <w:tr w:rsidR="00403CF0" w:rsidRPr="007C2D68" w14:paraId="2A7BF550" w14:textId="77777777" w:rsidTr="00BE041A">
        <w:trPr>
          <w:trHeight w:hRule="exact" w:val="480"/>
        </w:trPr>
        <w:tc>
          <w:tcPr>
            <w:tcW w:w="3969" w:type="dxa"/>
            <w:tcBorders>
              <w:top w:val="single" w:sz="4" w:space="0" w:color="auto"/>
            </w:tcBorders>
          </w:tcPr>
          <w:p w14:paraId="0B6B75F0" w14:textId="77777777" w:rsidR="00403CF0" w:rsidRPr="007C2D68" w:rsidRDefault="00403CF0" w:rsidP="00BE041A">
            <w:pPr>
              <w:spacing w:before="0" w:after="0"/>
              <w:rPr>
                <w:rFonts w:cs="Arial"/>
                <w:szCs w:val="20"/>
              </w:rPr>
            </w:pPr>
            <w:r w:rsidRPr="007C2D68">
              <w:rPr>
                <w:rFonts w:cs="Arial"/>
                <w:szCs w:val="20"/>
              </w:rPr>
              <w:t>Name of witness (print)</w:t>
            </w:r>
          </w:p>
        </w:tc>
        <w:tc>
          <w:tcPr>
            <w:tcW w:w="709" w:type="dxa"/>
          </w:tcPr>
          <w:p w14:paraId="34982B71" w14:textId="77777777" w:rsidR="00403CF0" w:rsidRPr="007C2D68" w:rsidRDefault="00403CF0" w:rsidP="00BE041A">
            <w:pPr>
              <w:spacing w:before="0" w:after="0"/>
              <w:rPr>
                <w:rFonts w:cs="Arial"/>
                <w:szCs w:val="20"/>
              </w:rPr>
            </w:pPr>
          </w:p>
        </w:tc>
        <w:tc>
          <w:tcPr>
            <w:tcW w:w="3969" w:type="dxa"/>
            <w:tcBorders>
              <w:top w:val="single" w:sz="4" w:space="0" w:color="auto"/>
            </w:tcBorders>
          </w:tcPr>
          <w:p w14:paraId="4CC74AD1" w14:textId="77777777" w:rsidR="00403CF0" w:rsidRPr="007C2D68" w:rsidRDefault="00403CF0" w:rsidP="00BE041A">
            <w:pPr>
              <w:spacing w:before="0" w:after="0"/>
              <w:rPr>
                <w:rFonts w:cs="Arial"/>
                <w:szCs w:val="20"/>
              </w:rPr>
            </w:pPr>
            <w:r w:rsidRPr="007C2D68">
              <w:rPr>
                <w:rFonts w:cs="Arial"/>
                <w:szCs w:val="20"/>
              </w:rPr>
              <w:t>Office held</w:t>
            </w:r>
          </w:p>
        </w:tc>
        <w:tc>
          <w:tcPr>
            <w:tcW w:w="709" w:type="dxa"/>
          </w:tcPr>
          <w:p w14:paraId="148E19AE" w14:textId="77777777" w:rsidR="00403CF0" w:rsidRPr="007C2D68" w:rsidRDefault="00403CF0" w:rsidP="00BE041A">
            <w:pPr>
              <w:spacing w:before="0" w:after="0"/>
              <w:rPr>
                <w:rFonts w:cs="Arial"/>
                <w:szCs w:val="20"/>
              </w:rPr>
            </w:pPr>
          </w:p>
        </w:tc>
      </w:tr>
    </w:tbl>
    <w:p w14:paraId="4AFF9E76" w14:textId="77777777" w:rsidR="00403CF0" w:rsidRPr="007C2D68" w:rsidRDefault="00403CF0" w:rsidP="004F6E4B">
      <w:pPr>
        <w:pStyle w:val="Header"/>
        <w:tabs>
          <w:tab w:val="clear" w:pos="4153"/>
          <w:tab w:val="clear" w:pos="8306"/>
        </w:tabs>
        <w:jc w:val="both"/>
        <w:rPr>
          <w:rFonts w:cs="Arial"/>
          <w:bCs/>
        </w:rPr>
      </w:pPr>
    </w:p>
    <w:bookmarkEnd w:id="41"/>
    <w:p w14:paraId="24320DF3" w14:textId="596AFF59" w:rsidR="004F6E4B" w:rsidRPr="007C2D68" w:rsidRDefault="004F6E4B" w:rsidP="004F6E4B">
      <w:pPr>
        <w:rPr>
          <w:b/>
          <w:caps/>
        </w:rPr>
      </w:pPr>
      <w:r w:rsidRPr="007C2D68">
        <w:rPr>
          <w:b/>
          <w:caps/>
        </w:rPr>
        <w:br w:type="page"/>
      </w:r>
    </w:p>
    <w:p w14:paraId="6FF9089D" w14:textId="77777777" w:rsidR="00BE041A" w:rsidRPr="007C2D68" w:rsidRDefault="00BE041A" w:rsidP="00077B8D"/>
    <w:tbl>
      <w:tblPr>
        <w:tblW w:w="0" w:type="auto"/>
        <w:tblLayout w:type="fixed"/>
        <w:tblCellMar>
          <w:left w:w="0" w:type="dxa"/>
          <w:right w:w="0" w:type="dxa"/>
        </w:tblCellMar>
        <w:tblLook w:val="0000" w:firstRow="0" w:lastRow="0" w:firstColumn="0" w:lastColumn="0" w:noHBand="0" w:noVBand="0"/>
      </w:tblPr>
      <w:tblGrid>
        <w:gridCol w:w="3969"/>
        <w:gridCol w:w="709"/>
        <w:gridCol w:w="3969"/>
        <w:gridCol w:w="709"/>
      </w:tblGrid>
      <w:tr w:rsidR="004F6E4B" w:rsidRPr="007C2D68" w14:paraId="76431CAD" w14:textId="77777777" w:rsidTr="00BE041A">
        <w:trPr>
          <w:cantSplit/>
          <w:trHeight w:val="600"/>
        </w:trPr>
        <w:tc>
          <w:tcPr>
            <w:tcW w:w="3969" w:type="dxa"/>
            <w:vMerge w:val="restart"/>
          </w:tcPr>
          <w:p w14:paraId="2F4DDC60" w14:textId="583F0AB7" w:rsidR="004F6E4B" w:rsidRPr="007C2D68" w:rsidRDefault="004F6E4B" w:rsidP="00BE041A">
            <w:pPr>
              <w:pStyle w:val="Style1"/>
              <w:numPr>
                <w:ilvl w:val="0"/>
                <w:numId w:val="0"/>
              </w:numPr>
              <w:spacing w:after="0"/>
              <w:rPr>
                <w:b w:val="0"/>
                <w:caps w:val="0"/>
                <w:szCs w:val="20"/>
              </w:rPr>
            </w:pPr>
            <w:r w:rsidRPr="007C2D68">
              <w:rPr>
                <w:caps w:val="0"/>
                <w:szCs w:val="20"/>
              </w:rPr>
              <w:t xml:space="preserve">EXECUTED </w:t>
            </w:r>
            <w:r w:rsidRPr="007C2D68">
              <w:rPr>
                <w:b w:val="0"/>
                <w:caps w:val="0"/>
                <w:szCs w:val="20"/>
              </w:rPr>
              <w:t>for</w:t>
            </w:r>
            <w:r w:rsidRPr="007C2D68">
              <w:rPr>
                <w:caps w:val="0"/>
                <w:szCs w:val="20"/>
              </w:rPr>
              <w:t xml:space="preserve"> YYYYYYYYYYYYY        </w:t>
            </w:r>
            <w:r w:rsidRPr="007C2D68">
              <w:rPr>
                <w:b w:val="0"/>
                <w:caps w:val="0"/>
                <w:szCs w:val="20"/>
              </w:rPr>
              <w:t xml:space="preserve">ABN XX XXX </w:t>
            </w:r>
            <w:proofErr w:type="spellStart"/>
            <w:r w:rsidRPr="007C2D68">
              <w:rPr>
                <w:b w:val="0"/>
                <w:caps w:val="0"/>
                <w:szCs w:val="20"/>
              </w:rPr>
              <w:t>XXX</w:t>
            </w:r>
            <w:proofErr w:type="spellEnd"/>
            <w:r w:rsidRPr="007C2D68">
              <w:rPr>
                <w:b w:val="0"/>
                <w:caps w:val="0"/>
                <w:szCs w:val="20"/>
              </w:rPr>
              <w:t xml:space="preserve"> </w:t>
            </w:r>
            <w:proofErr w:type="spellStart"/>
            <w:r w:rsidRPr="007C2D68">
              <w:rPr>
                <w:b w:val="0"/>
                <w:caps w:val="0"/>
                <w:szCs w:val="20"/>
              </w:rPr>
              <w:t>XXX</w:t>
            </w:r>
            <w:proofErr w:type="spellEnd"/>
            <w:r w:rsidRPr="007C2D68">
              <w:rPr>
                <w:caps w:val="0"/>
                <w:szCs w:val="20"/>
              </w:rPr>
              <w:t xml:space="preserve"> </w:t>
            </w:r>
            <w:r w:rsidRPr="007C2D68">
              <w:rPr>
                <w:b w:val="0"/>
                <w:caps w:val="0"/>
                <w:szCs w:val="20"/>
              </w:rPr>
              <w:t xml:space="preserve">by </w:t>
            </w:r>
          </w:p>
          <w:p w14:paraId="590C1216" w14:textId="77777777" w:rsidR="004F6E4B" w:rsidRPr="007C2D68" w:rsidRDefault="004F6E4B" w:rsidP="00BE041A">
            <w:pPr>
              <w:pStyle w:val="Style1"/>
              <w:numPr>
                <w:ilvl w:val="0"/>
                <w:numId w:val="0"/>
              </w:numPr>
              <w:spacing w:after="0"/>
              <w:rPr>
                <w:b w:val="0"/>
                <w:caps w:val="0"/>
                <w:szCs w:val="20"/>
              </w:rPr>
            </w:pPr>
            <w:r w:rsidRPr="007C2D68">
              <w:rPr>
                <w:b w:val="0"/>
                <w:caps w:val="0"/>
                <w:szCs w:val="20"/>
              </w:rPr>
              <w:t>an authorised officer in the presence of</w:t>
            </w:r>
          </w:p>
          <w:p w14:paraId="3F1EAD36" w14:textId="77777777" w:rsidR="004F6E4B" w:rsidRPr="007C2D68" w:rsidRDefault="004F6E4B" w:rsidP="00BE041A">
            <w:pPr>
              <w:pStyle w:val="Style2"/>
              <w:numPr>
                <w:ilvl w:val="0"/>
                <w:numId w:val="0"/>
              </w:numPr>
              <w:ind w:left="720" w:hanging="720"/>
              <w:rPr>
                <w:szCs w:val="20"/>
              </w:rPr>
            </w:pPr>
          </w:p>
        </w:tc>
        <w:tc>
          <w:tcPr>
            <w:tcW w:w="709" w:type="dxa"/>
            <w:vMerge w:val="restart"/>
          </w:tcPr>
          <w:p w14:paraId="16E7B494" w14:textId="77777777" w:rsidR="004F6E4B" w:rsidRPr="007C2D68" w:rsidRDefault="004F6E4B" w:rsidP="00BE041A">
            <w:pPr>
              <w:pStyle w:val="Style1"/>
              <w:numPr>
                <w:ilvl w:val="0"/>
                <w:numId w:val="0"/>
              </w:numPr>
              <w:spacing w:after="0"/>
              <w:rPr>
                <w:szCs w:val="20"/>
              </w:rPr>
            </w:pPr>
          </w:p>
        </w:tc>
        <w:tc>
          <w:tcPr>
            <w:tcW w:w="3969" w:type="dxa"/>
            <w:tcBorders>
              <w:bottom w:val="single" w:sz="4" w:space="0" w:color="auto"/>
            </w:tcBorders>
          </w:tcPr>
          <w:p w14:paraId="520761F0" w14:textId="77777777" w:rsidR="004F6E4B" w:rsidRPr="007C2D68" w:rsidRDefault="004F6E4B" w:rsidP="00BE041A">
            <w:pPr>
              <w:pStyle w:val="Style1"/>
              <w:numPr>
                <w:ilvl w:val="0"/>
                <w:numId w:val="0"/>
              </w:numPr>
              <w:spacing w:after="0"/>
              <w:rPr>
                <w:szCs w:val="20"/>
              </w:rPr>
            </w:pPr>
          </w:p>
        </w:tc>
        <w:tc>
          <w:tcPr>
            <w:tcW w:w="709" w:type="dxa"/>
            <w:vAlign w:val="bottom"/>
          </w:tcPr>
          <w:p w14:paraId="00451BAB" w14:textId="77777777" w:rsidR="004F6E4B" w:rsidRPr="007C2D68" w:rsidRDefault="004F6E4B" w:rsidP="00BE041A">
            <w:pPr>
              <w:pStyle w:val="Style1"/>
              <w:numPr>
                <w:ilvl w:val="0"/>
                <w:numId w:val="0"/>
              </w:numPr>
              <w:spacing w:after="0"/>
              <w:rPr>
                <w:szCs w:val="20"/>
              </w:rPr>
            </w:pPr>
            <w:r w:rsidRPr="007C2D68">
              <w:rPr>
                <w:rFonts w:ascii="Symbol" w:eastAsia="Symbol" w:hAnsi="Symbol" w:cs="Symbol"/>
                <w:szCs w:val="20"/>
              </w:rPr>
              <w:sym w:font="Symbol" w:char="F0AC"/>
            </w:r>
          </w:p>
        </w:tc>
      </w:tr>
      <w:tr w:rsidR="004F6E4B" w:rsidRPr="007C2D68" w14:paraId="28E32A2D" w14:textId="77777777" w:rsidTr="00BE041A">
        <w:trPr>
          <w:cantSplit/>
          <w:trHeight w:val="540"/>
        </w:trPr>
        <w:tc>
          <w:tcPr>
            <w:tcW w:w="3969" w:type="dxa"/>
            <w:vMerge/>
          </w:tcPr>
          <w:p w14:paraId="07B0037A" w14:textId="77777777" w:rsidR="004F6E4B" w:rsidRPr="007C2D68" w:rsidRDefault="004F6E4B" w:rsidP="00BE041A">
            <w:pPr>
              <w:spacing w:before="0" w:after="0"/>
              <w:rPr>
                <w:rFonts w:cs="Arial"/>
                <w:b/>
                <w:szCs w:val="20"/>
              </w:rPr>
            </w:pPr>
          </w:p>
        </w:tc>
        <w:tc>
          <w:tcPr>
            <w:tcW w:w="709" w:type="dxa"/>
            <w:vMerge/>
          </w:tcPr>
          <w:p w14:paraId="06820D1B" w14:textId="77777777" w:rsidR="004F6E4B" w:rsidRPr="007C2D68" w:rsidRDefault="004F6E4B" w:rsidP="00BE041A">
            <w:pPr>
              <w:spacing w:before="0" w:after="0"/>
              <w:rPr>
                <w:rFonts w:cs="Arial"/>
                <w:szCs w:val="20"/>
              </w:rPr>
            </w:pPr>
          </w:p>
        </w:tc>
        <w:tc>
          <w:tcPr>
            <w:tcW w:w="3969" w:type="dxa"/>
            <w:tcBorders>
              <w:top w:val="single" w:sz="4" w:space="0" w:color="auto"/>
            </w:tcBorders>
          </w:tcPr>
          <w:p w14:paraId="463D779C" w14:textId="77777777" w:rsidR="004F6E4B" w:rsidRPr="007C2D68" w:rsidRDefault="004F6E4B" w:rsidP="00BE041A">
            <w:pPr>
              <w:spacing w:before="0" w:after="0"/>
              <w:rPr>
                <w:rFonts w:cs="Arial"/>
                <w:szCs w:val="20"/>
              </w:rPr>
            </w:pPr>
            <w:r w:rsidRPr="007C2D68">
              <w:rPr>
                <w:rFonts w:cs="Arial"/>
                <w:szCs w:val="20"/>
              </w:rPr>
              <w:t>Signature of officer</w:t>
            </w:r>
          </w:p>
        </w:tc>
        <w:tc>
          <w:tcPr>
            <w:tcW w:w="709" w:type="dxa"/>
          </w:tcPr>
          <w:p w14:paraId="3F227B5B" w14:textId="77777777" w:rsidR="004F6E4B" w:rsidRPr="007C2D68" w:rsidRDefault="004F6E4B" w:rsidP="00BE041A">
            <w:pPr>
              <w:spacing w:before="0" w:after="0"/>
              <w:rPr>
                <w:rFonts w:cs="Arial"/>
                <w:szCs w:val="20"/>
              </w:rPr>
            </w:pPr>
          </w:p>
        </w:tc>
      </w:tr>
      <w:tr w:rsidR="004F6E4B" w:rsidRPr="007C2D68" w14:paraId="470F5DF5" w14:textId="77777777" w:rsidTr="00BE041A">
        <w:trPr>
          <w:trHeight w:hRule="exact" w:val="480"/>
        </w:trPr>
        <w:tc>
          <w:tcPr>
            <w:tcW w:w="3969" w:type="dxa"/>
            <w:tcBorders>
              <w:bottom w:val="single" w:sz="4" w:space="0" w:color="auto"/>
            </w:tcBorders>
          </w:tcPr>
          <w:p w14:paraId="2DD5CB34" w14:textId="77777777" w:rsidR="004F6E4B" w:rsidRPr="007C2D68" w:rsidRDefault="004F6E4B" w:rsidP="00BE041A">
            <w:pPr>
              <w:spacing w:before="0" w:after="0"/>
              <w:rPr>
                <w:rFonts w:cs="Arial"/>
                <w:szCs w:val="20"/>
              </w:rPr>
            </w:pPr>
          </w:p>
        </w:tc>
        <w:tc>
          <w:tcPr>
            <w:tcW w:w="709" w:type="dxa"/>
            <w:vAlign w:val="bottom"/>
          </w:tcPr>
          <w:p w14:paraId="7DE14EF9" w14:textId="77777777" w:rsidR="004F6E4B" w:rsidRPr="007C2D68" w:rsidRDefault="004F6E4B" w:rsidP="00BE041A">
            <w:pPr>
              <w:spacing w:before="0" w:after="0"/>
              <w:ind w:hanging="141"/>
              <w:rPr>
                <w:rFonts w:cs="Arial"/>
                <w:szCs w:val="20"/>
              </w:rPr>
            </w:pPr>
            <w:r w:rsidRPr="007C2D68">
              <w:rPr>
                <w:rFonts w:ascii="Symbol" w:eastAsia="Symbol" w:hAnsi="Symbol" w:cs="Symbol"/>
                <w:szCs w:val="20"/>
              </w:rPr>
              <w:sym w:font="Symbol" w:char="F0AC"/>
            </w:r>
          </w:p>
        </w:tc>
        <w:tc>
          <w:tcPr>
            <w:tcW w:w="3969" w:type="dxa"/>
            <w:tcBorders>
              <w:bottom w:val="single" w:sz="4" w:space="0" w:color="auto"/>
            </w:tcBorders>
          </w:tcPr>
          <w:p w14:paraId="479F926E" w14:textId="77777777" w:rsidR="004F6E4B" w:rsidRPr="007C2D68" w:rsidRDefault="004F6E4B" w:rsidP="00BE041A">
            <w:pPr>
              <w:spacing w:before="0" w:after="0"/>
              <w:rPr>
                <w:rFonts w:cs="Arial"/>
                <w:szCs w:val="20"/>
              </w:rPr>
            </w:pPr>
          </w:p>
        </w:tc>
        <w:tc>
          <w:tcPr>
            <w:tcW w:w="709" w:type="dxa"/>
          </w:tcPr>
          <w:p w14:paraId="4FC1560F" w14:textId="77777777" w:rsidR="004F6E4B" w:rsidRPr="007C2D68" w:rsidRDefault="004F6E4B" w:rsidP="00BE041A">
            <w:pPr>
              <w:spacing w:before="0" w:after="0"/>
              <w:rPr>
                <w:rFonts w:cs="Arial"/>
                <w:szCs w:val="20"/>
              </w:rPr>
            </w:pPr>
          </w:p>
        </w:tc>
      </w:tr>
      <w:tr w:rsidR="004F6E4B" w:rsidRPr="007C2D68" w14:paraId="34835F30" w14:textId="77777777" w:rsidTr="00BE041A">
        <w:trPr>
          <w:trHeight w:hRule="exact" w:val="480"/>
        </w:trPr>
        <w:tc>
          <w:tcPr>
            <w:tcW w:w="3969" w:type="dxa"/>
            <w:tcBorders>
              <w:top w:val="single" w:sz="4" w:space="0" w:color="auto"/>
            </w:tcBorders>
          </w:tcPr>
          <w:p w14:paraId="3394580C" w14:textId="77777777" w:rsidR="004F6E4B" w:rsidRPr="007C2D68" w:rsidRDefault="004F6E4B" w:rsidP="00BE041A">
            <w:pPr>
              <w:spacing w:before="0" w:after="0"/>
              <w:rPr>
                <w:rFonts w:cs="Arial"/>
                <w:szCs w:val="20"/>
              </w:rPr>
            </w:pPr>
            <w:r w:rsidRPr="007C2D68">
              <w:rPr>
                <w:rFonts w:cs="Arial"/>
                <w:szCs w:val="20"/>
              </w:rPr>
              <w:t>Signature of witness</w:t>
            </w:r>
          </w:p>
        </w:tc>
        <w:tc>
          <w:tcPr>
            <w:tcW w:w="709" w:type="dxa"/>
          </w:tcPr>
          <w:p w14:paraId="5D02883E" w14:textId="77777777" w:rsidR="004F6E4B" w:rsidRPr="007C2D68" w:rsidRDefault="004F6E4B" w:rsidP="00BE041A">
            <w:pPr>
              <w:spacing w:before="0" w:after="0"/>
              <w:rPr>
                <w:rFonts w:cs="Arial"/>
                <w:szCs w:val="20"/>
              </w:rPr>
            </w:pPr>
          </w:p>
        </w:tc>
        <w:tc>
          <w:tcPr>
            <w:tcW w:w="3969" w:type="dxa"/>
            <w:tcBorders>
              <w:top w:val="single" w:sz="4" w:space="0" w:color="auto"/>
            </w:tcBorders>
          </w:tcPr>
          <w:p w14:paraId="4531A217" w14:textId="77777777" w:rsidR="004F6E4B" w:rsidRPr="007C2D68" w:rsidRDefault="004F6E4B" w:rsidP="00BE041A">
            <w:pPr>
              <w:spacing w:before="0" w:after="0"/>
              <w:rPr>
                <w:rFonts w:cs="Arial"/>
                <w:szCs w:val="20"/>
              </w:rPr>
            </w:pPr>
            <w:r w:rsidRPr="007C2D68">
              <w:rPr>
                <w:rFonts w:cs="Arial"/>
                <w:szCs w:val="20"/>
              </w:rPr>
              <w:t>Name of officer (print)</w:t>
            </w:r>
          </w:p>
        </w:tc>
        <w:tc>
          <w:tcPr>
            <w:tcW w:w="709" w:type="dxa"/>
          </w:tcPr>
          <w:p w14:paraId="1C2437F4" w14:textId="77777777" w:rsidR="004F6E4B" w:rsidRPr="007C2D68" w:rsidRDefault="004F6E4B" w:rsidP="00BE041A">
            <w:pPr>
              <w:spacing w:before="0" w:after="0"/>
              <w:rPr>
                <w:rFonts w:cs="Arial"/>
                <w:szCs w:val="20"/>
              </w:rPr>
            </w:pPr>
          </w:p>
        </w:tc>
      </w:tr>
      <w:tr w:rsidR="004F6E4B" w:rsidRPr="007C2D68" w14:paraId="6C935332" w14:textId="77777777" w:rsidTr="00BE041A">
        <w:trPr>
          <w:trHeight w:hRule="exact" w:val="480"/>
        </w:trPr>
        <w:tc>
          <w:tcPr>
            <w:tcW w:w="3969" w:type="dxa"/>
            <w:tcBorders>
              <w:bottom w:val="single" w:sz="4" w:space="0" w:color="auto"/>
            </w:tcBorders>
          </w:tcPr>
          <w:p w14:paraId="2EE77C38" w14:textId="77777777" w:rsidR="004F6E4B" w:rsidRPr="007C2D68" w:rsidRDefault="004F6E4B" w:rsidP="00BE041A">
            <w:pPr>
              <w:spacing w:before="0" w:after="0"/>
              <w:rPr>
                <w:rFonts w:cs="Arial"/>
                <w:szCs w:val="20"/>
              </w:rPr>
            </w:pPr>
          </w:p>
        </w:tc>
        <w:tc>
          <w:tcPr>
            <w:tcW w:w="709" w:type="dxa"/>
          </w:tcPr>
          <w:p w14:paraId="01954AA3" w14:textId="77777777" w:rsidR="004F6E4B" w:rsidRPr="007C2D68" w:rsidRDefault="004F6E4B" w:rsidP="00BE041A">
            <w:pPr>
              <w:spacing w:before="0" w:after="0"/>
              <w:rPr>
                <w:rFonts w:cs="Arial"/>
                <w:szCs w:val="20"/>
              </w:rPr>
            </w:pPr>
          </w:p>
        </w:tc>
        <w:tc>
          <w:tcPr>
            <w:tcW w:w="3969" w:type="dxa"/>
            <w:tcBorders>
              <w:bottom w:val="single" w:sz="4" w:space="0" w:color="auto"/>
            </w:tcBorders>
          </w:tcPr>
          <w:p w14:paraId="575CFDF8" w14:textId="77777777" w:rsidR="004F6E4B" w:rsidRPr="007C2D68" w:rsidRDefault="004F6E4B" w:rsidP="00BE041A">
            <w:pPr>
              <w:spacing w:before="0" w:after="0"/>
              <w:rPr>
                <w:rFonts w:cs="Arial"/>
                <w:szCs w:val="20"/>
              </w:rPr>
            </w:pPr>
          </w:p>
        </w:tc>
        <w:tc>
          <w:tcPr>
            <w:tcW w:w="709" w:type="dxa"/>
          </w:tcPr>
          <w:p w14:paraId="2587FA20" w14:textId="77777777" w:rsidR="004F6E4B" w:rsidRPr="007C2D68" w:rsidRDefault="004F6E4B" w:rsidP="00BE041A">
            <w:pPr>
              <w:spacing w:before="0" w:after="0"/>
              <w:rPr>
                <w:rFonts w:cs="Arial"/>
                <w:szCs w:val="20"/>
              </w:rPr>
            </w:pPr>
          </w:p>
        </w:tc>
      </w:tr>
      <w:tr w:rsidR="004F6E4B" w:rsidRPr="007C2D68" w14:paraId="2B0A5DB3" w14:textId="77777777" w:rsidTr="00BE041A">
        <w:trPr>
          <w:trHeight w:hRule="exact" w:val="480"/>
        </w:trPr>
        <w:tc>
          <w:tcPr>
            <w:tcW w:w="3969" w:type="dxa"/>
            <w:tcBorders>
              <w:top w:val="single" w:sz="4" w:space="0" w:color="auto"/>
            </w:tcBorders>
          </w:tcPr>
          <w:p w14:paraId="6AEBA07E" w14:textId="77777777" w:rsidR="004F6E4B" w:rsidRPr="007C2D68" w:rsidRDefault="004F6E4B" w:rsidP="00BE041A">
            <w:pPr>
              <w:spacing w:before="0" w:after="0"/>
              <w:rPr>
                <w:rFonts w:cs="Arial"/>
                <w:szCs w:val="20"/>
              </w:rPr>
            </w:pPr>
            <w:r w:rsidRPr="007C2D68">
              <w:rPr>
                <w:rFonts w:cs="Arial"/>
                <w:szCs w:val="20"/>
              </w:rPr>
              <w:t>Name of witness (print)</w:t>
            </w:r>
          </w:p>
        </w:tc>
        <w:tc>
          <w:tcPr>
            <w:tcW w:w="709" w:type="dxa"/>
          </w:tcPr>
          <w:p w14:paraId="6C790160" w14:textId="77777777" w:rsidR="004F6E4B" w:rsidRPr="007C2D68" w:rsidRDefault="004F6E4B" w:rsidP="00BE041A">
            <w:pPr>
              <w:spacing w:before="0" w:after="0"/>
              <w:rPr>
                <w:rFonts w:cs="Arial"/>
                <w:szCs w:val="20"/>
              </w:rPr>
            </w:pPr>
          </w:p>
        </w:tc>
        <w:tc>
          <w:tcPr>
            <w:tcW w:w="3969" w:type="dxa"/>
            <w:tcBorders>
              <w:top w:val="single" w:sz="4" w:space="0" w:color="auto"/>
            </w:tcBorders>
          </w:tcPr>
          <w:p w14:paraId="7936A699" w14:textId="77777777" w:rsidR="004F6E4B" w:rsidRPr="007C2D68" w:rsidRDefault="004F6E4B" w:rsidP="00BE041A">
            <w:pPr>
              <w:spacing w:before="0" w:after="0"/>
              <w:rPr>
                <w:rFonts w:cs="Arial"/>
                <w:szCs w:val="20"/>
              </w:rPr>
            </w:pPr>
            <w:r w:rsidRPr="007C2D68">
              <w:rPr>
                <w:rFonts w:cs="Arial"/>
                <w:szCs w:val="20"/>
              </w:rPr>
              <w:t>Office held</w:t>
            </w:r>
          </w:p>
        </w:tc>
        <w:tc>
          <w:tcPr>
            <w:tcW w:w="709" w:type="dxa"/>
          </w:tcPr>
          <w:p w14:paraId="40A23CFC" w14:textId="77777777" w:rsidR="004F6E4B" w:rsidRPr="007C2D68" w:rsidRDefault="004F6E4B" w:rsidP="00BE041A">
            <w:pPr>
              <w:spacing w:before="0" w:after="0"/>
              <w:rPr>
                <w:rFonts w:cs="Arial"/>
                <w:szCs w:val="20"/>
              </w:rPr>
            </w:pPr>
          </w:p>
        </w:tc>
      </w:tr>
    </w:tbl>
    <w:p w14:paraId="47B960D0" w14:textId="77777777" w:rsidR="004F6E4B" w:rsidRPr="007C2D68" w:rsidRDefault="004F6E4B" w:rsidP="004F6E4B">
      <w:pPr>
        <w:widowControl w:val="0"/>
        <w:suppressAutoHyphens/>
        <w:spacing w:before="0" w:after="0"/>
        <w:ind w:hanging="567"/>
        <w:rPr>
          <w:rFonts w:cs="Arial"/>
          <w:spacing w:val="-3"/>
          <w:szCs w:val="20"/>
        </w:rPr>
      </w:pPr>
    </w:p>
    <w:p w14:paraId="2DC3DBAA" w14:textId="77777777" w:rsidR="004F6E4B" w:rsidRPr="007C2D68" w:rsidRDefault="004F6E4B" w:rsidP="004F6E4B">
      <w:pPr>
        <w:widowControl w:val="0"/>
        <w:suppressAutoHyphens/>
        <w:spacing w:before="0" w:after="0"/>
        <w:ind w:hanging="567"/>
        <w:rPr>
          <w:rFonts w:cs="Arial"/>
          <w:spacing w:val="-3"/>
          <w:szCs w:val="20"/>
        </w:rPr>
      </w:pPr>
      <w:r w:rsidRPr="007C2D68">
        <w:rPr>
          <w:rFonts w:cs="Arial"/>
          <w:spacing w:val="-3"/>
          <w:szCs w:val="20"/>
        </w:rPr>
        <w:t>____________________</w:t>
      </w:r>
    </w:p>
    <w:p w14:paraId="4DCEC2E7" w14:textId="77777777" w:rsidR="004F6E4B" w:rsidRPr="007C2D68" w:rsidRDefault="004F6E4B" w:rsidP="004F6E4B">
      <w:pPr>
        <w:widowControl w:val="0"/>
        <w:suppressAutoHyphens/>
        <w:spacing w:before="0" w:after="0"/>
        <w:ind w:hanging="567"/>
        <w:rPr>
          <w:rFonts w:cs="Arial"/>
          <w:spacing w:val="-3"/>
          <w:szCs w:val="20"/>
        </w:rPr>
      </w:pPr>
      <w:r w:rsidRPr="007C2D68">
        <w:rPr>
          <w:rFonts w:cs="Arial"/>
          <w:spacing w:val="-3"/>
          <w:szCs w:val="20"/>
        </w:rPr>
        <w:t>Date</w:t>
      </w:r>
    </w:p>
    <w:p w14:paraId="1017EFF6" w14:textId="77777777" w:rsidR="004F6E4B" w:rsidRPr="007C2D68" w:rsidRDefault="004F6E4B" w:rsidP="004F6E4B">
      <w:pPr>
        <w:pStyle w:val="Header"/>
        <w:tabs>
          <w:tab w:val="clear" w:pos="4153"/>
          <w:tab w:val="clear" w:pos="8306"/>
        </w:tabs>
        <w:jc w:val="both"/>
        <w:rPr>
          <w:rFonts w:cs="Arial"/>
          <w:bCs/>
        </w:rPr>
      </w:pPr>
    </w:p>
    <w:p w14:paraId="015D7442" w14:textId="77777777" w:rsidR="004F6E4B" w:rsidRPr="007C2D68" w:rsidRDefault="004F6E4B" w:rsidP="004F6E4B">
      <w:pPr>
        <w:spacing w:before="0" w:after="0"/>
        <w:rPr>
          <w:rFonts w:cs="Arial"/>
          <w:b/>
          <w:szCs w:val="20"/>
        </w:rPr>
      </w:pPr>
    </w:p>
    <w:p w14:paraId="7941AAD1" w14:textId="7C61E312" w:rsidR="00BE041A" w:rsidRPr="007C2D68" w:rsidRDefault="00BE041A">
      <w:pPr>
        <w:spacing w:before="0" w:after="0"/>
      </w:pPr>
    </w:p>
    <w:p w14:paraId="5251203A" w14:textId="0D4E2020" w:rsidR="00DA5375" w:rsidRPr="007C2D68" w:rsidRDefault="00DA5375">
      <w:pPr>
        <w:spacing w:before="0" w:after="0"/>
      </w:pPr>
    </w:p>
    <w:p w14:paraId="093310F1" w14:textId="071DB290" w:rsidR="00DA5375" w:rsidRPr="007C2D68" w:rsidRDefault="00DA5375">
      <w:pPr>
        <w:spacing w:before="0" w:after="0"/>
      </w:pPr>
    </w:p>
    <w:p w14:paraId="1957FCF5" w14:textId="5F8FF0C9" w:rsidR="00DA5375" w:rsidRPr="007C2D68" w:rsidRDefault="00DA5375">
      <w:pPr>
        <w:spacing w:before="0" w:after="0"/>
      </w:pPr>
    </w:p>
    <w:p w14:paraId="3015282F" w14:textId="36B372C2" w:rsidR="00DA5375" w:rsidRPr="007C2D68" w:rsidRDefault="00DA5375">
      <w:pPr>
        <w:spacing w:before="0" w:after="0"/>
      </w:pPr>
    </w:p>
    <w:p w14:paraId="1D465498" w14:textId="2E281613" w:rsidR="00DA5375" w:rsidRPr="007C2D68" w:rsidRDefault="00DA5375">
      <w:pPr>
        <w:spacing w:before="0" w:after="0"/>
      </w:pPr>
    </w:p>
    <w:p w14:paraId="52E39BFC" w14:textId="00E3FE86" w:rsidR="00DA5375" w:rsidRPr="007C2D68" w:rsidRDefault="00DA5375">
      <w:pPr>
        <w:spacing w:before="0" w:after="0"/>
      </w:pPr>
    </w:p>
    <w:p w14:paraId="45A80457" w14:textId="59BB5725" w:rsidR="00DA5375" w:rsidRPr="007C2D68" w:rsidRDefault="00DA5375">
      <w:pPr>
        <w:spacing w:before="0" w:after="0"/>
      </w:pPr>
    </w:p>
    <w:p w14:paraId="030B0E12" w14:textId="5A278408" w:rsidR="00DA5375" w:rsidRPr="007C2D68" w:rsidRDefault="00DA5375">
      <w:pPr>
        <w:spacing w:before="0" w:after="0"/>
      </w:pPr>
    </w:p>
    <w:p w14:paraId="3901094A" w14:textId="77CE3951" w:rsidR="00DA5375" w:rsidRPr="007C2D68" w:rsidRDefault="00DA5375">
      <w:pPr>
        <w:spacing w:before="0" w:after="0"/>
      </w:pPr>
    </w:p>
    <w:p w14:paraId="3D79C5AC" w14:textId="03A12B09" w:rsidR="00DA5375" w:rsidRPr="007C2D68" w:rsidRDefault="00DA5375">
      <w:pPr>
        <w:spacing w:before="0" w:after="0"/>
      </w:pPr>
    </w:p>
    <w:p w14:paraId="58FC99B0" w14:textId="6DA0CF39" w:rsidR="00DA5375" w:rsidRPr="007C2D68" w:rsidRDefault="00DA5375">
      <w:pPr>
        <w:spacing w:before="0" w:after="0"/>
      </w:pPr>
    </w:p>
    <w:p w14:paraId="4D3AB930" w14:textId="60DF4D76" w:rsidR="00DA5375" w:rsidRPr="007C2D68" w:rsidRDefault="00DA5375">
      <w:pPr>
        <w:spacing w:before="0" w:after="0"/>
      </w:pPr>
    </w:p>
    <w:p w14:paraId="71AB9EB3" w14:textId="5FF43C60" w:rsidR="00DA5375" w:rsidRPr="007C2D68" w:rsidRDefault="00DA5375">
      <w:pPr>
        <w:spacing w:before="0" w:after="0"/>
      </w:pPr>
    </w:p>
    <w:p w14:paraId="37BD18C0" w14:textId="6C6B4A79" w:rsidR="00DA5375" w:rsidRPr="007C2D68" w:rsidRDefault="00DA5375">
      <w:pPr>
        <w:spacing w:before="0" w:after="0"/>
      </w:pPr>
    </w:p>
    <w:p w14:paraId="6B150428" w14:textId="204D6AA5" w:rsidR="00DA5375" w:rsidRPr="007C2D68" w:rsidRDefault="00DA5375">
      <w:pPr>
        <w:spacing w:before="0" w:after="0"/>
      </w:pPr>
    </w:p>
    <w:p w14:paraId="5500F603" w14:textId="20EAA22A" w:rsidR="00DA5375" w:rsidRPr="007C2D68" w:rsidRDefault="00DA5375">
      <w:pPr>
        <w:spacing w:before="0" w:after="0"/>
      </w:pPr>
    </w:p>
    <w:p w14:paraId="645BED43" w14:textId="35AA1289" w:rsidR="00DA5375" w:rsidRPr="007C2D68" w:rsidRDefault="00DA5375">
      <w:pPr>
        <w:spacing w:before="0" w:after="0"/>
      </w:pPr>
    </w:p>
    <w:p w14:paraId="5895DA86" w14:textId="07ED2ED5" w:rsidR="00DA5375" w:rsidRPr="007C2D68" w:rsidRDefault="00DA5375">
      <w:pPr>
        <w:spacing w:before="0" w:after="0"/>
      </w:pPr>
    </w:p>
    <w:p w14:paraId="312A674A" w14:textId="42C9476B" w:rsidR="00DA5375" w:rsidRPr="007C2D68" w:rsidRDefault="00DA5375">
      <w:pPr>
        <w:spacing w:before="0" w:after="0"/>
      </w:pPr>
    </w:p>
    <w:p w14:paraId="3EC59CED" w14:textId="3E220DC2" w:rsidR="00DA5375" w:rsidRPr="007C2D68" w:rsidRDefault="00DA5375">
      <w:pPr>
        <w:spacing w:before="0" w:after="0"/>
      </w:pPr>
    </w:p>
    <w:p w14:paraId="3B76A744" w14:textId="51FBA2BC" w:rsidR="00DA5375" w:rsidRPr="007C2D68" w:rsidRDefault="00DA5375">
      <w:pPr>
        <w:spacing w:before="0" w:after="0"/>
      </w:pPr>
    </w:p>
    <w:p w14:paraId="3D9EE7A1" w14:textId="1428E375" w:rsidR="00DA5375" w:rsidRPr="007C2D68" w:rsidRDefault="00DA5375">
      <w:pPr>
        <w:spacing w:before="0" w:after="0"/>
      </w:pPr>
    </w:p>
    <w:p w14:paraId="7FAABC6B" w14:textId="540B488F" w:rsidR="00DA5375" w:rsidRPr="007C2D68" w:rsidRDefault="00DA5375">
      <w:pPr>
        <w:spacing w:before="0" w:after="0"/>
      </w:pPr>
    </w:p>
    <w:p w14:paraId="4FEB812C" w14:textId="18C74C0E" w:rsidR="00DA5375" w:rsidRPr="007C2D68" w:rsidRDefault="00DA5375">
      <w:pPr>
        <w:spacing w:before="0" w:after="0"/>
      </w:pPr>
    </w:p>
    <w:p w14:paraId="30BD6B1C" w14:textId="6DC2E996" w:rsidR="00DA5375" w:rsidRPr="007C2D68" w:rsidRDefault="00DA5375">
      <w:pPr>
        <w:spacing w:before="0" w:after="0"/>
      </w:pPr>
    </w:p>
    <w:p w14:paraId="69880637" w14:textId="22636D62" w:rsidR="00DA5375" w:rsidRPr="007C2D68" w:rsidRDefault="00DA5375">
      <w:pPr>
        <w:spacing w:before="0" w:after="0"/>
      </w:pPr>
    </w:p>
    <w:p w14:paraId="5B6816AD" w14:textId="433ACF07" w:rsidR="00DA5375" w:rsidRPr="007C2D68" w:rsidRDefault="00DA5375">
      <w:pPr>
        <w:spacing w:before="0" w:after="0"/>
      </w:pPr>
    </w:p>
    <w:p w14:paraId="422513C3" w14:textId="2373FFFA" w:rsidR="00DA5375" w:rsidRPr="007C2D68" w:rsidRDefault="00DA5375">
      <w:pPr>
        <w:spacing w:before="0" w:after="0"/>
      </w:pPr>
    </w:p>
    <w:p w14:paraId="342FCF05" w14:textId="2925CB4F" w:rsidR="00DA5375" w:rsidRPr="007C2D68" w:rsidRDefault="00DA5375">
      <w:pPr>
        <w:spacing w:before="0" w:after="0"/>
      </w:pPr>
    </w:p>
    <w:p w14:paraId="29F55D08" w14:textId="44FED2C0" w:rsidR="00DA5375" w:rsidRPr="007C2D68" w:rsidRDefault="00DA5375">
      <w:pPr>
        <w:spacing w:before="0" w:after="0"/>
      </w:pPr>
    </w:p>
    <w:p w14:paraId="7EE7D73A" w14:textId="1F38D737" w:rsidR="00DA5375" w:rsidRPr="007C2D68" w:rsidRDefault="00DA5375">
      <w:pPr>
        <w:spacing w:before="0" w:after="0"/>
      </w:pPr>
    </w:p>
    <w:p w14:paraId="62A5184B" w14:textId="72A1E1BD" w:rsidR="00DA5375" w:rsidRPr="007C2D68" w:rsidRDefault="00DA5375">
      <w:pPr>
        <w:spacing w:before="0" w:after="0"/>
      </w:pPr>
    </w:p>
    <w:p w14:paraId="475E1076" w14:textId="7EAA61FE" w:rsidR="00DA5375" w:rsidRPr="007C2D68" w:rsidRDefault="00DA5375">
      <w:pPr>
        <w:spacing w:before="0" w:after="0"/>
      </w:pPr>
    </w:p>
    <w:p w14:paraId="697E5963" w14:textId="2F381E95" w:rsidR="00DA5375" w:rsidRPr="007C2D68" w:rsidRDefault="00DA5375">
      <w:pPr>
        <w:spacing w:before="0" w:after="0"/>
      </w:pPr>
    </w:p>
    <w:p w14:paraId="16F9F806" w14:textId="0EACB302" w:rsidR="00DA5375" w:rsidRPr="007C2D68" w:rsidRDefault="00DA5375">
      <w:pPr>
        <w:spacing w:before="0" w:after="0"/>
      </w:pPr>
    </w:p>
    <w:p w14:paraId="125C0961" w14:textId="6FE083CF" w:rsidR="00DA5375" w:rsidRPr="007C2D68" w:rsidRDefault="00DA5375">
      <w:pPr>
        <w:spacing w:before="0" w:after="0"/>
      </w:pPr>
    </w:p>
    <w:p w14:paraId="132D9789" w14:textId="571B15A5" w:rsidR="00DA5375" w:rsidRPr="007C2D68" w:rsidRDefault="00DA5375">
      <w:pPr>
        <w:spacing w:before="0" w:after="0"/>
      </w:pPr>
    </w:p>
    <w:p w14:paraId="451A4198" w14:textId="1B533837" w:rsidR="00DA5375" w:rsidRPr="007C2D68" w:rsidRDefault="00DA5375">
      <w:pPr>
        <w:spacing w:before="0" w:after="0"/>
      </w:pPr>
    </w:p>
    <w:p w14:paraId="62A06135" w14:textId="3DBE162E" w:rsidR="00DA5375" w:rsidRPr="007C2D68" w:rsidRDefault="00DA5375">
      <w:pPr>
        <w:spacing w:before="0" w:after="0"/>
      </w:pPr>
    </w:p>
    <w:p w14:paraId="4065BA14" w14:textId="19A0632A" w:rsidR="00DA5375" w:rsidRPr="007C2D68" w:rsidRDefault="00DA5375">
      <w:pPr>
        <w:spacing w:before="0" w:after="0"/>
      </w:pPr>
    </w:p>
    <w:p w14:paraId="3F8F82E7" w14:textId="77777777" w:rsidR="00DA5375" w:rsidRPr="007C2D68" w:rsidRDefault="00DA5375" w:rsidP="00DA5375">
      <w:pPr>
        <w:pStyle w:val="CM14"/>
        <w:spacing w:after="120"/>
        <w:jc w:val="both"/>
        <w:rPr>
          <w:b/>
          <w:color w:val="000000" w:themeColor="text1"/>
          <w:sz w:val="18"/>
          <w:szCs w:val="18"/>
        </w:rPr>
        <w:sectPr w:rsidR="00DA5375" w:rsidRPr="007C2D68" w:rsidSect="00D352E2">
          <w:footerReference w:type="default" r:id="rId16"/>
          <w:pgSz w:w="11907" w:h="16840" w:code="9"/>
          <w:pgMar w:top="720" w:right="720" w:bottom="720" w:left="720" w:header="720" w:footer="720" w:gutter="0"/>
          <w:cols w:space="720"/>
          <w:formProt w:val="0"/>
          <w:titlePg/>
          <w:docGrid w:linePitch="360"/>
        </w:sectPr>
      </w:pPr>
    </w:p>
    <w:p w14:paraId="51AA6FA0" w14:textId="64DE4F27" w:rsidR="00DA5375" w:rsidRPr="007C2D68" w:rsidRDefault="00DA5375" w:rsidP="00DA5375">
      <w:pPr>
        <w:pStyle w:val="CM14"/>
        <w:spacing w:after="120"/>
        <w:jc w:val="both"/>
        <w:rPr>
          <w:b/>
          <w:color w:val="000000" w:themeColor="text1"/>
          <w:sz w:val="18"/>
          <w:szCs w:val="18"/>
        </w:rPr>
      </w:pPr>
      <w:r w:rsidRPr="007C2D68">
        <w:rPr>
          <w:b/>
          <w:color w:val="000000" w:themeColor="text1"/>
          <w:sz w:val="18"/>
          <w:szCs w:val="18"/>
        </w:rPr>
        <w:t>BACKGROUND</w:t>
      </w:r>
    </w:p>
    <w:p w14:paraId="12893CEC" w14:textId="77777777" w:rsidR="00DA5375" w:rsidRPr="007C2D68" w:rsidRDefault="00DA5375" w:rsidP="00DA5375">
      <w:pPr>
        <w:pStyle w:val="CM13"/>
        <w:numPr>
          <w:ilvl w:val="0"/>
          <w:numId w:val="6"/>
        </w:numPr>
        <w:spacing w:after="120"/>
        <w:ind w:left="709" w:hanging="709"/>
        <w:jc w:val="both"/>
        <w:rPr>
          <w:sz w:val="18"/>
          <w:szCs w:val="18"/>
        </w:rPr>
      </w:pPr>
      <w:bookmarkStart w:id="42" w:name="_Ref482969320"/>
      <w:bookmarkStart w:id="43" w:name="_Ref478493643"/>
      <w:bookmarkStart w:id="44" w:name="_Ref406148935"/>
      <w:r w:rsidRPr="007C2D68">
        <w:rPr>
          <w:sz w:val="18"/>
          <w:szCs w:val="18"/>
        </w:rPr>
        <w:t xml:space="preserve">Pursuant to the Commonwealth Agreement, the CRC has been partially funded by the </w:t>
      </w:r>
      <w:r w:rsidRPr="007C2D68">
        <w:rPr>
          <w:sz w:val="18"/>
          <w:szCs w:val="18"/>
        </w:rPr>
        <w:lastRenderedPageBreak/>
        <w:t>Commonwealth under the Cooperative Research Centres Programme (</w:t>
      </w:r>
      <w:r w:rsidRPr="007C2D68">
        <w:rPr>
          <w:b/>
          <w:sz w:val="18"/>
          <w:szCs w:val="18"/>
        </w:rPr>
        <w:t>CRC Programme</w:t>
      </w:r>
      <w:r w:rsidRPr="007C2D68">
        <w:rPr>
          <w:sz w:val="18"/>
          <w:szCs w:val="18"/>
        </w:rPr>
        <w:t>).</w:t>
      </w:r>
      <w:bookmarkEnd w:id="42"/>
    </w:p>
    <w:p w14:paraId="35F2DD83" w14:textId="77777777" w:rsidR="00DA5375" w:rsidRPr="007C2D68" w:rsidRDefault="00DA5375" w:rsidP="00DA5375">
      <w:pPr>
        <w:pStyle w:val="CM13"/>
        <w:numPr>
          <w:ilvl w:val="0"/>
          <w:numId w:val="6"/>
        </w:numPr>
        <w:spacing w:after="120"/>
        <w:ind w:left="709" w:hanging="709"/>
        <w:jc w:val="both"/>
        <w:rPr>
          <w:sz w:val="18"/>
          <w:szCs w:val="18"/>
        </w:rPr>
      </w:pPr>
      <w:r w:rsidRPr="007C2D68">
        <w:rPr>
          <w:sz w:val="18"/>
          <w:szCs w:val="18"/>
        </w:rPr>
        <w:t>The Company operates the CRC pursuant to the Participants Agreement.</w:t>
      </w:r>
    </w:p>
    <w:bookmarkEnd w:id="43"/>
    <w:bookmarkEnd w:id="44"/>
    <w:p w14:paraId="4128B1C6" w14:textId="77777777" w:rsidR="00DA5375" w:rsidRPr="007C2D68" w:rsidRDefault="00DA5375" w:rsidP="00DA5375">
      <w:pPr>
        <w:pStyle w:val="Default"/>
        <w:numPr>
          <w:ilvl w:val="0"/>
          <w:numId w:val="6"/>
        </w:numPr>
        <w:spacing w:after="120"/>
        <w:ind w:left="709" w:hanging="709"/>
        <w:rPr>
          <w:color w:val="000000" w:themeColor="text1"/>
          <w:sz w:val="18"/>
          <w:szCs w:val="18"/>
        </w:rPr>
      </w:pPr>
      <w:r w:rsidRPr="007C2D68">
        <w:rPr>
          <w:color w:val="000000" w:themeColor="text1"/>
          <w:sz w:val="18"/>
          <w:szCs w:val="18"/>
        </w:rPr>
        <w:t>The Project has been approved by the Company in accordance with the policies and delegations adopted by the Board.</w:t>
      </w:r>
    </w:p>
    <w:p w14:paraId="5138C1D6" w14:textId="77777777" w:rsidR="00DA5375" w:rsidRPr="007C2D68" w:rsidRDefault="00DA5375" w:rsidP="00DA5375">
      <w:pPr>
        <w:pStyle w:val="CM13"/>
        <w:numPr>
          <w:ilvl w:val="0"/>
          <w:numId w:val="6"/>
        </w:numPr>
        <w:spacing w:after="120"/>
        <w:ind w:left="709" w:hanging="709"/>
        <w:jc w:val="both"/>
        <w:rPr>
          <w:sz w:val="18"/>
          <w:szCs w:val="18"/>
        </w:rPr>
      </w:pPr>
      <w:bookmarkStart w:id="45" w:name="_Ref426378774"/>
      <w:r w:rsidRPr="007C2D68">
        <w:rPr>
          <w:sz w:val="18"/>
          <w:szCs w:val="18"/>
        </w:rPr>
        <w:t xml:space="preserve">Some or </w:t>
      </w:r>
      <w:proofErr w:type="gramStart"/>
      <w:r w:rsidRPr="007C2D68">
        <w:rPr>
          <w:sz w:val="18"/>
          <w:szCs w:val="18"/>
        </w:rPr>
        <w:t>all of</w:t>
      </w:r>
      <w:proofErr w:type="gramEnd"/>
      <w:r w:rsidRPr="007C2D68">
        <w:rPr>
          <w:sz w:val="18"/>
          <w:szCs w:val="18"/>
        </w:rPr>
        <w:t xml:space="preserve"> the Project Participants are Participants in the CRC and party to the Participants Agreement.</w:t>
      </w:r>
    </w:p>
    <w:bookmarkEnd w:id="45"/>
    <w:p w14:paraId="0970FE78" w14:textId="77777777" w:rsidR="00DA5375" w:rsidRPr="007C2D68" w:rsidRDefault="00DA5375" w:rsidP="00DA5375">
      <w:pPr>
        <w:pStyle w:val="Default"/>
        <w:numPr>
          <w:ilvl w:val="0"/>
          <w:numId w:val="6"/>
        </w:numPr>
        <w:spacing w:after="120"/>
        <w:ind w:left="709" w:hanging="709"/>
        <w:rPr>
          <w:color w:val="000000" w:themeColor="text1"/>
          <w:sz w:val="18"/>
          <w:szCs w:val="18"/>
        </w:rPr>
      </w:pPr>
      <w:r w:rsidRPr="007C2D68">
        <w:rPr>
          <w:color w:val="000000" w:themeColor="text1"/>
          <w:sz w:val="18"/>
          <w:szCs w:val="18"/>
        </w:rPr>
        <w:t>The Parties enter into this Agreement to set out the terms and conditions which will apply to the conduct of the Project.</w:t>
      </w:r>
    </w:p>
    <w:p w14:paraId="4EDEFF42" w14:textId="77777777" w:rsidR="00DA5375" w:rsidRPr="007C2D68" w:rsidRDefault="00DA5375" w:rsidP="00DA5375">
      <w:pPr>
        <w:pStyle w:val="CM15"/>
        <w:spacing w:after="120"/>
        <w:jc w:val="both"/>
        <w:rPr>
          <w:b/>
          <w:color w:val="000000" w:themeColor="text1"/>
          <w:sz w:val="18"/>
          <w:szCs w:val="18"/>
        </w:rPr>
      </w:pPr>
      <w:r w:rsidRPr="007C2D68">
        <w:rPr>
          <w:b/>
          <w:color w:val="000000" w:themeColor="text1"/>
          <w:sz w:val="18"/>
          <w:szCs w:val="18"/>
        </w:rPr>
        <w:t>NOW IT IS AGREED:</w:t>
      </w:r>
    </w:p>
    <w:p w14:paraId="5BF3739F" w14:textId="77777777" w:rsidR="00DA5375" w:rsidRPr="007C2D68" w:rsidRDefault="00DA5375" w:rsidP="00DA5375">
      <w:pPr>
        <w:pStyle w:val="Style1"/>
        <w:keepNext w:val="0"/>
        <w:widowControl w:val="0"/>
        <w:numPr>
          <w:ilvl w:val="0"/>
          <w:numId w:val="8"/>
        </w:numPr>
        <w:autoSpaceDE w:val="0"/>
        <w:autoSpaceDN w:val="0"/>
        <w:adjustRightInd w:val="0"/>
        <w:spacing w:after="120"/>
        <w:jc w:val="both"/>
        <w:outlineLvl w:val="9"/>
        <w:rPr>
          <w:color w:val="000000" w:themeColor="text1"/>
          <w:sz w:val="18"/>
          <w:szCs w:val="18"/>
        </w:rPr>
      </w:pPr>
      <w:bookmarkStart w:id="46" w:name="_Ref467502339"/>
      <w:r w:rsidRPr="007C2D68">
        <w:rPr>
          <w:color w:val="000000" w:themeColor="text1"/>
          <w:sz w:val="18"/>
          <w:szCs w:val="18"/>
        </w:rPr>
        <w:t>Definitions and Interpretation</w:t>
      </w:r>
      <w:bookmarkEnd w:id="46"/>
    </w:p>
    <w:p w14:paraId="25A78324"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sz w:val="18"/>
          <w:szCs w:val="18"/>
        </w:rPr>
      </w:pPr>
      <w:bookmarkStart w:id="47" w:name="_Ref349288705"/>
      <w:r w:rsidRPr="007C2D68">
        <w:rPr>
          <w:b/>
          <w:sz w:val="18"/>
          <w:szCs w:val="18"/>
        </w:rPr>
        <w:t>Definitions</w:t>
      </w:r>
    </w:p>
    <w:bookmarkEnd w:id="47"/>
    <w:p w14:paraId="265EB088" w14:textId="77777777" w:rsidR="00DA5375" w:rsidRPr="007C2D68" w:rsidRDefault="00DA5375" w:rsidP="00DA5375">
      <w:pPr>
        <w:pStyle w:val="Style2"/>
        <w:numPr>
          <w:ilvl w:val="0"/>
          <w:numId w:val="0"/>
        </w:numPr>
        <w:spacing w:after="120"/>
        <w:ind w:left="709"/>
        <w:jc w:val="both"/>
        <w:rPr>
          <w:color w:val="000000" w:themeColor="text1"/>
          <w:sz w:val="18"/>
          <w:szCs w:val="18"/>
        </w:rPr>
      </w:pPr>
      <w:r w:rsidRPr="007C2D68">
        <w:rPr>
          <w:color w:val="000000" w:themeColor="text1"/>
          <w:sz w:val="18"/>
          <w:szCs w:val="18"/>
        </w:rPr>
        <w:t>In this Agreement:</w:t>
      </w:r>
    </w:p>
    <w:p w14:paraId="19A70A94" w14:textId="77777777" w:rsidR="00DA5375" w:rsidRPr="007C2D68" w:rsidRDefault="00DA5375" w:rsidP="00DA5375">
      <w:pPr>
        <w:spacing w:after="120"/>
        <w:ind w:left="680"/>
        <w:rPr>
          <w:rFonts w:cs="Arial"/>
          <w:sz w:val="18"/>
          <w:szCs w:val="18"/>
        </w:rPr>
      </w:pPr>
      <w:r w:rsidRPr="007C2D68">
        <w:rPr>
          <w:rFonts w:cs="Arial"/>
          <w:b/>
          <w:sz w:val="18"/>
          <w:szCs w:val="18"/>
        </w:rPr>
        <w:t>Advisers</w:t>
      </w:r>
      <w:r w:rsidRPr="007C2D68">
        <w:rPr>
          <w:rFonts w:cs="Arial"/>
          <w:sz w:val="18"/>
          <w:szCs w:val="18"/>
        </w:rPr>
        <w:t xml:space="preserve"> means:</w:t>
      </w:r>
    </w:p>
    <w:p w14:paraId="384D99F2" w14:textId="77777777" w:rsidR="00DA5375" w:rsidRPr="007C2D68" w:rsidRDefault="00DA5375" w:rsidP="00DA5375">
      <w:pPr>
        <w:pStyle w:val="MELegal3"/>
        <w:spacing w:before="0" w:after="120" w:line="240" w:lineRule="auto"/>
        <w:rPr>
          <w:rFonts w:cs="Arial"/>
          <w:sz w:val="18"/>
          <w:szCs w:val="18"/>
        </w:rPr>
      </w:pPr>
      <w:r w:rsidRPr="007C2D68">
        <w:rPr>
          <w:rFonts w:cs="Arial"/>
          <w:sz w:val="18"/>
          <w:szCs w:val="18"/>
        </w:rPr>
        <w:t xml:space="preserve">the financial or legal advisers of a </w:t>
      </w:r>
      <w:proofErr w:type="gramStart"/>
      <w:r w:rsidRPr="007C2D68">
        <w:rPr>
          <w:rFonts w:cs="Arial"/>
          <w:sz w:val="18"/>
          <w:szCs w:val="18"/>
        </w:rPr>
        <w:t>party;</w:t>
      </w:r>
      <w:proofErr w:type="gramEnd"/>
    </w:p>
    <w:p w14:paraId="1417AC03" w14:textId="77777777" w:rsidR="00DA5375" w:rsidRPr="007C2D68" w:rsidRDefault="00DA5375" w:rsidP="00DA5375">
      <w:pPr>
        <w:pStyle w:val="MELegal3"/>
        <w:spacing w:before="0" w:after="120" w:line="240" w:lineRule="auto"/>
        <w:rPr>
          <w:rFonts w:cs="Arial"/>
          <w:sz w:val="18"/>
          <w:szCs w:val="18"/>
        </w:rPr>
      </w:pPr>
      <w:r w:rsidRPr="007C2D68">
        <w:rPr>
          <w:rFonts w:cs="Arial"/>
          <w:sz w:val="18"/>
          <w:szCs w:val="18"/>
        </w:rPr>
        <w:t>the respective officers and employees of those financial or legal advisers; and</w:t>
      </w:r>
    </w:p>
    <w:p w14:paraId="6B2EB36C" w14:textId="77777777" w:rsidR="00DA5375" w:rsidRPr="007C2D68" w:rsidRDefault="00DA5375" w:rsidP="00DA5375">
      <w:pPr>
        <w:pStyle w:val="MELegal3"/>
        <w:spacing w:before="0" w:after="120" w:line="240" w:lineRule="auto"/>
        <w:rPr>
          <w:rFonts w:cs="Arial"/>
          <w:sz w:val="18"/>
          <w:szCs w:val="18"/>
        </w:rPr>
      </w:pPr>
      <w:r w:rsidRPr="007C2D68">
        <w:rPr>
          <w:rFonts w:cs="Arial"/>
          <w:sz w:val="18"/>
          <w:szCs w:val="18"/>
        </w:rPr>
        <w:t>the wholly owned commercialisation company of a Project Participant that is a university.</w:t>
      </w:r>
    </w:p>
    <w:p w14:paraId="79A6293F" w14:textId="77777777" w:rsidR="00DA5375" w:rsidRPr="007C2D68" w:rsidRDefault="00DA5375" w:rsidP="00DA5375">
      <w:pPr>
        <w:spacing w:after="120"/>
        <w:ind w:left="680"/>
        <w:rPr>
          <w:rFonts w:cs="Arial"/>
          <w:sz w:val="18"/>
          <w:szCs w:val="18"/>
        </w:rPr>
      </w:pPr>
      <w:r w:rsidRPr="007C2D68">
        <w:rPr>
          <w:rFonts w:cs="Arial"/>
          <w:b/>
          <w:sz w:val="18"/>
          <w:szCs w:val="18"/>
        </w:rPr>
        <w:t>Agreement</w:t>
      </w:r>
      <w:r w:rsidRPr="007C2D68">
        <w:rPr>
          <w:rFonts w:cs="Arial"/>
          <w:sz w:val="18"/>
          <w:szCs w:val="18"/>
        </w:rPr>
        <w:t xml:space="preserve"> means the agreement consisting of the Project Details and these Project Terms (including the Schedules and Annexures to such documents)</w:t>
      </w:r>
      <w:r w:rsidRPr="007C2D68">
        <w:rPr>
          <w:rFonts w:cs="Arial"/>
          <w:color w:val="000000"/>
          <w:sz w:val="18"/>
          <w:szCs w:val="18"/>
        </w:rPr>
        <w:t>, and any amendment agreed to in writing by the Parties.</w:t>
      </w:r>
    </w:p>
    <w:p w14:paraId="76894F31" w14:textId="77777777" w:rsidR="00DA5375" w:rsidRPr="007C2D68" w:rsidRDefault="00DA5375" w:rsidP="00DA5375">
      <w:pPr>
        <w:spacing w:after="120"/>
        <w:ind w:left="680"/>
        <w:rPr>
          <w:rFonts w:cs="Arial"/>
          <w:sz w:val="18"/>
          <w:szCs w:val="18"/>
        </w:rPr>
      </w:pPr>
      <w:r w:rsidRPr="007C2D68">
        <w:rPr>
          <w:rFonts w:cs="Arial"/>
          <w:b/>
          <w:sz w:val="18"/>
          <w:szCs w:val="18"/>
        </w:rPr>
        <w:t xml:space="preserve">Background IP </w:t>
      </w:r>
      <w:r w:rsidRPr="007C2D68">
        <w:rPr>
          <w:rFonts w:cs="Arial"/>
          <w:sz w:val="18"/>
          <w:szCs w:val="18"/>
        </w:rPr>
        <w:t>means:</w:t>
      </w:r>
    </w:p>
    <w:p w14:paraId="0CB00E01" w14:textId="77777777" w:rsidR="00DA5375" w:rsidRPr="007C2D68" w:rsidRDefault="00DA5375" w:rsidP="00DA5375">
      <w:pPr>
        <w:pStyle w:val="ListParagraph"/>
        <w:numPr>
          <w:ilvl w:val="2"/>
          <w:numId w:val="8"/>
        </w:numPr>
        <w:spacing w:before="0" w:after="120"/>
        <w:ind w:left="1418" w:hanging="709"/>
        <w:contextualSpacing w:val="0"/>
        <w:rPr>
          <w:rFonts w:cs="Arial"/>
          <w:sz w:val="18"/>
          <w:szCs w:val="18"/>
        </w:rPr>
      </w:pPr>
      <w:r w:rsidRPr="007C2D68">
        <w:rPr>
          <w:rFonts w:cs="Arial"/>
          <w:sz w:val="18"/>
          <w:szCs w:val="18"/>
        </w:rPr>
        <w:t>the Intellectual Property specified in Item 5 of the Project Details that a Party has agreed to contribute as Background IP to the Project; and</w:t>
      </w:r>
    </w:p>
    <w:p w14:paraId="5915F1F0" w14:textId="77777777" w:rsidR="00DA5375" w:rsidRPr="007C2D68" w:rsidRDefault="00DA5375" w:rsidP="00DA5375">
      <w:pPr>
        <w:pStyle w:val="MELegal3"/>
        <w:numPr>
          <w:ilvl w:val="2"/>
          <w:numId w:val="8"/>
        </w:numPr>
        <w:spacing w:before="0" w:after="120" w:line="240" w:lineRule="auto"/>
        <w:ind w:left="1418" w:hanging="709"/>
        <w:rPr>
          <w:rFonts w:cs="Arial"/>
          <w:sz w:val="18"/>
          <w:szCs w:val="18"/>
        </w:rPr>
      </w:pPr>
      <w:r w:rsidRPr="007C2D68">
        <w:rPr>
          <w:rFonts w:cs="Arial"/>
          <w:sz w:val="18"/>
          <w:szCs w:val="18"/>
        </w:rPr>
        <w:t>any other Intellectual Property that the Party has offered to contribute as Background IP for the Project and has been agreed in writing by all Parties as being accepted as Background IP for the Project,</w:t>
      </w:r>
    </w:p>
    <w:p w14:paraId="39EF5928" w14:textId="77777777" w:rsidR="00DA5375" w:rsidRPr="007C2D68" w:rsidRDefault="00DA5375" w:rsidP="00DA5375">
      <w:pPr>
        <w:spacing w:after="120"/>
        <w:ind w:left="680"/>
        <w:rPr>
          <w:rFonts w:cs="Arial"/>
          <w:sz w:val="18"/>
          <w:szCs w:val="18"/>
        </w:rPr>
      </w:pPr>
      <w:r w:rsidRPr="007C2D68">
        <w:rPr>
          <w:rFonts w:cs="Arial"/>
          <w:sz w:val="18"/>
          <w:szCs w:val="18"/>
        </w:rPr>
        <w:t>but does not include any Project IP.</w:t>
      </w:r>
    </w:p>
    <w:p w14:paraId="2E3C2C9F" w14:textId="77777777" w:rsidR="00DA5375" w:rsidRPr="007C2D68" w:rsidRDefault="00DA5375" w:rsidP="00DA5375">
      <w:pPr>
        <w:spacing w:after="120"/>
        <w:ind w:left="680"/>
        <w:rPr>
          <w:rFonts w:cs="Arial"/>
          <w:sz w:val="18"/>
          <w:szCs w:val="18"/>
        </w:rPr>
      </w:pPr>
      <w:r w:rsidRPr="007C2D68">
        <w:rPr>
          <w:rFonts w:cs="Arial"/>
          <w:b/>
          <w:sz w:val="18"/>
          <w:szCs w:val="18"/>
        </w:rPr>
        <w:t>Board</w:t>
      </w:r>
      <w:r w:rsidRPr="007C2D68">
        <w:rPr>
          <w:rFonts w:cs="Arial"/>
          <w:sz w:val="18"/>
          <w:szCs w:val="18"/>
        </w:rPr>
        <w:t xml:space="preserve"> means the board of directors of the Company from time to time.</w:t>
      </w:r>
    </w:p>
    <w:p w14:paraId="5588A87A" w14:textId="77777777" w:rsidR="00DA5375" w:rsidRPr="007C2D68" w:rsidRDefault="00DA5375" w:rsidP="00DA5375">
      <w:pPr>
        <w:spacing w:after="120"/>
        <w:ind w:left="680"/>
        <w:rPr>
          <w:rFonts w:cs="Arial"/>
          <w:sz w:val="18"/>
          <w:szCs w:val="18"/>
        </w:rPr>
      </w:pPr>
      <w:r w:rsidRPr="007C2D68">
        <w:rPr>
          <w:rFonts w:cs="Arial"/>
          <w:b/>
          <w:sz w:val="18"/>
          <w:szCs w:val="18"/>
        </w:rPr>
        <w:t>Business Day</w:t>
      </w:r>
      <w:r w:rsidRPr="007C2D68">
        <w:rPr>
          <w:rFonts w:cs="Arial"/>
          <w:sz w:val="18"/>
          <w:szCs w:val="18"/>
        </w:rPr>
        <w:t xml:space="preserve"> means, in relation to the doing of any action or the receipt of any notice in a place, a weekday other than a public holiday or bank holiday in that place.</w:t>
      </w:r>
    </w:p>
    <w:p w14:paraId="76B42C8E" w14:textId="77777777" w:rsidR="00DA5375" w:rsidRPr="007C2D68" w:rsidRDefault="00DA5375" w:rsidP="00DA5375">
      <w:pPr>
        <w:spacing w:after="120"/>
        <w:ind w:left="680"/>
        <w:rPr>
          <w:rFonts w:cs="Arial"/>
          <w:sz w:val="18"/>
          <w:szCs w:val="18"/>
        </w:rPr>
      </w:pPr>
      <w:r w:rsidRPr="007C2D68">
        <w:rPr>
          <w:rFonts w:cs="Arial"/>
          <w:b/>
          <w:sz w:val="18"/>
          <w:szCs w:val="18"/>
        </w:rPr>
        <w:t xml:space="preserve">Business Hours </w:t>
      </w:r>
      <w:r w:rsidRPr="007C2D68">
        <w:rPr>
          <w:rFonts w:cs="Arial"/>
          <w:sz w:val="18"/>
          <w:szCs w:val="18"/>
        </w:rPr>
        <w:t>means from 9.00am to 5.00pm on any Business Day.</w:t>
      </w:r>
    </w:p>
    <w:p w14:paraId="791E346D" w14:textId="1514C47B" w:rsidR="00DA5375" w:rsidRPr="007C2D68" w:rsidRDefault="00DA5375" w:rsidP="00DA5375">
      <w:pPr>
        <w:spacing w:after="120"/>
        <w:ind w:left="680"/>
        <w:rPr>
          <w:rFonts w:cs="Arial"/>
          <w:sz w:val="18"/>
          <w:szCs w:val="18"/>
        </w:rPr>
      </w:pPr>
      <w:r w:rsidRPr="007C2D68">
        <w:rPr>
          <w:rFonts w:cs="Arial"/>
          <w:b/>
          <w:sz w:val="18"/>
          <w:szCs w:val="18"/>
        </w:rPr>
        <w:t>Cash Contribution</w:t>
      </w:r>
      <w:r w:rsidRPr="007C2D68">
        <w:rPr>
          <w:rFonts w:cs="Arial"/>
          <w:sz w:val="18"/>
          <w:szCs w:val="18"/>
        </w:rPr>
        <w:t xml:space="preserve"> </w:t>
      </w:r>
      <w:bookmarkStart w:id="48" w:name="_Hlk57892294"/>
      <w:r w:rsidRPr="007C2D68">
        <w:rPr>
          <w:rFonts w:cs="Arial"/>
          <w:sz w:val="18"/>
          <w:szCs w:val="18"/>
        </w:rPr>
        <w:t xml:space="preserve">means a cash contribution to the CRC made by a Project Participant which the Project Participant has agreed is to be used for expenditure on the Project, as detailed in Item </w:t>
      </w:r>
      <w:r w:rsidR="001078A6" w:rsidRPr="007C2D68">
        <w:rPr>
          <w:rFonts w:cs="Arial"/>
          <w:sz w:val="18"/>
          <w:szCs w:val="18"/>
        </w:rPr>
        <w:t>8</w:t>
      </w:r>
      <w:r w:rsidRPr="007C2D68">
        <w:rPr>
          <w:rFonts w:cs="Arial"/>
          <w:sz w:val="18"/>
          <w:szCs w:val="18"/>
        </w:rPr>
        <w:t xml:space="preserve"> of the Project Details.</w:t>
      </w:r>
    </w:p>
    <w:bookmarkEnd w:id="48"/>
    <w:p w14:paraId="16CE28B8" w14:textId="77777777" w:rsidR="00DA5375" w:rsidRPr="007C2D68" w:rsidRDefault="00DA5375" w:rsidP="00DA5375">
      <w:pPr>
        <w:spacing w:after="120"/>
        <w:ind w:left="680"/>
        <w:rPr>
          <w:rFonts w:cs="Arial"/>
          <w:sz w:val="18"/>
          <w:szCs w:val="18"/>
        </w:rPr>
      </w:pPr>
      <w:r w:rsidRPr="007C2D68">
        <w:rPr>
          <w:rFonts w:cs="Arial"/>
          <w:b/>
          <w:sz w:val="18"/>
          <w:szCs w:val="18"/>
        </w:rPr>
        <w:t xml:space="preserve">Commencement Date </w:t>
      </w:r>
      <w:r w:rsidRPr="007C2D68">
        <w:rPr>
          <w:rFonts w:cs="Arial"/>
          <w:sz w:val="18"/>
          <w:szCs w:val="18"/>
        </w:rPr>
        <w:t>means the commencement date for the Project specified in Item 2.1 of the Project Details.</w:t>
      </w:r>
    </w:p>
    <w:p w14:paraId="7DFCDCB4" w14:textId="77777777" w:rsidR="00DA5375" w:rsidRPr="007C2D68" w:rsidRDefault="00DA5375" w:rsidP="00DA5375">
      <w:pPr>
        <w:spacing w:after="120"/>
        <w:ind w:left="680"/>
        <w:rPr>
          <w:rFonts w:cs="Arial"/>
          <w:sz w:val="18"/>
          <w:szCs w:val="18"/>
        </w:rPr>
      </w:pPr>
      <w:r w:rsidRPr="007C2D68">
        <w:rPr>
          <w:rFonts w:cs="Arial"/>
          <w:b/>
          <w:sz w:val="18"/>
          <w:szCs w:val="18"/>
        </w:rPr>
        <w:t>Commonwealth</w:t>
      </w:r>
      <w:r w:rsidRPr="007C2D68">
        <w:rPr>
          <w:rFonts w:cs="Arial"/>
          <w:sz w:val="18"/>
          <w:szCs w:val="18"/>
        </w:rPr>
        <w:t xml:space="preserve"> means the Commonwealth of Australia, as represented by the Department.</w:t>
      </w:r>
    </w:p>
    <w:p w14:paraId="68ABD8A1" w14:textId="77777777" w:rsidR="00DA5375" w:rsidRPr="007C2D68" w:rsidRDefault="00DA5375" w:rsidP="00DA5375">
      <w:pPr>
        <w:spacing w:after="120"/>
        <w:ind w:left="680"/>
        <w:rPr>
          <w:rFonts w:cs="Arial"/>
          <w:sz w:val="18"/>
          <w:szCs w:val="18"/>
        </w:rPr>
      </w:pPr>
      <w:r w:rsidRPr="007C2D68">
        <w:rPr>
          <w:rFonts w:cs="Arial"/>
          <w:b/>
          <w:sz w:val="18"/>
          <w:szCs w:val="18"/>
        </w:rPr>
        <w:t>Commonwealth Agreement</w:t>
      </w:r>
      <w:r w:rsidRPr="007C2D68">
        <w:rPr>
          <w:rFonts w:cs="Arial"/>
          <w:sz w:val="18"/>
          <w:szCs w:val="18"/>
        </w:rPr>
        <w:t xml:space="preserve"> </w:t>
      </w:r>
      <w:bookmarkStart w:id="49" w:name="_Hlk57892344"/>
      <w:r w:rsidRPr="007C2D68">
        <w:rPr>
          <w:rFonts w:cs="Arial"/>
          <w:sz w:val="18"/>
          <w:szCs w:val="18"/>
        </w:rPr>
        <w:t>means the agreement between the Commonwealth and the Company, dated 22 June 2017, under which the Commonwealth provides funding for the CRC, as amended from time to time.</w:t>
      </w:r>
    </w:p>
    <w:bookmarkEnd w:id="49"/>
    <w:p w14:paraId="23A2806A" w14:textId="77777777" w:rsidR="00DA5375" w:rsidRPr="007C2D68" w:rsidRDefault="00DA5375" w:rsidP="00DA5375">
      <w:pPr>
        <w:spacing w:after="120"/>
        <w:ind w:left="680"/>
        <w:rPr>
          <w:rFonts w:cs="Arial"/>
          <w:sz w:val="18"/>
          <w:szCs w:val="18"/>
        </w:rPr>
      </w:pPr>
      <w:r w:rsidRPr="007C2D68">
        <w:rPr>
          <w:rFonts w:cs="Arial"/>
          <w:b/>
          <w:sz w:val="18"/>
          <w:szCs w:val="18"/>
        </w:rPr>
        <w:t>Commonwealth Funding</w:t>
      </w:r>
      <w:r w:rsidRPr="007C2D68">
        <w:rPr>
          <w:rFonts w:cs="Arial"/>
          <w:sz w:val="18"/>
          <w:szCs w:val="18"/>
        </w:rPr>
        <w:t xml:space="preserve"> </w:t>
      </w:r>
      <w:bookmarkStart w:id="50" w:name="_Hlk57892400"/>
      <w:r w:rsidRPr="007C2D68">
        <w:rPr>
          <w:rFonts w:cs="Arial"/>
          <w:sz w:val="18"/>
          <w:szCs w:val="18"/>
        </w:rPr>
        <w:t>means the financial assistance to be provided by the Commonwealth to the Company under the Commonwealth Agreement</w:t>
      </w:r>
      <w:bookmarkEnd w:id="50"/>
      <w:r w:rsidRPr="007C2D68">
        <w:rPr>
          <w:rFonts w:cs="Arial"/>
          <w:sz w:val="18"/>
          <w:szCs w:val="18"/>
        </w:rPr>
        <w:t>.</w:t>
      </w:r>
    </w:p>
    <w:p w14:paraId="2C2539E0" w14:textId="77777777" w:rsidR="00DA5375" w:rsidRPr="007C2D68" w:rsidRDefault="00DA5375" w:rsidP="00DA5375">
      <w:pPr>
        <w:spacing w:after="120"/>
        <w:ind w:left="680"/>
        <w:rPr>
          <w:rFonts w:cs="Arial"/>
          <w:sz w:val="18"/>
          <w:szCs w:val="18"/>
        </w:rPr>
      </w:pPr>
      <w:r w:rsidRPr="007C2D68">
        <w:rPr>
          <w:rFonts w:cs="Arial"/>
          <w:b/>
          <w:sz w:val="18"/>
          <w:szCs w:val="18"/>
        </w:rPr>
        <w:t>Company</w:t>
      </w:r>
      <w:r w:rsidRPr="007C2D68">
        <w:rPr>
          <w:rFonts w:cs="Arial"/>
          <w:sz w:val="18"/>
          <w:szCs w:val="18"/>
        </w:rPr>
        <w:t xml:space="preserve"> means </w:t>
      </w:r>
      <w:proofErr w:type="spellStart"/>
      <w:r w:rsidRPr="007C2D68">
        <w:rPr>
          <w:rFonts w:cs="Arial"/>
          <w:sz w:val="18"/>
          <w:szCs w:val="18"/>
        </w:rPr>
        <w:t>iMOVE</w:t>
      </w:r>
      <w:proofErr w:type="spellEnd"/>
      <w:r w:rsidRPr="007C2D68">
        <w:rPr>
          <w:rFonts w:cs="Arial"/>
          <w:sz w:val="18"/>
          <w:szCs w:val="18"/>
        </w:rPr>
        <w:t xml:space="preserve"> Australia Limited.</w:t>
      </w:r>
    </w:p>
    <w:p w14:paraId="2B2A1846" w14:textId="77777777" w:rsidR="00DA5375" w:rsidRPr="007C2D68" w:rsidRDefault="00DA5375" w:rsidP="00DA5375">
      <w:pPr>
        <w:spacing w:after="120"/>
        <w:ind w:left="680"/>
        <w:rPr>
          <w:rFonts w:cs="Arial"/>
          <w:sz w:val="18"/>
          <w:szCs w:val="18"/>
        </w:rPr>
      </w:pPr>
      <w:r w:rsidRPr="007C2D68">
        <w:rPr>
          <w:rFonts w:cs="Arial"/>
          <w:b/>
          <w:sz w:val="18"/>
          <w:szCs w:val="18"/>
        </w:rPr>
        <w:t>Completion Date</w:t>
      </w:r>
      <w:r w:rsidRPr="007C2D68">
        <w:rPr>
          <w:rFonts w:cs="Arial"/>
          <w:sz w:val="18"/>
          <w:szCs w:val="18"/>
        </w:rPr>
        <w:t xml:space="preserve"> means the completion date for the Project specified in Item 2.2 of the Project Details.</w:t>
      </w:r>
    </w:p>
    <w:p w14:paraId="08F1FD5D" w14:textId="77777777" w:rsidR="00DA5375" w:rsidRPr="007C2D68" w:rsidRDefault="00DA5375" w:rsidP="00DA5375">
      <w:pPr>
        <w:spacing w:after="120"/>
        <w:ind w:left="680"/>
        <w:rPr>
          <w:rFonts w:cs="Arial"/>
          <w:sz w:val="18"/>
          <w:szCs w:val="18"/>
        </w:rPr>
      </w:pPr>
      <w:r w:rsidRPr="007C2D68">
        <w:rPr>
          <w:rFonts w:cs="Arial"/>
          <w:b/>
          <w:sz w:val="18"/>
          <w:szCs w:val="18"/>
        </w:rPr>
        <w:t>Confidential Information</w:t>
      </w:r>
      <w:r w:rsidRPr="007C2D68">
        <w:rPr>
          <w:rFonts w:cs="Arial"/>
          <w:sz w:val="18"/>
          <w:szCs w:val="18"/>
        </w:rPr>
        <w:t xml:space="preserve"> means all information disclosed pursuant to the terms of this Agreement that is not in the public domain, that is by its nature confidential, or that has been designated as confidential by the disclosing party, and includes all trade secrets, know-how, financial information and other commercially or scientifically valuable information of whatever description and in whatever form (whether written, or oral, visible or invisible).</w:t>
      </w:r>
    </w:p>
    <w:p w14:paraId="46919AA6" w14:textId="77777777" w:rsidR="00DA5375" w:rsidRPr="007C2D68" w:rsidRDefault="00DA5375" w:rsidP="00DA5375">
      <w:pPr>
        <w:spacing w:after="120"/>
        <w:ind w:left="680"/>
        <w:rPr>
          <w:rFonts w:cs="Arial"/>
          <w:sz w:val="18"/>
          <w:szCs w:val="18"/>
        </w:rPr>
      </w:pPr>
      <w:bookmarkStart w:id="51" w:name="_Hlk57892550"/>
      <w:r w:rsidRPr="007C2D68">
        <w:rPr>
          <w:rFonts w:cs="Arial"/>
          <w:b/>
          <w:sz w:val="18"/>
          <w:szCs w:val="18"/>
        </w:rPr>
        <w:t>Constitution</w:t>
      </w:r>
      <w:r w:rsidRPr="007C2D68">
        <w:rPr>
          <w:rFonts w:cs="Arial"/>
          <w:sz w:val="18"/>
          <w:szCs w:val="18"/>
        </w:rPr>
        <w:t xml:space="preserve"> means the constitution of the Company.</w:t>
      </w:r>
    </w:p>
    <w:bookmarkEnd w:id="51"/>
    <w:p w14:paraId="5AE69F2E" w14:textId="11C9A6B2" w:rsidR="00DA5375" w:rsidRPr="007C2D68" w:rsidRDefault="00DA5375" w:rsidP="00DA5375">
      <w:pPr>
        <w:spacing w:after="120"/>
        <w:ind w:left="680"/>
        <w:rPr>
          <w:rFonts w:cs="Arial"/>
          <w:sz w:val="18"/>
          <w:szCs w:val="18"/>
        </w:rPr>
      </w:pPr>
      <w:r w:rsidRPr="007C2D68">
        <w:rPr>
          <w:rFonts w:cs="Arial"/>
          <w:b/>
          <w:sz w:val="18"/>
          <w:szCs w:val="18"/>
        </w:rPr>
        <w:t xml:space="preserve">CRC </w:t>
      </w:r>
      <w:r w:rsidRPr="007C2D68">
        <w:rPr>
          <w:rFonts w:cs="Arial"/>
          <w:sz w:val="18"/>
          <w:szCs w:val="18"/>
        </w:rPr>
        <w:t xml:space="preserve">means the research collaboration operated by the Company known as the </w:t>
      </w:r>
      <w:proofErr w:type="spellStart"/>
      <w:r w:rsidRPr="007C2D68">
        <w:rPr>
          <w:rFonts w:cs="Arial"/>
          <w:sz w:val="18"/>
          <w:szCs w:val="18"/>
        </w:rPr>
        <w:t>iM</w:t>
      </w:r>
      <w:r w:rsidR="00B30181" w:rsidRPr="007C2D68">
        <w:rPr>
          <w:rFonts w:cs="Arial"/>
          <w:sz w:val="18"/>
          <w:szCs w:val="18"/>
        </w:rPr>
        <w:t>OVE</w:t>
      </w:r>
      <w:proofErr w:type="spellEnd"/>
      <w:r w:rsidRPr="007C2D68">
        <w:rPr>
          <w:rFonts w:cs="Arial"/>
          <w:sz w:val="18"/>
          <w:szCs w:val="18"/>
        </w:rPr>
        <w:t xml:space="preserve"> Cooperative Research Centre</w:t>
      </w:r>
      <w:r w:rsidR="00B30181" w:rsidRPr="007C2D68">
        <w:rPr>
          <w:rFonts w:cs="Arial"/>
          <w:sz w:val="18"/>
          <w:szCs w:val="18"/>
        </w:rPr>
        <w:t>.</w:t>
      </w:r>
    </w:p>
    <w:p w14:paraId="5C758F7C" w14:textId="77777777" w:rsidR="00DA5375" w:rsidRPr="007C2D68" w:rsidRDefault="00DA5375" w:rsidP="00DA5375">
      <w:pPr>
        <w:spacing w:after="120"/>
        <w:ind w:left="680"/>
        <w:rPr>
          <w:rFonts w:cs="Arial"/>
          <w:sz w:val="18"/>
          <w:szCs w:val="18"/>
        </w:rPr>
      </w:pPr>
      <w:bookmarkStart w:id="52" w:name="_Hlk57892624"/>
      <w:r w:rsidRPr="007C2D68">
        <w:rPr>
          <w:rFonts w:cs="Arial"/>
          <w:b/>
          <w:sz w:val="18"/>
          <w:szCs w:val="18"/>
        </w:rPr>
        <w:t>CRC Account</w:t>
      </w:r>
      <w:r w:rsidRPr="007C2D68">
        <w:rPr>
          <w:rFonts w:cs="Arial"/>
          <w:sz w:val="18"/>
          <w:szCs w:val="18"/>
        </w:rPr>
        <w:t xml:space="preserve"> means all Grant Funds, and the cash component of the Participant Contributions and any </w:t>
      </w:r>
      <w:proofErr w:type="gramStart"/>
      <w:r w:rsidRPr="007C2D68">
        <w:rPr>
          <w:rFonts w:cs="Arial"/>
          <w:sz w:val="18"/>
          <w:szCs w:val="18"/>
        </w:rPr>
        <w:t>Third Party</w:t>
      </w:r>
      <w:proofErr w:type="gramEnd"/>
      <w:r w:rsidRPr="007C2D68">
        <w:rPr>
          <w:rFonts w:cs="Arial"/>
          <w:sz w:val="18"/>
          <w:szCs w:val="18"/>
        </w:rPr>
        <w:t xml:space="preserve"> Contributions, held in an account by the Company.</w:t>
      </w:r>
    </w:p>
    <w:p w14:paraId="250E77D8" w14:textId="77777777" w:rsidR="00DA5375" w:rsidRPr="007C2D68" w:rsidRDefault="00DA5375" w:rsidP="00DA5375">
      <w:pPr>
        <w:spacing w:after="120"/>
        <w:ind w:left="680"/>
        <w:rPr>
          <w:rFonts w:cs="Arial"/>
          <w:b/>
          <w:sz w:val="18"/>
          <w:szCs w:val="18"/>
        </w:rPr>
      </w:pPr>
      <w:r w:rsidRPr="007C2D68">
        <w:rPr>
          <w:rFonts w:cs="Arial"/>
          <w:b/>
          <w:sz w:val="18"/>
          <w:szCs w:val="18"/>
        </w:rPr>
        <w:t>CRC Branding</w:t>
      </w:r>
      <w:r w:rsidRPr="007C2D68">
        <w:rPr>
          <w:rFonts w:cs="Arial"/>
          <w:sz w:val="18"/>
          <w:szCs w:val="18"/>
        </w:rPr>
        <w:t xml:space="preserve"> means the terms "CRC", "CRC Projects", "CRC-P", "Cooperative Research Centre" and the Programme logo and any additional items specified by the Commonwealth from time to time.</w:t>
      </w:r>
    </w:p>
    <w:bookmarkEnd w:id="52"/>
    <w:p w14:paraId="37184D3F" w14:textId="77777777" w:rsidR="00DA5375" w:rsidRPr="007C2D68" w:rsidRDefault="00DA5375" w:rsidP="00DA5375">
      <w:pPr>
        <w:spacing w:after="120"/>
        <w:ind w:left="680"/>
        <w:rPr>
          <w:rFonts w:cs="Arial"/>
          <w:sz w:val="18"/>
          <w:szCs w:val="18"/>
        </w:rPr>
      </w:pPr>
      <w:r w:rsidRPr="007C2D68">
        <w:rPr>
          <w:rFonts w:cs="Arial"/>
          <w:b/>
          <w:sz w:val="18"/>
          <w:szCs w:val="18"/>
        </w:rPr>
        <w:t xml:space="preserve">CRC Confidential Information </w:t>
      </w:r>
      <w:r w:rsidRPr="007C2D68">
        <w:rPr>
          <w:rFonts w:cs="Arial"/>
          <w:sz w:val="18"/>
          <w:szCs w:val="18"/>
        </w:rPr>
        <w:t xml:space="preserve">means Confidential Information generated </w:t>
      </w:r>
      <w:proofErr w:type="gramStart"/>
      <w:r w:rsidRPr="007C2D68">
        <w:rPr>
          <w:rFonts w:cs="Arial"/>
          <w:sz w:val="18"/>
          <w:szCs w:val="18"/>
        </w:rPr>
        <w:t>as a result of</w:t>
      </w:r>
      <w:proofErr w:type="gramEnd"/>
      <w:r w:rsidRPr="007C2D68">
        <w:rPr>
          <w:rFonts w:cs="Arial"/>
          <w:sz w:val="18"/>
          <w:szCs w:val="18"/>
        </w:rPr>
        <w:t xml:space="preserve"> the activities of the CRC.</w:t>
      </w:r>
    </w:p>
    <w:p w14:paraId="3A583112" w14:textId="77777777" w:rsidR="00DA5375" w:rsidRPr="007C2D68" w:rsidRDefault="00DA5375" w:rsidP="00DA5375">
      <w:pPr>
        <w:spacing w:after="120"/>
        <w:ind w:left="680"/>
        <w:rPr>
          <w:rFonts w:cs="Arial"/>
          <w:sz w:val="18"/>
          <w:szCs w:val="18"/>
        </w:rPr>
      </w:pPr>
      <w:bookmarkStart w:id="53" w:name="_Hlk57892974"/>
      <w:r w:rsidRPr="007C2D68">
        <w:rPr>
          <w:rFonts w:cs="Arial"/>
          <w:b/>
          <w:sz w:val="18"/>
          <w:szCs w:val="18"/>
        </w:rPr>
        <w:t>CRC Objective</w:t>
      </w:r>
      <w:r w:rsidRPr="007C2D68">
        <w:rPr>
          <w:rFonts w:cs="Arial"/>
          <w:sz w:val="18"/>
          <w:szCs w:val="18"/>
        </w:rPr>
        <w:t xml:space="preserve"> means the objects of the Company as set out in the Constitution.</w:t>
      </w:r>
    </w:p>
    <w:p w14:paraId="645F4871" w14:textId="77777777" w:rsidR="00DA5375" w:rsidRPr="007C2D68" w:rsidRDefault="00DA5375" w:rsidP="00DA5375">
      <w:pPr>
        <w:spacing w:after="120"/>
        <w:ind w:left="680"/>
        <w:rPr>
          <w:rFonts w:cs="Arial"/>
          <w:sz w:val="18"/>
          <w:szCs w:val="18"/>
        </w:rPr>
      </w:pPr>
      <w:r w:rsidRPr="007C2D68">
        <w:rPr>
          <w:rFonts w:cs="Arial"/>
          <w:b/>
          <w:sz w:val="18"/>
          <w:szCs w:val="18"/>
        </w:rPr>
        <w:t xml:space="preserve">CRC Programme </w:t>
      </w:r>
      <w:r w:rsidRPr="007C2D68">
        <w:rPr>
          <w:rFonts w:cs="Arial"/>
          <w:sz w:val="18"/>
          <w:szCs w:val="18"/>
        </w:rPr>
        <w:t>has the meaning set out in paragraph A of the Background.</w:t>
      </w:r>
    </w:p>
    <w:p w14:paraId="366B0D24" w14:textId="77777777" w:rsidR="00DA5375" w:rsidRPr="007C2D68" w:rsidRDefault="00DA5375" w:rsidP="00DA5375">
      <w:pPr>
        <w:spacing w:after="120"/>
        <w:ind w:left="680"/>
        <w:rPr>
          <w:rFonts w:cs="Arial"/>
          <w:sz w:val="18"/>
          <w:szCs w:val="18"/>
        </w:rPr>
      </w:pPr>
      <w:r w:rsidRPr="007C2D68">
        <w:rPr>
          <w:rFonts w:cs="Arial"/>
          <w:b/>
          <w:sz w:val="18"/>
          <w:szCs w:val="18"/>
        </w:rPr>
        <w:t>Department</w:t>
      </w:r>
      <w:r w:rsidRPr="007C2D68">
        <w:rPr>
          <w:rFonts w:cs="Arial"/>
          <w:sz w:val="18"/>
          <w:szCs w:val="18"/>
        </w:rPr>
        <w:t xml:space="preserve"> means the Department of Industry, Innovation and Science and its successors, that administer the CRC Programme.</w:t>
      </w:r>
    </w:p>
    <w:bookmarkEnd w:id="53"/>
    <w:p w14:paraId="43E3DBBF" w14:textId="77777777" w:rsidR="00DA5375" w:rsidRPr="007C2D68" w:rsidRDefault="00DA5375" w:rsidP="00DA5375">
      <w:pPr>
        <w:spacing w:after="120"/>
        <w:ind w:left="709"/>
        <w:rPr>
          <w:rFonts w:cs="Arial"/>
          <w:sz w:val="18"/>
          <w:szCs w:val="18"/>
        </w:rPr>
      </w:pPr>
      <w:r w:rsidRPr="007C2D68">
        <w:rPr>
          <w:rFonts w:cs="Arial"/>
          <w:b/>
          <w:sz w:val="18"/>
          <w:szCs w:val="18"/>
        </w:rPr>
        <w:t xml:space="preserve">Deliverables </w:t>
      </w:r>
      <w:r w:rsidRPr="007C2D68">
        <w:rPr>
          <w:rFonts w:cs="Arial"/>
          <w:sz w:val="18"/>
          <w:szCs w:val="18"/>
        </w:rPr>
        <w:t>means the required deliverables for the Project as described in Items 4.4 and 9 of the Project Details.</w:t>
      </w:r>
    </w:p>
    <w:p w14:paraId="1771F4AC" w14:textId="77777777" w:rsidR="00DA5375" w:rsidRPr="007C2D68" w:rsidRDefault="00DA5375" w:rsidP="00DA5375">
      <w:pPr>
        <w:spacing w:after="120"/>
        <w:ind w:left="680"/>
        <w:rPr>
          <w:rFonts w:cs="Arial"/>
          <w:sz w:val="18"/>
          <w:szCs w:val="18"/>
        </w:rPr>
      </w:pPr>
      <w:r w:rsidRPr="007C2D68">
        <w:rPr>
          <w:rFonts w:cs="Arial"/>
          <w:b/>
          <w:sz w:val="18"/>
          <w:szCs w:val="18"/>
        </w:rPr>
        <w:t>Improvements</w:t>
      </w:r>
      <w:r w:rsidRPr="007C2D68">
        <w:rPr>
          <w:rFonts w:cs="Arial"/>
          <w:sz w:val="18"/>
          <w:szCs w:val="18"/>
        </w:rPr>
        <w:t xml:space="preserve"> means a modification, </w:t>
      </w:r>
      <w:proofErr w:type="gramStart"/>
      <w:r w:rsidRPr="007C2D68">
        <w:rPr>
          <w:rFonts w:cs="Arial"/>
          <w:sz w:val="18"/>
          <w:szCs w:val="18"/>
        </w:rPr>
        <w:t>enhancement</w:t>
      </w:r>
      <w:proofErr w:type="gramEnd"/>
      <w:r w:rsidRPr="007C2D68">
        <w:rPr>
          <w:rFonts w:cs="Arial"/>
          <w:sz w:val="18"/>
          <w:szCs w:val="18"/>
        </w:rPr>
        <w:t xml:space="preserve"> or improvement of Project IP such that the improved Project IP cannot be used without infringing the Intellectual Property rights in the underlying Project IP.</w:t>
      </w:r>
    </w:p>
    <w:p w14:paraId="09C42C80" w14:textId="77777777" w:rsidR="00DA5375" w:rsidRPr="007C2D68" w:rsidRDefault="00DA5375" w:rsidP="00DA5375">
      <w:pPr>
        <w:spacing w:after="120"/>
        <w:ind w:left="680"/>
        <w:rPr>
          <w:rFonts w:cs="Arial"/>
          <w:sz w:val="18"/>
          <w:szCs w:val="18"/>
        </w:rPr>
      </w:pPr>
      <w:r w:rsidRPr="007C2D68">
        <w:rPr>
          <w:rFonts w:cs="Arial"/>
          <w:b/>
          <w:sz w:val="18"/>
          <w:szCs w:val="18"/>
        </w:rPr>
        <w:t xml:space="preserve">Intellectual Property </w:t>
      </w:r>
      <w:r w:rsidRPr="007C2D68">
        <w:rPr>
          <w:rFonts w:cs="Arial"/>
          <w:sz w:val="18"/>
          <w:szCs w:val="18"/>
        </w:rPr>
        <w:t>or</w:t>
      </w:r>
      <w:r w:rsidRPr="007C2D68">
        <w:rPr>
          <w:rFonts w:cs="Arial"/>
          <w:b/>
          <w:sz w:val="18"/>
          <w:szCs w:val="18"/>
        </w:rPr>
        <w:t xml:space="preserve"> IP </w:t>
      </w:r>
      <w:r w:rsidRPr="007C2D68">
        <w:rPr>
          <w:rFonts w:cs="Arial"/>
          <w:sz w:val="18"/>
          <w:szCs w:val="18"/>
        </w:rPr>
        <w:t xml:space="preserve">includes all copyright (including rights in relation to phonograms and broadcasts), all rights in relation to inventions (including patents), plant varieties, trade marks (including service marks), designs and circuit layouts, all other rights resulting from intellectual activity in the industrial, scientific, literary or artistic fields and any right to have confidential information </w:t>
      </w:r>
      <w:r w:rsidRPr="007C2D68">
        <w:rPr>
          <w:rFonts w:cs="Arial"/>
          <w:sz w:val="18"/>
          <w:szCs w:val="18"/>
        </w:rPr>
        <w:lastRenderedPageBreak/>
        <w:t>kept confidential, but does not include Moral Rights or rights of performers.</w:t>
      </w:r>
    </w:p>
    <w:p w14:paraId="45EBDEF3" w14:textId="77777777" w:rsidR="00DA5375" w:rsidRPr="007C2D68" w:rsidRDefault="00DA5375" w:rsidP="00DA5375">
      <w:pPr>
        <w:spacing w:after="120"/>
        <w:ind w:left="680"/>
        <w:rPr>
          <w:rFonts w:cs="Arial"/>
          <w:sz w:val="18"/>
          <w:szCs w:val="18"/>
        </w:rPr>
      </w:pPr>
      <w:r w:rsidRPr="007C2D68">
        <w:rPr>
          <w:rFonts w:cs="Arial"/>
          <w:b/>
          <w:sz w:val="18"/>
          <w:szCs w:val="18"/>
        </w:rPr>
        <w:t>Lead Project Party</w:t>
      </w:r>
      <w:r w:rsidRPr="007C2D68">
        <w:rPr>
          <w:rFonts w:cs="Arial"/>
          <w:sz w:val="18"/>
          <w:szCs w:val="18"/>
        </w:rPr>
        <w:t xml:space="preserve"> (or LPP) means the Project Participant identified at Item 3.1 of the Project Details.</w:t>
      </w:r>
    </w:p>
    <w:p w14:paraId="04D4EFD1" w14:textId="77777777" w:rsidR="00DA5375" w:rsidRPr="007C2D68" w:rsidRDefault="00DA5375" w:rsidP="00DA5375">
      <w:pPr>
        <w:spacing w:after="120"/>
        <w:ind w:left="680"/>
        <w:rPr>
          <w:rFonts w:cs="Arial"/>
          <w:sz w:val="18"/>
          <w:szCs w:val="18"/>
        </w:rPr>
      </w:pPr>
      <w:r w:rsidRPr="007C2D68">
        <w:rPr>
          <w:rFonts w:cs="Arial"/>
          <w:b/>
          <w:sz w:val="18"/>
          <w:szCs w:val="18"/>
        </w:rPr>
        <w:t>LPP Field</w:t>
      </w:r>
      <w:r w:rsidRPr="007C2D68">
        <w:rPr>
          <w:rFonts w:cs="Arial"/>
          <w:sz w:val="18"/>
          <w:szCs w:val="18"/>
        </w:rPr>
        <w:t xml:space="preserve"> means the Lead Project Party’s Utilisation field set out in Item 6.3 of the Project Details.</w:t>
      </w:r>
    </w:p>
    <w:p w14:paraId="7800C8BD" w14:textId="77777777" w:rsidR="00DA5375" w:rsidRPr="007C2D68" w:rsidRDefault="00DA5375" w:rsidP="00DA5375">
      <w:pPr>
        <w:spacing w:after="120"/>
        <w:ind w:left="680"/>
        <w:rPr>
          <w:rFonts w:cs="Arial"/>
          <w:sz w:val="18"/>
          <w:szCs w:val="18"/>
        </w:rPr>
      </w:pPr>
      <w:r w:rsidRPr="007C2D68">
        <w:rPr>
          <w:rFonts w:cs="Arial"/>
          <w:b/>
          <w:sz w:val="18"/>
          <w:szCs w:val="18"/>
        </w:rPr>
        <w:t>LPP Field Conditions</w:t>
      </w:r>
      <w:r w:rsidRPr="007C2D68">
        <w:rPr>
          <w:rFonts w:cs="Arial"/>
          <w:sz w:val="18"/>
          <w:szCs w:val="18"/>
        </w:rPr>
        <w:t xml:space="preserve"> means any conditions relevant to the LPP Field specified in Item 6.3 of the Project Details.</w:t>
      </w:r>
    </w:p>
    <w:p w14:paraId="5121F41E" w14:textId="77777777" w:rsidR="00DA5375" w:rsidRPr="007C2D68" w:rsidRDefault="00DA5375" w:rsidP="00DA5375">
      <w:pPr>
        <w:spacing w:after="120"/>
        <w:ind w:left="680"/>
        <w:rPr>
          <w:rFonts w:cs="Arial"/>
          <w:sz w:val="18"/>
          <w:szCs w:val="18"/>
        </w:rPr>
      </w:pPr>
      <w:r w:rsidRPr="007C2D68">
        <w:rPr>
          <w:rFonts w:cs="Arial"/>
          <w:b/>
          <w:sz w:val="18"/>
          <w:szCs w:val="18"/>
        </w:rPr>
        <w:t xml:space="preserve">Milestone Payment </w:t>
      </w:r>
      <w:r w:rsidRPr="007C2D68">
        <w:rPr>
          <w:rFonts w:cs="Arial"/>
          <w:sz w:val="18"/>
          <w:szCs w:val="18"/>
        </w:rPr>
        <w:t>means a payment of Project Funds due on completion of a particular Milestone, as detailed in Item 9 of the Project Details.</w:t>
      </w:r>
    </w:p>
    <w:p w14:paraId="1E9F0DAC" w14:textId="77777777" w:rsidR="00DA5375" w:rsidRPr="007C2D68" w:rsidRDefault="00DA5375" w:rsidP="00DA5375">
      <w:pPr>
        <w:spacing w:after="120"/>
        <w:ind w:left="680"/>
        <w:rPr>
          <w:rFonts w:cs="Arial"/>
          <w:sz w:val="18"/>
          <w:szCs w:val="18"/>
        </w:rPr>
      </w:pPr>
      <w:r w:rsidRPr="007C2D68">
        <w:rPr>
          <w:rFonts w:cs="Arial"/>
          <w:b/>
          <w:sz w:val="18"/>
          <w:szCs w:val="18"/>
        </w:rPr>
        <w:t xml:space="preserve">Milestones </w:t>
      </w:r>
      <w:r w:rsidRPr="007C2D68">
        <w:rPr>
          <w:rFonts w:cs="Arial"/>
          <w:sz w:val="18"/>
          <w:szCs w:val="18"/>
        </w:rPr>
        <w:t>means the milestones for the Project as set out in Item 9 of the Project Details.</w:t>
      </w:r>
    </w:p>
    <w:p w14:paraId="56DC531A" w14:textId="77777777" w:rsidR="00DA5375" w:rsidRPr="007C2D68" w:rsidRDefault="00DA5375" w:rsidP="00DA5375">
      <w:pPr>
        <w:spacing w:after="120"/>
        <w:ind w:left="680"/>
        <w:rPr>
          <w:rFonts w:cs="Arial"/>
          <w:sz w:val="18"/>
          <w:szCs w:val="18"/>
        </w:rPr>
      </w:pPr>
      <w:r w:rsidRPr="007C2D68">
        <w:rPr>
          <w:rFonts w:cs="Arial"/>
          <w:b/>
          <w:sz w:val="18"/>
          <w:szCs w:val="18"/>
        </w:rPr>
        <w:t xml:space="preserve">Participants </w:t>
      </w:r>
      <w:bookmarkStart w:id="54" w:name="_Hlk57895565"/>
      <w:r w:rsidRPr="007C2D68">
        <w:rPr>
          <w:rFonts w:cs="Arial"/>
          <w:sz w:val="18"/>
          <w:szCs w:val="18"/>
        </w:rPr>
        <w:t>means those persons or bodies (other than the Company) who are parties to the Participants Agreement from time to time.</w:t>
      </w:r>
      <w:bookmarkEnd w:id="54"/>
    </w:p>
    <w:p w14:paraId="5D6D018F" w14:textId="2D6AF6E0" w:rsidR="00DA5375" w:rsidRPr="007C2D68" w:rsidRDefault="00DA5375" w:rsidP="00DA5375">
      <w:pPr>
        <w:spacing w:after="120"/>
        <w:ind w:left="680"/>
        <w:rPr>
          <w:rFonts w:cs="Arial"/>
          <w:sz w:val="18"/>
          <w:szCs w:val="18"/>
        </w:rPr>
      </w:pPr>
      <w:bookmarkStart w:id="55" w:name="_Hlk57896142"/>
      <w:r w:rsidRPr="007C2D68">
        <w:rPr>
          <w:rFonts w:cs="Arial"/>
          <w:b/>
          <w:sz w:val="18"/>
          <w:szCs w:val="18"/>
        </w:rPr>
        <w:t>Participants Agreement</w:t>
      </w:r>
      <w:r w:rsidRPr="007C2D68">
        <w:rPr>
          <w:rFonts w:cs="Arial"/>
          <w:sz w:val="18"/>
          <w:szCs w:val="18"/>
        </w:rPr>
        <w:t xml:space="preserve"> means the agreement </w:t>
      </w:r>
      <w:proofErr w:type="gramStart"/>
      <w:r w:rsidRPr="007C2D68">
        <w:rPr>
          <w:rFonts w:cs="Arial"/>
          <w:sz w:val="18"/>
          <w:szCs w:val="18"/>
        </w:rPr>
        <w:t>entered into</w:t>
      </w:r>
      <w:proofErr w:type="gramEnd"/>
      <w:r w:rsidRPr="007C2D68">
        <w:rPr>
          <w:rFonts w:cs="Arial"/>
          <w:sz w:val="18"/>
          <w:szCs w:val="18"/>
        </w:rPr>
        <w:t xml:space="preserve"> by the Company and the Participants dated 2</w:t>
      </w:r>
      <w:r w:rsidR="00150FBC" w:rsidRPr="007C2D68">
        <w:rPr>
          <w:rFonts w:cs="Arial"/>
          <w:sz w:val="18"/>
          <w:szCs w:val="18"/>
        </w:rPr>
        <w:t>2</w:t>
      </w:r>
      <w:r w:rsidRPr="007C2D68">
        <w:rPr>
          <w:rFonts w:cs="Arial"/>
          <w:sz w:val="18"/>
          <w:szCs w:val="18"/>
        </w:rPr>
        <w:t xml:space="preserve"> September 2017, as varied or amended from time to time.</w:t>
      </w:r>
    </w:p>
    <w:p w14:paraId="39E1A11E" w14:textId="77777777" w:rsidR="00DA5375" w:rsidRPr="007C2D68" w:rsidRDefault="00DA5375" w:rsidP="00DA5375">
      <w:pPr>
        <w:spacing w:after="120"/>
        <w:ind w:left="680"/>
        <w:rPr>
          <w:rFonts w:cs="Arial"/>
          <w:sz w:val="18"/>
          <w:szCs w:val="18"/>
        </w:rPr>
      </w:pPr>
      <w:r w:rsidRPr="007C2D68">
        <w:rPr>
          <w:rFonts w:cs="Arial"/>
          <w:b/>
          <w:sz w:val="18"/>
          <w:szCs w:val="18"/>
        </w:rPr>
        <w:t xml:space="preserve">Parties </w:t>
      </w:r>
      <w:r w:rsidRPr="007C2D68">
        <w:rPr>
          <w:rFonts w:cs="Arial"/>
          <w:sz w:val="18"/>
          <w:szCs w:val="18"/>
        </w:rPr>
        <w:t xml:space="preserve">means the parties to this Agreement, being the persons detailed in the Project Details, and </w:t>
      </w:r>
      <w:r w:rsidRPr="007C2D68">
        <w:rPr>
          <w:rFonts w:cs="Arial"/>
          <w:b/>
          <w:sz w:val="18"/>
          <w:szCs w:val="18"/>
        </w:rPr>
        <w:t>Party</w:t>
      </w:r>
      <w:r w:rsidRPr="007C2D68">
        <w:rPr>
          <w:rFonts w:cs="Arial"/>
          <w:sz w:val="18"/>
          <w:szCs w:val="18"/>
        </w:rPr>
        <w:t xml:space="preserve"> means one of them.</w:t>
      </w:r>
    </w:p>
    <w:bookmarkEnd w:id="55"/>
    <w:p w14:paraId="1FEED165" w14:textId="77777777" w:rsidR="00DA5375" w:rsidRPr="007C2D68" w:rsidRDefault="00DA5375" w:rsidP="00DA5375">
      <w:pPr>
        <w:spacing w:after="120"/>
        <w:ind w:left="680"/>
        <w:rPr>
          <w:rFonts w:cs="Arial"/>
          <w:sz w:val="18"/>
          <w:szCs w:val="18"/>
        </w:rPr>
      </w:pPr>
      <w:r w:rsidRPr="007C2D68">
        <w:rPr>
          <w:rFonts w:cs="Arial"/>
          <w:b/>
          <w:sz w:val="18"/>
          <w:szCs w:val="18"/>
        </w:rPr>
        <w:t>Party Confidential Information</w:t>
      </w:r>
      <w:r w:rsidRPr="007C2D68">
        <w:rPr>
          <w:rFonts w:cs="Arial"/>
          <w:sz w:val="18"/>
          <w:szCs w:val="18"/>
        </w:rPr>
        <w:t xml:space="preserve"> means any Confidential Information of a Party that is disclosed by that Party to another Party, or of which another Party becomes aware, whether before or after the date of this Agreement, but does not include CRC Confidential Information.</w:t>
      </w:r>
    </w:p>
    <w:p w14:paraId="27E3CCD6" w14:textId="77777777" w:rsidR="00DA5375" w:rsidRPr="007C2D68" w:rsidRDefault="00DA5375" w:rsidP="00DA5375">
      <w:pPr>
        <w:spacing w:after="120"/>
        <w:ind w:left="680"/>
        <w:rPr>
          <w:rFonts w:cs="Arial"/>
          <w:sz w:val="18"/>
          <w:szCs w:val="18"/>
        </w:rPr>
      </w:pPr>
      <w:r w:rsidRPr="007C2D68">
        <w:rPr>
          <w:rFonts w:cs="Arial"/>
          <w:b/>
          <w:sz w:val="18"/>
          <w:szCs w:val="18"/>
        </w:rPr>
        <w:t>Personnel</w:t>
      </w:r>
      <w:r w:rsidRPr="007C2D68">
        <w:rPr>
          <w:rFonts w:cs="Arial"/>
          <w:sz w:val="18"/>
          <w:szCs w:val="18"/>
        </w:rPr>
        <w:t xml:space="preserve"> means the personnel, including employees, officers, agents, contractors, </w:t>
      </w:r>
      <w:proofErr w:type="gramStart"/>
      <w:r w:rsidRPr="007C2D68">
        <w:rPr>
          <w:rFonts w:cs="Arial"/>
          <w:sz w:val="18"/>
          <w:szCs w:val="18"/>
        </w:rPr>
        <w:t>consultants</w:t>
      </w:r>
      <w:proofErr w:type="gramEnd"/>
      <w:r w:rsidRPr="007C2D68">
        <w:rPr>
          <w:rFonts w:cs="Arial"/>
          <w:sz w:val="18"/>
          <w:szCs w:val="18"/>
        </w:rPr>
        <w:t xml:space="preserve"> and professional advisers of a Party allocated to or otherwise involved in the Project, and includes Specified Personnel.</w:t>
      </w:r>
    </w:p>
    <w:p w14:paraId="6935E99C" w14:textId="77777777" w:rsidR="00DA5375" w:rsidRPr="007C2D68" w:rsidRDefault="00DA5375" w:rsidP="00DA5375">
      <w:pPr>
        <w:spacing w:after="120"/>
        <w:ind w:left="680"/>
        <w:rPr>
          <w:rFonts w:cs="Arial"/>
          <w:sz w:val="18"/>
          <w:szCs w:val="18"/>
        </w:rPr>
      </w:pPr>
      <w:r w:rsidRPr="007C2D68">
        <w:rPr>
          <w:rFonts w:cs="Arial"/>
          <w:b/>
          <w:sz w:val="18"/>
          <w:szCs w:val="18"/>
        </w:rPr>
        <w:t xml:space="preserve">Project </w:t>
      </w:r>
      <w:r w:rsidRPr="007C2D68">
        <w:rPr>
          <w:rFonts w:cs="Arial"/>
          <w:sz w:val="18"/>
          <w:szCs w:val="18"/>
        </w:rPr>
        <w:t>means the project described in the Project Details.</w:t>
      </w:r>
    </w:p>
    <w:p w14:paraId="544FE488" w14:textId="77777777" w:rsidR="00DA5375" w:rsidRPr="007C2D68" w:rsidRDefault="00DA5375" w:rsidP="00DA5375">
      <w:pPr>
        <w:spacing w:after="120"/>
        <w:ind w:left="680"/>
        <w:rPr>
          <w:rFonts w:cs="Arial"/>
          <w:b/>
          <w:sz w:val="18"/>
          <w:szCs w:val="18"/>
        </w:rPr>
      </w:pPr>
      <w:r w:rsidRPr="007C2D68">
        <w:rPr>
          <w:rFonts w:cs="Arial"/>
          <w:b/>
          <w:sz w:val="18"/>
          <w:szCs w:val="18"/>
        </w:rPr>
        <w:t xml:space="preserve">Project Budget </w:t>
      </w:r>
      <w:r w:rsidRPr="007C2D68">
        <w:rPr>
          <w:rFonts w:cs="Arial"/>
          <w:sz w:val="18"/>
          <w:szCs w:val="18"/>
        </w:rPr>
        <w:t>means the budget for the Project as set out in Item 8 of the Project Details, including any variations to that budget as agreed by the Parties in writing.</w:t>
      </w:r>
    </w:p>
    <w:p w14:paraId="17FF0D9A" w14:textId="133576AA" w:rsidR="00DA5375" w:rsidRPr="007C2D68" w:rsidRDefault="00DA5375" w:rsidP="00DA5375">
      <w:pPr>
        <w:spacing w:after="120"/>
        <w:ind w:left="680"/>
        <w:rPr>
          <w:rFonts w:cs="Arial"/>
          <w:sz w:val="18"/>
          <w:szCs w:val="18"/>
        </w:rPr>
      </w:pPr>
      <w:r w:rsidRPr="007C2D68">
        <w:rPr>
          <w:rFonts w:cs="Arial"/>
          <w:b/>
          <w:sz w:val="18"/>
          <w:szCs w:val="18"/>
        </w:rPr>
        <w:t xml:space="preserve">Project Contributions </w:t>
      </w:r>
      <w:r w:rsidRPr="007C2D68">
        <w:rPr>
          <w:rFonts w:cs="Arial"/>
          <w:sz w:val="18"/>
          <w:szCs w:val="18"/>
        </w:rPr>
        <w:t xml:space="preserve">means a contribution to the Project (whether money, Assets, Personnel, </w:t>
      </w:r>
      <w:proofErr w:type="gramStart"/>
      <w:r w:rsidRPr="007C2D68">
        <w:rPr>
          <w:rFonts w:cs="Arial"/>
          <w:sz w:val="18"/>
          <w:szCs w:val="18"/>
        </w:rPr>
        <w:t>facilities</w:t>
      </w:r>
      <w:proofErr w:type="gramEnd"/>
      <w:r w:rsidRPr="007C2D68">
        <w:rPr>
          <w:rFonts w:cs="Arial"/>
          <w:sz w:val="18"/>
          <w:szCs w:val="18"/>
        </w:rPr>
        <w:t xml:space="preserve"> or services but not including any Intellectual Property) to be contributed by a Party to the Project (and in the case of Cash Contributions, applied to the Project) as set out in Item</w:t>
      </w:r>
      <w:r w:rsidR="0009171D" w:rsidRPr="007C2D68">
        <w:rPr>
          <w:rFonts w:cs="Arial"/>
          <w:sz w:val="18"/>
          <w:szCs w:val="18"/>
        </w:rPr>
        <w:t xml:space="preserve"> 7 and</w:t>
      </w:r>
      <w:r w:rsidRPr="007C2D68">
        <w:rPr>
          <w:rFonts w:cs="Arial"/>
          <w:sz w:val="18"/>
          <w:szCs w:val="18"/>
        </w:rPr>
        <w:t xml:space="preserve"> </w:t>
      </w:r>
      <w:r w:rsidR="0009171D" w:rsidRPr="007C2D68">
        <w:rPr>
          <w:rFonts w:cs="Arial"/>
          <w:sz w:val="18"/>
          <w:szCs w:val="18"/>
        </w:rPr>
        <w:t>8</w:t>
      </w:r>
      <w:r w:rsidRPr="007C2D68">
        <w:rPr>
          <w:rFonts w:cs="Arial"/>
          <w:sz w:val="18"/>
          <w:szCs w:val="18"/>
        </w:rPr>
        <w:t xml:space="preserve"> of the Project Details and the Project Budget.</w:t>
      </w:r>
    </w:p>
    <w:p w14:paraId="2EB97868" w14:textId="77777777" w:rsidR="00DA5375" w:rsidRPr="007C2D68" w:rsidRDefault="00DA5375" w:rsidP="00DA5375">
      <w:pPr>
        <w:spacing w:after="120"/>
        <w:ind w:left="709"/>
        <w:rPr>
          <w:rFonts w:cs="Arial"/>
          <w:color w:val="000000"/>
          <w:sz w:val="18"/>
          <w:szCs w:val="18"/>
        </w:rPr>
      </w:pPr>
      <w:r w:rsidRPr="007C2D68">
        <w:rPr>
          <w:rFonts w:cs="Arial"/>
          <w:b/>
          <w:color w:val="000000"/>
          <w:sz w:val="18"/>
          <w:szCs w:val="18"/>
        </w:rPr>
        <w:t xml:space="preserve">Project </w:t>
      </w:r>
      <w:r w:rsidRPr="007C2D68">
        <w:rPr>
          <w:rFonts w:cs="Arial"/>
          <w:b/>
          <w:sz w:val="18"/>
          <w:szCs w:val="18"/>
        </w:rPr>
        <w:t>Details</w:t>
      </w:r>
      <w:r w:rsidRPr="007C2D68">
        <w:rPr>
          <w:rFonts w:cs="Arial"/>
          <w:color w:val="000000"/>
          <w:sz w:val="18"/>
          <w:szCs w:val="18"/>
        </w:rPr>
        <w:t xml:space="preserve"> means the project d</w:t>
      </w:r>
      <w:r w:rsidRPr="007C2D68">
        <w:rPr>
          <w:rFonts w:cs="Arial"/>
          <w:sz w:val="18"/>
          <w:szCs w:val="18"/>
        </w:rPr>
        <w:t>etails</w:t>
      </w:r>
      <w:r w:rsidRPr="007C2D68">
        <w:rPr>
          <w:rFonts w:cs="Arial"/>
          <w:color w:val="000000"/>
          <w:sz w:val="18"/>
          <w:szCs w:val="18"/>
        </w:rPr>
        <w:t xml:space="preserve"> applicable to the Project attached to these Project Terms </w:t>
      </w:r>
      <w:r w:rsidRPr="007C2D68">
        <w:rPr>
          <w:rFonts w:cs="Arial"/>
          <w:sz w:val="18"/>
          <w:szCs w:val="18"/>
        </w:rPr>
        <w:t>together with any variations to those details agreed by the Parties in writing</w:t>
      </w:r>
      <w:r w:rsidRPr="007C2D68">
        <w:rPr>
          <w:rFonts w:cs="Arial"/>
          <w:color w:val="000000"/>
          <w:sz w:val="18"/>
          <w:szCs w:val="18"/>
        </w:rPr>
        <w:t>.</w:t>
      </w:r>
    </w:p>
    <w:p w14:paraId="1C4CEEBF" w14:textId="77777777" w:rsidR="00DA5375" w:rsidRPr="007C2D68" w:rsidRDefault="00DA5375" w:rsidP="00DA5375">
      <w:pPr>
        <w:spacing w:after="120"/>
        <w:ind w:left="709"/>
        <w:rPr>
          <w:rFonts w:cs="Arial"/>
          <w:sz w:val="18"/>
          <w:szCs w:val="18"/>
        </w:rPr>
      </w:pPr>
      <w:r w:rsidRPr="007C2D68">
        <w:rPr>
          <w:rFonts w:cs="Arial"/>
          <w:b/>
          <w:sz w:val="18"/>
          <w:szCs w:val="18"/>
        </w:rPr>
        <w:t>Project Funds</w:t>
      </w:r>
      <w:r w:rsidRPr="007C2D68">
        <w:rPr>
          <w:rFonts w:cs="Arial"/>
          <w:sz w:val="18"/>
          <w:szCs w:val="18"/>
        </w:rPr>
        <w:t xml:space="preserve"> means the Commonwealth Funding, the Cash </w:t>
      </w:r>
      <w:proofErr w:type="gramStart"/>
      <w:r w:rsidRPr="007C2D68">
        <w:rPr>
          <w:rFonts w:cs="Arial"/>
          <w:sz w:val="18"/>
          <w:szCs w:val="18"/>
        </w:rPr>
        <w:t>Contributions</w:t>
      </w:r>
      <w:proofErr w:type="gramEnd"/>
      <w:r w:rsidRPr="007C2D68">
        <w:rPr>
          <w:rFonts w:cs="Arial"/>
          <w:sz w:val="18"/>
          <w:szCs w:val="18"/>
        </w:rPr>
        <w:t xml:space="preserve"> and any other money to be paid to the Responsible Participants for conducting the Project as set out in the Project Budget.</w:t>
      </w:r>
    </w:p>
    <w:p w14:paraId="4E6FDB5F" w14:textId="77777777" w:rsidR="00DA5375" w:rsidRPr="007C2D68" w:rsidRDefault="00DA5375" w:rsidP="00DA5375">
      <w:pPr>
        <w:spacing w:after="120"/>
        <w:ind w:left="709"/>
        <w:rPr>
          <w:rFonts w:cs="Arial"/>
          <w:sz w:val="18"/>
          <w:szCs w:val="18"/>
        </w:rPr>
      </w:pPr>
      <w:r w:rsidRPr="007C2D68">
        <w:rPr>
          <w:rFonts w:cs="Arial"/>
          <w:b/>
          <w:sz w:val="18"/>
          <w:szCs w:val="18"/>
        </w:rPr>
        <w:t>Project IP</w:t>
      </w:r>
      <w:r w:rsidRPr="007C2D68">
        <w:rPr>
          <w:rFonts w:cs="Arial"/>
          <w:sz w:val="18"/>
          <w:szCs w:val="18"/>
        </w:rPr>
        <w:t xml:space="preserve"> means Intellectual Property developed </w:t>
      </w:r>
      <w:proofErr w:type="gramStart"/>
      <w:r w:rsidRPr="007C2D68">
        <w:rPr>
          <w:rFonts w:cs="Arial"/>
          <w:sz w:val="18"/>
          <w:szCs w:val="18"/>
        </w:rPr>
        <w:t>in the course of</w:t>
      </w:r>
      <w:proofErr w:type="gramEnd"/>
      <w:r w:rsidRPr="007C2D68">
        <w:rPr>
          <w:rFonts w:cs="Arial"/>
          <w:sz w:val="18"/>
          <w:szCs w:val="18"/>
        </w:rPr>
        <w:t xml:space="preserve"> carrying out the Project.</w:t>
      </w:r>
    </w:p>
    <w:p w14:paraId="343F9804" w14:textId="7797D472" w:rsidR="00DA5375" w:rsidRPr="007C2D68" w:rsidRDefault="00DA5375" w:rsidP="00DA5375">
      <w:pPr>
        <w:spacing w:after="120"/>
        <w:ind w:left="709"/>
        <w:rPr>
          <w:rFonts w:cs="Arial"/>
          <w:sz w:val="18"/>
          <w:szCs w:val="18"/>
        </w:rPr>
      </w:pPr>
      <w:r w:rsidRPr="007C2D68">
        <w:rPr>
          <w:rFonts w:cs="Arial"/>
          <w:b/>
          <w:sz w:val="18"/>
          <w:szCs w:val="18"/>
        </w:rPr>
        <w:t>Project IP Rights Holder</w:t>
      </w:r>
      <w:r w:rsidRPr="007C2D68">
        <w:rPr>
          <w:rFonts w:cs="Arial"/>
          <w:sz w:val="18"/>
          <w:szCs w:val="18"/>
        </w:rPr>
        <w:t xml:space="preserve"> has the meaning set out in clause </w:t>
      </w:r>
      <w:r w:rsidRPr="007C2D68">
        <w:rPr>
          <w:rFonts w:cs="Arial"/>
          <w:sz w:val="18"/>
          <w:szCs w:val="18"/>
        </w:rPr>
        <w:fldChar w:fldCharType="begin"/>
      </w:r>
      <w:r w:rsidRPr="007C2D68">
        <w:rPr>
          <w:rFonts w:cs="Arial"/>
          <w:sz w:val="18"/>
          <w:szCs w:val="18"/>
        </w:rPr>
        <w:instrText xml:space="preserve"> REF _Ref473216111 \n \h </w:instrText>
      </w:r>
      <w:r w:rsidRPr="007C2D68">
        <w:rPr>
          <w:rFonts w:cs="Arial"/>
          <w:sz w:val="18"/>
          <w:szCs w:val="18"/>
        </w:rPr>
      </w:r>
      <w:r w:rsidRPr="007C2D68">
        <w:rPr>
          <w:rFonts w:cs="Arial"/>
          <w:sz w:val="18"/>
          <w:szCs w:val="18"/>
        </w:rPr>
        <w:fldChar w:fldCharType="separate"/>
      </w:r>
      <w:r w:rsidR="00D12F12">
        <w:rPr>
          <w:rFonts w:cs="Arial"/>
          <w:sz w:val="18"/>
          <w:szCs w:val="18"/>
        </w:rPr>
        <w:t>9.1</w:t>
      </w:r>
      <w:r w:rsidRPr="007C2D68">
        <w:rPr>
          <w:rFonts w:cs="Arial"/>
          <w:sz w:val="18"/>
          <w:szCs w:val="18"/>
        </w:rPr>
        <w:fldChar w:fldCharType="end"/>
      </w:r>
      <w:r w:rsidRPr="007C2D68">
        <w:rPr>
          <w:rFonts w:cs="Arial"/>
          <w:sz w:val="18"/>
          <w:szCs w:val="18"/>
        </w:rPr>
        <w:fldChar w:fldCharType="begin"/>
      </w:r>
      <w:r w:rsidRPr="007C2D68">
        <w:rPr>
          <w:rFonts w:cs="Arial"/>
          <w:sz w:val="18"/>
          <w:szCs w:val="18"/>
        </w:rPr>
        <w:instrText xml:space="preserve"> REF _Ref482971343 \n \h </w:instrText>
      </w:r>
      <w:r w:rsidRPr="007C2D68">
        <w:rPr>
          <w:rFonts w:cs="Arial"/>
          <w:sz w:val="18"/>
          <w:szCs w:val="18"/>
        </w:rPr>
      </w:r>
      <w:r w:rsidRPr="007C2D68">
        <w:rPr>
          <w:rFonts w:cs="Arial"/>
          <w:sz w:val="18"/>
          <w:szCs w:val="18"/>
        </w:rPr>
        <w:fldChar w:fldCharType="separate"/>
      </w:r>
      <w:r w:rsidR="00D12F12">
        <w:rPr>
          <w:rFonts w:cs="Arial"/>
          <w:sz w:val="18"/>
          <w:szCs w:val="18"/>
        </w:rPr>
        <w:t>(c)</w:t>
      </w:r>
      <w:r w:rsidRPr="007C2D68">
        <w:rPr>
          <w:rFonts w:cs="Arial"/>
          <w:sz w:val="18"/>
          <w:szCs w:val="18"/>
        </w:rPr>
        <w:fldChar w:fldCharType="end"/>
      </w:r>
      <w:r w:rsidRPr="007C2D68">
        <w:rPr>
          <w:rFonts w:cs="Arial"/>
          <w:sz w:val="18"/>
          <w:szCs w:val="18"/>
        </w:rPr>
        <w:t>.</w:t>
      </w:r>
    </w:p>
    <w:p w14:paraId="06B79664" w14:textId="77777777" w:rsidR="00DA5375" w:rsidRPr="007C2D68" w:rsidRDefault="00DA5375" w:rsidP="00DA5375">
      <w:pPr>
        <w:spacing w:after="120"/>
        <w:ind w:left="709"/>
        <w:rPr>
          <w:rFonts w:cs="Arial"/>
          <w:b/>
          <w:color w:val="000000"/>
          <w:sz w:val="18"/>
          <w:szCs w:val="18"/>
        </w:rPr>
      </w:pPr>
      <w:r w:rsidRPr="007C2D68">
        <w:rPr>
          <w:rFonts w:cs="Arial"/>
          <w:b/>
          <w:color w:val="000000"/>
          <w:sz w:val="18"/>
          <w:szCs w:val="18"/>
        </w:rPr>
        <w:t xml:space="preserve">Project Leader </w:t>
      </w:r>
      <w:r w:rsidRPr="007C2D68">
        <w:rPr>
          <w:rFonts w:cs="Arial"/>
          <w:color w:val="000000"/>
          <w:sz w:val="18"/>
          <w:szCs w:val="18"/>
        </w:rPr>
        <w:t xml:space="preserve">means the person appointed to act as a leader of the Project, as detailed in Item 3.5 of the Project </w:t>
      </w:r>
      <w:r w:rsidRPr="007C2D68">
        <w:rPr>
          <w:rFonts w:cs="Arial"/>
          <w:sz w:val="18"/>
          <w:szCs w:val="18"/>
        </w:rPr>
        <w:t>Details</w:t>
      </w:r>
      <w:r w:rsidRPr="007C2D68">
        <w:rPr>
          <w:rFonts w:cs="Arial"/>
          <w:color w:val="000000"/>
          <w:sz w:val="18"/>
          <w:szCs w:val="18"/>
        </w:rPr>
        <w:t>.</w:t>
      </w:r>
    </w:p>
    <w:p w14:paraId="4C113200" w14:textId="77777777" w:rsidR="00DA5375" w:rsidRPr="007C2D68" w:rsidRDefault="00DA5375" w:rsidP="00DA5375">
      <w:pPr>
        <w:spacing w:after="120"/>
        <w:ind w:left="709"/>
        <w:rPr>
          <w:rFonts w:cs="Arial"/>
          <w:sz w:val="18"/>
          <w:szCs w:val="18"/>
        </w:rPr>
      </w:pPr>
      <w:r w:rsidRPr="007C2D68">
        <w:rPr>
          <w:rFonts w:cs="Arial"/>
          <w:b/>
          <w:sz w:val="18"/>
          <w:szCs w:val="18"/>
        </w:rPr>
        <w:t>Project Objectives</w:t>
      </w:r>
      <w:r w:rsidRPr="007C2D68">
        <w:rPr>
          <w:rFonts w:cs="Arial"/>
          <w:sz w:val="18"/>
          <w:szCs w:val="18"/>
        </w:rPr>
        <w:t xml:space="preserve"> means the objectives for the Project as set out in Item 4.2 of the Project Details.</w:t>
      </w:r>
    </w:p>
    <w:p w14:paraId="4AB80244" w14:textId="77777777" w:rsidR="00DA5375" w:rsidRPr="007C2D68" w:rsidRDefault="00DA5375" w:rsidP="00DA5375">
      <w:pPr>
        <w:spacing w:after="120"/>
        <w:ind w:left="709"/>
        <w:rPr>
          <w:rFonts w:cs="Arial"/>
          <w:color w:val="000000"/>
          <w:sz w:val="18"/>
          <w:szCs w:val="18"/>
        </w:rPr>
      </w:pPr>
      <w:r w:rsidRPr="007C2D68">
        <w:rPr>
          <w:rFonts w:cs="Arial"/>
          <w:b/>
          <w:color w:val="000000"/>
          <w:sz w:val="18"/>
          <w:szCs w:val="18"/>
        </w:rPr>
        <w:t xml:space="preserve">Project Participants </w:t>
      </w:r>
      <w:r w:rsidRPr="007C2D68">
        <w:rPr>
          <w:rFonts w:cs="Arial"/>
          <w:color w:val="000000"/>
          <w:sz w:val="18"/>
          <w:szCs w:val="18"/>
        </w:rPr>
        <w:t>means</w:t>
      </w:r>
      <w:r w:rsidRPr="007C2D68">
        <w:rPr>
          <w:rFonts w:cs="Arial"/>
          <w:sz w:val="18"/>
          <w:szCs w:val="18"/>
        </w:rPr>
        <w:t xml:space="preserve"> </w:t>
      </w:r>
      <w:r w:rsidRPr="007C2D68">
        <w:rPr>
          <w:rFonts w:cs="Arial"/>
          <w:color w:val="000000"/>
          <w:sz w:val="18"/>
          <w:szCs w:val="18"/>
        </w:rPr>
        <w:t>the Parties other than the Company.</w:t>
      </w:r>
    </w:p>
    <w:p w14:paraId="103BC37F" w14:textId="6D645508" w:rsidR="00DA5375" w:rsidRPr="007C2D68" w:rsidRDefault="00DA5375" w:rsidP="00DA5375">
      <w:pPr>
        <w:spacing w:after="120"/>
        <w:ind w:left="680"/>
        <w:rPr>
          <w:rFonts w:cs="Arial"/>
          <w:sz w:val="18"/>
          <w:szCs w:val="18"/>
        </w:rPr>
      </w:pPr>
      <w:r w:rsidRPr="007C2D68">
        <w:rPr>
          <w:rFonts w:cs="Arial"/>
          <w:b/>
          <w:sz w:val="18"/>
          <w:szCs w:val="18"/>
        </w:rPr>
        <w:t>Project Terms</w:t>
      </w:r>
      <w:r w:rsidRPr="007C2D68">
        <w:rPr>
          <w:rFonts w:cs="Arial"/>
          <w:sz w:val="18"/>
          <w:szCs w:val="18"/>
        </w:rPr>
        <w:t xml:space="preserve"> means these clauses </w:t>
      </w:r>
      <w:r w:rsidRPr="007C2D68">
        <w:rPr>
          <w:rFonts w:cs="Arial"/>
          <w:sz w:val="18"/>
          <w:szCs w:val="18"/>
        </w:rPr>
        <w:fldChar w:fldCharType="begin"/>
      </w:r>
      <w:r w:rsidRPr="007C2D68">
        <w:rPr>
          <w:rFonts w:cs="Arial"/>
          <w:sz w:val="18"/>
          <w:szCs w:val="18"/>
        </w:rPr>
        <w:instrText xml:space="preserve"> REF _Ref467502339 \r \h  \* MERGEFORMAT </w:instrText>
      </w:r>
      <w:r w:rsidRPr="007C2D68">
        <w:rPr>
          <w:rFonts w:cs="Arial"/>
          <w:sz w:val="18"/>
          <w:szCs w:val="18"/>
        </w:rPr>
      </w:r>
      <w:r w:rsidRPr="007C2D68">
        <w:rPr>
          <w:rFonts w:cs="Arial"/>
          <w:sz w:val="18"/>
          <w:szCs w:val="18"/>
        </w:rPr>
        <w:fldChar w:fldCharType="separate"/>
      </w:r>
      <w:r w:rsidR="00D12F12">
        <w:rPr>
          <w:rFonts w:cs="Arial"/>
          <w:sz w:val="18"/>
          <w:szCs w:val="18"/>
        </w:rPr>
        <w:t>1</w:t>
      </w:r>
      <w:r w:rsidRPr="007C2D68">
        <w:rPr>
          <w:rFonts w:cs="Arial"/>
          <w:sz w:val="18"/>
          <w:szCs w:val="18"/>
        </w:rPr>
        <w:fldChar w:fldCharType="end"/>
      </w:r>
      <w:r w:rsidRPr="007C2D68">
        <w:rPr>
          <w:rFonts w:cs="Arial"/>
          <w:sz w:val="18"/>
          <w:szCs w:val="18"/>
        </w:rPr>
        <w:t xml:space="preserve"> to </w:t>
      </w:r>
      <w:r w:rsidRPr="007C2D68">
        <w:rPr>
          <w:rFonts w:cs="Arial"/>
          <w:sz w:val="18"/>
          <w:szCs w:val="18"/>
        </w:rPr>
        <w:fldChar w:fldCharType="begin"/>
      </w:r>
      <w:r w:rsidRPr="007C2D68">
        <w:rPr>
          <w:rFonts w:cs="Arial"/>
          <w:sz w:val="18"/>
          <w:szCs w:val="18"/>
        </w:rPr>
        <w:instrText xml:space="preserve"> REF _Ref363038602 \r \h </w:instrText>
      </w:r>
      <w:r w:rsidRPr="007C2D68">
        <w:rPr>
          <w:rFonts w:cs="Arial"/>
          <w:sz w:val="18"/>
          <w:szCs w:val="18"/>
        </w:rPr>
      </w:r>
      <w:r w:rsidRPr="007C2D68">
        <w:rPr>
          <w:rFonts w:cs="Arial"/>
          <w:sz w:val="18"/>
          <w:szCs w:val="18"/>
        </w:rPr>
        <w:fldChar w:fldCharType="separate"/>
      </w:r>
      <w:r w:rsidR="00D12F12">
        <w:rPr>
          <w:rFonts w:cs="Arial"/>
          <w:sz w:val="18"/>
          <w:szCs w:val="18"/>
        </w:rPr>
        <w:t>25</w:t>
      </w:r>
      <w:r w:rsidRPr="007C2D68">
        <w:rPr>
          <w:rFonts w:cs="Arial"/>
          <w:sz w:val="18"/>
          <w:szCs w:val="18"/>
        </w:rPr>
        <w:fldChar w:fldCharType="end"/>
      </w:r>
      <w:r w:rsidRPr="007C2D68">
        <w:rPr>
          <w:rFonts w:cs="Arial"/>
          <w:sz w:val="18"/>
          <w:szCs w:val="18"/>
        </w:rPr>
        <w:t xml:space="preserve"> (inclusive).</w:t>
      </w:r>
    </w:p>
    <w:p w14:paraId="5FC79BFA" w14:textId="77777777" w:rsidR="00DA5375" w:rsidRPr="007C2D68" w:rsidRDefault="00DA5375" w:rsidP="00DA5375">
      <w:pPr>
        <w:spacing w:after="120"/>
        <w:ind w:left="709"/>
        <w:rPr>
          <w:rFonts w:cs="Arial"/>
          <w:sz w:val="18"/>
          <w:szCs w:val="18"/>
        </w:rPr>
      </w:pPr>
      <w:r w:rsidRPr="007C2D68">
        <w:rPr>
          <w:rFonts w:cs="Arial"/>
          <w:b/>
          <w:sz w:val="18"/>
          <w:szCs w:val="18"/>
        </w:rPr>
        <w:t>Related Entity</w:t>
      </w:r>
      <w:r w:rsidRPr="007C2D68">
        <w:rPr>
          <w:rFonts w:cs="Arial"/>
          <w:sz w:val="18"/>
          <w:szCs w:val="18"/>
        </w:rPr>
        <w:t xml:space="preserve">, in relation to a Project Participant, means the parent entity of the Project Participant (being a corporation that beneficially holds 100% of the shares issued in the Project Participant), a corporation in which at least 50% of the equity is beneficially owned by such parent entity or a </w:t>
      </w:r>
      <w:proofErr w:type="gramStart"/>
      <w:r w:rsidRPr="007C2D68">
        <w:rPr>
          <w:rFonts w:cs="Arial"/>
          <w:sz w:val="18"/>
          <w:szCs w:val="18"/>
        </w:rPr>
        <w:t>wholly-owned</w:t>
      </w:r>
      <w:proofErr w:type="gramEnd"/>
      <w:r w:rsidRPr="007C2D68">
        <w:rPr>
          <w:rFonts w:cs="Arial"/>
          <w:sz w:val="18"/>
          <w:szCs w:val="18"/>
        </w:rPr>
        <w:t xml:space="preserve"> subsidiary of the Project Participant.</w:t>
      </w:r>
    </w:p>
    <w:p w14:paraId="07B7B28C" w14:textId="77777777" w:rsidR="00DA5375" w:rsidRPr="007C2D68" w:rsidRDefault="00DA5375" w:rsidP="00DA5375">
      <w:pPr>
        <w:spacing w:after="120"/>
        <w:ind w:left="680"/>
        <w:rPr>
          <w:rFonts w:cs="Arial"/>
          <w:sz w:val="18"/>
          <w:szCs w:val="18"/>
        </w:rPr>
      </w:pPr>
      <w:r w:rsidRPr="007C2D68">
        <w:rPr>
          <w:rFonts w:cs="Arial"/>
          <w:b/>
          <w:sz w:val="18"/>
          <w:szCs w:val="18"/>
        </w:rPr>
        <w:t>Responsible Participants</w:t>
      </w:r>
      <w:r w:rsidRPr="007C2D68">
        <w:rPr>
          <w:rFonts w:cs="Arial"/>
          <w:sz w:val="18"/>
          <w:szCs w:val="18"/>
        </w:rPr>
        <w:t xml:space="preserve"> mean, with respect to the Project, the Project Participants specified in Item 3.3 of the Project Details who are responsible for carrying out specified research, education, </w:t>
      </w:r>
      <w:proofErr w:type="gramStart"/>
      <w:r w:rsidRPr="007C2D68">
        <w:rPr>
          <w:rFonts w:cs="Arial"/>
          <w:sz w:val="18"/>
          <w:szCs w:val="18"/>
        </w:rPr>
        <w:t>training</w:t>
      </w:r>
      <w:proofErr w:type="gramEnd"/>
      <w:r w:rsidRPr="007C2D68">
        <w:rPr>
          <w:rFonts w:cs="Arial"/>
          <w:sz w:val="18"/>
          <w:szCs w:val="18"/>
        </w:rPr>
        <w:t xml:space="preserve"> or Utilisation under the Project.</w:t>
      </w:r>
    </w:p>
    <w:p w14:paraId="2D49477A" w14:textId="77777777" w:rsidR="00DA5375" w:rsidRPr="007C2D68" w:rsidRDefault="00DA5375" w:rsidP="00DA5375">
      <w:pPr>
        <w:spacing w:after="120"/>
        <w:ind w:left="680"/>
        <w:rPr>
          <w:rFonts w:cs="Arial"/>
          <w:sz w:val="18"/>
          <w:szCs w:val="18"/>
        </w:rPr>
      </w:pPr>
      <w:bookmarkStart w:id="56" w:name="_Hlk57896521"/>
      <w:r w:rsidRPr="007C2D68">
        <w:rPr>
          <w:rFonts w:cs="Arial"/>
          <w:b/>
          <w:sz w:val="18"/>
          <w:szCs w:val="18"/>
        </w:rPr>
        <w:t>Rules</w:t>
      </w:r>
      <w:r w:rsidRPr="007C2D68">
        <w:rPr>
          <w:rFonts w:cs="Arial"/>
          <w:sz w:val="18"/>
          <w:szCs w:val="18"/>
        </w:rPr>
        <w:t xml:space="preserve"> means the constitution, enacting legislation and its provisions, or any other form of provisions or policy statements governing the organisation and operation of a Party.</w:t>
      </w:r>
    </w:p>
    <w:bookmarkEnd w:id="56"/>
    <w:p w14:paraId="6F47EA03" w14:textId="677C5F95" w:rsidR="00DA5375" w:rsidRPr="007C2D68" w:rsidRDefault="00DA5375" w:rsidP="00DA5375">
      <w:pPr>
        <w:spacing w:after="120"/>
        <w:ind w:left="680"/>
        <w:rPr>
          <w:rFonts w:cs="Arial"/>
          <w:sz w:val="18"/>
          <w:szCs w:val="18"/>
        </w:rPr>
      </w:pPr>
      <w:r w:rsidRPr="007C2D68">
        <w:rPr>
          <w:rFonts w:cs="Arial"/>
          <w:b/>
          <w:sz w:val="18"/>
          <w:szCs w:val="18"/>
        </w:rPr>
        <w:t>Special Conditions</w:t>
      </w:r>
      <w:r w:rsidRPr="007C2D68">
        <w:rPr>
          <w:rFonts w:cs="Arial"/>
          <w:sz w:val="18"/>
          <w:szCs w:val="18"/>
        </w:rPr>
        <w:t xml:space="preserve"> means the special conditions set out in Item 11 of the Project Details which are to prevail over every other term of this Agreement in accordance with clause </w:t>
      </w:r>
      <w:r w:rsidRPr="007C2D68">
        <w:rPr>
          <w:rFonts w:cs="Arial"/>
          <w:sz w:val="18"/>
          <w:szCs w:val="18"/>
        </w:rPr>
        <w:fldChar w:fldCharType="begin"/>
      </w:r>
      <w:r w:rsidRPr="007C2D68">
        <w:rPr>
          <w:rFonts w:cs="Arial"/>
          <w:sz w:val="18"/>
          <w:szCs w:val="18"/>
        </w:rPr>
        <w:instrText xml:space="preserve"> REF _Ref467076823 \n \h  \* MERGEFORMAT </w:instrText>
      </w:r>
      <w:r w:rsidRPr="007C2D68">
        <w:rPr>
          <w:rFonts w:cs="Arial"/>
          <w:sz w:val="18"/>
          <w:szCs w:val="18"/>
        </w:rPr>
      </w:r>
      <w:r w:rsidRPr="007C2D68">
        <w:rPr>
          <w:rFonts w:cs="Arial"/>
          <w:sz w:val="18"/>
          <w:szCs w:val="18"/>
        </w:rPr>
        <w:fldChar w:fldCharType="separate"/>
      </w:r>
      <w:r w:rsidR="00D12F12">
        <w:rPr>
          <w:rFonts w:cs="Arial"/>
          <w:sz w:val="18"/>
          <w:szCs w:val="18"/>
        </w:rPr>
        <w:t>1.3</w:t>
      </w:r>
      <w:r w:rsidRPr="007C2D68">
        <w:rPr>
          <w:rFonts w:cs="Arial"/>
          <w:sz w:val="18"/>
          <w:szCs w:val="18"/>
        </w:rPr>
        <w:fldChar w:fldCharType="end"/>
      </w:r>
      <w:r w:rsidRPr="007C2D68">
        <w:rPr>
          <w:rFonts w:cs="Arial"/>
          <w:sz w:val="18"/>
          <w:szCs w:val="18"/>
        </w:rPr>
        <w:t>.</w:t>
      </w:r>
    </w:p>
    <w:p w14:paraId="34E95500" w14:textId="77777777" w:rsidR="00DA5375" w:rsidRPr="007C2D68" w:rsidRDefault="00DA5375" w:rsidP="00DA5375">
      <w:pPr>
        <w:spacing w:after="120"/>
        <w:ind w:left="680"/>
        <w:rPr>
          <w:rFonts w:cs="Arial"/>
          <w:sz w:val="18"/>
          <w:szCs w:val="18"/>
        </w:rPr>
      </w:pPr>
      <w:r w:rsidRPr="007C2D68">
        <w:rPr>
          <w:rFonts w:cs="Arial"/>
          <w:b/>
          <w:sz w:val="18"/>
          <w:szCs w:val="18"/>
        </w:rPr>
        <w:t>Specified Personnel</w:t>
      </w:r>
      <w:r w:rsidRPr="007C2D68">
        <w:rPr>
          <w:rFonts w:cs="Arial"/>
          <w:sz w:val="18"/>
          <w:szCs w:val="18"/>
        </w:rPr>
        <w:t xml:space="preserve"> means the Personnel of the Company or a Party that are identified as Specified Personnel in Item 3.4 of the Project Details.</w:t>
      </w:r>
    </w:p>
    <w:p w14:paraId="766EA7A8" w14:textId="251778C2" w:rsidR="00DA5375" w:rsidRPr="007C2D68" w:rsidRDefault="00DA5375" w:rsidP="00DA5375">
      <w:pPr>
        <w:spacing w:after="120"/>
        <w:ind w:left="680"/>
        <w:rPr>
          <w:rFonts w:cs="Arial"/>
          <w:b/>
          <w:sz w:val="18"/>
          <w:szCs w:val="18"/>
        </w:rPr>
      </w:pPr>
      <w:r w:rsidRPr="007C2D68">
        <w:rPr>
          <w:rFonts w:cs="Arial"/>
          <w:b/>
          <w:sz w:val="18"/>
          <w:szCs w:val="18"/>
        </w:rPr>
        <w:t xml:space="preserve">Term </w:t>
      </w:r>
      <w:r w:rsidRPr="007C2D68">
        <w:rPr>
          <w:rFonts w:cs="Arial"/>
          <w:sz w:val="18"/>
          <w:szCs w:val="18"/>
        </w:rPr>
        <w:t xml:space="preserve">means the term of this Agreement as further detailed in clause </w:t>
      </w:r>
      <w:r w:rsidRPr="007C2D68">
        <w:rPr>
          <w:rFonts w:cs="Arial"/>
          <w:sz w:val="18"/>
          <w:szCs w:val="18"/>
        </w:rPr>
        <w:fldChar w:fldCharType="begin"/>
      </w:r>
      <w:r w:rsidRPr="007C2D68">
        <w:rPr>
          <w:rFonts w:cs="Arial"/>
          <w:sz w:val="18"/>
          <w:szCs w:val="18"/>
        </w:rPr>
        <w:instrText xml:space="preserve"> REF _Ref482983033 \n \h </w:instrText>
      </w:r>
      <w:r w:rsidRPr="007C2D68">
        <w:rPr>
          <w:rFonts w:cs="Arial"/>
          <w:sz w:val="18"/>
          <w:szCs w:val="18"/>
        </w:rPr>
      </w:r>
      <w:r w:rsidRPr="007C2D68">
        <w:rPr>
          <w:rFonts w:cs="Arial"/>
          <w:sz w:val="18"/>
          <w:szCs w:val="18"/>
        </w:rPr>
        <w:fldChar w:fldCharType="separate"/>
      </w:r>
      <w:r w:rsidR="00D12F12">
        <w:rPr>
          <w:rFonts w:cs="Arial"/>
          <w:sz w:val="18"/>
          <w:szCs w:val="18"/>
        </w:rPr>
        <w:t>2</w:t>
      </w:r>
      <w:r w:rsidRPr="007C2D68">
        <w:rPr>
          <w:rFonts w:cs="Arial"/>
          <w:sz w:val="18"/>
          <w:szCs w:val="18"/>
        </w:rPr>
        <w:fldChar w:fldCharType="end"/>
      </w:r>
      <w:r w:rsidRPr="007C2D68">
        <w:rPr>
          <w:rFonts w:cs="Arial"/>
          <w:sz w:val="18"/>
          <w:szCs w:val="18"/>
        </w:rPr>
        <w:t>.</w:t>
      </w:r>
    </w:p>
    <w:p w14:paraId="0E22BCE3" w14:textId="77777777" w:rsidR="00DA5375" w:rsidRPr="007C2D68" w:rsidRDefault="00DA5375" w:rsidP="00DA5375">
      <w:pPr>
        <w:spacing w:after="120"/>
        <w:ind w:left="680"/>
        <w:rPr>
          <w:rFonts w:cs="Arial"/>
          <w:b/>
          <w:sz w:val="18"/>
          <w:szCs w:val="18"/>
        </w:rPr>
      </w:pPr>
      <w:r w:rsidRPr="007C2D68">
        <w:rPr>
          <w:rFonts w:cs="Arial"/>
          <w:b/>
          <w:sz w:val="18"/>
          <w:szCs w:val="18"/>
        </w:rPr>
        <w:t>Utilisation</w:t>
      </w:r>
      <w:r w:rsidRPr="007C2D68">
        <w:rPr>
          <w:rFonts w:cs="Arial"/>
          <w:sz w:val="18"/>
          <w:szCs w:val="18"/>
        </w:rPr>
        <w:t xml:space="preserve"> means technology transfer and take-up and use of research outputs. Commercial utilisation includes the manufacture, sale, hire or other exploitation of a product or process, or the provision of a service, incorporating Intellectual Property or the licensing of any third party to do any of those things, or otherwise licensing or assigning the IP.</w:t>
      </w:r>
      <w:r w:rsidRPr="007C2D68">
        <w:rPr>
          <w:rFonts w:cs="Arial"/>
          <w:b/>
          <w:sz w:val="18"/>
          <w:szCs w:val="18"/>
        </w:rPr>
        <w:t xml:space="preserve"> Utilise </w:t>
      </w:r>
      <w:r w:rsidRPr="007C2D68">
        <w:rPr>
          <w:rFonts w:cs="Arial"/>
          <w:sz w:val="18"/>
          <w:szCs w:val="18"/>
        </w:rPr>
        <w:t>has a corresponding meaning.</w:t>
      </w:r>
    </w:p>
    <w:p w14:paraId="65B516D2" w14:textId="77777777" w:rsidR="00DA5375" w:rsidRPr="007C2D68" w:rsidRDefault="00DA5375" w:rsidP="00DA5375">
      <w:pPr>
        <w:spacing w:after="120"/>
        <w:ind w:left="680"/>
        <w:rPr>
          <w:rFonts w:cs="Arial"/>
          <w:sz w:val="18"/>
          <w:szCs w:val="18"/>
        </w:rPr>
      </w:pPr>
      <w:r w:rsidRPr="007C2D68">
        <w:rPr>
          <w:rFonts w:cs="Arial"/>
          <w:b/>
          <w:sz w:val="18"/>
          <w:szCs w:val="18"/>
        </w:rPr>
        <w:t xml:space="preserve">Utilisation Plan </w:t>
      </w:r>
      <w:r w:rsidRPr="007C2D68">
        <w:rPr>
          <w:rFonts w:cs="Arial"/>
          <w:sz w:val="18"/>
          <w:szCs w:val="18"/>
        </w:rPr>
        <w:t>means the plan specifying the approach to be adopted with respect to the Utilisation of Project IP as set out in Item 4.7 of the Project Details.</w:t>
      </w:r>
    </w:p>
    <w:p w14:paraId="6F3965A1"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sz w:val="18"/>
          <w:szCs w:val="18"/>
        </w:rPr>
      </w:pPr>
      <w:r w:rsidRPr="007C2D68">
        <w:rPr>
          <w:b/>
          <w:sz w:val="18"/>
          <w:szCs w:val="18"/>
        </w:rPr>
        <w:t>Interpretation</w:t>
      </w:r>
    </w:p>
    <w:p w14:paraId="07FCCE8C" w14:textId="77777777" w:rsidR="00DA5375" w:rsidRPr="007C2D68" w:rsidRDefault="00DA5375" w:rsidP="00DA5375">
      <w:pPr>
        <w:pStyle w:val="Style2"/>
        <w:numPr>
          <w:ilvl w:val="0"/>
          <w:numId w:val="0"/>
        </w:numPr>
        <w:spacing w:after="120"/>
        <w:ind w:left="709"/>
        <w:jc w:val="both"/>
        <w:rPr>
          <w:color w:val="000000" w:themeColor="text1"/>
          <w:sz w:val="18"/>
          <w:szCs w:val="18"/>
        </w:rPr>
      </w:pPr>
      <w:r w:rsidRPr="007C2D68">
        <w:rPr>
          <w:color w:val="000000" w:themeColor="text1"/>
          <w:sz w:val="18"/>
          <w:szCs w:val="18"/>
        </w:rPr>
        <w:t>In this Agreement, except where the context otherwise requires:</w:t>
      </w:r>
    </w:p>
    <w:p w14:paraId="088C8A7C" w14:textId="77777777" w:rsidR="00DA5375" w:rsidRPr="007C2D68" w:rsidRDefault="00DA5375" w:rsidP="00DA5375">
      <w:pPr>
        <w:pStyle w:val="MELegal3"/>
        <w:numPr>
          <w:ilvl w:val="2"/>
          <w:numId w:val="8"/>
        </w:numPr>
        <w:spacing w:before="0" w:after="120" w:line="240" w:lineRule="auto"/>
        <w:ind w:left="1418" w:hanging="709"/>
        <w:rPr>
          <w:rFonts w:cs="Arial"/>
          <w:sz w:val="18"/>
          <w:szCs w:val="18"/>
        </w:rPr>
      </w:pPr>
      <w:r w:rsidRPr="007C2D68">
        <w:rPr>
          <w:rFonts w:cs="Arial"/>
          <w:sz w:val="18"/>
          <w:szCs w:val="18"/>
        </w:rPr>
        <w:t xml:space="preserve">the singular includes the plural and vice versa, and a gender includes other </w:t>
      </w:r>
      <w:proofErr w:type="gramStart"/>
      <w:r w:rsidRPr="007C2D68">
        <w:rPr>
          <w:rFonts w:cs="Arial"/>
          <w:sz w:val="18"/>
          <w:szCs w:val="18"/>
        </w:rPr>
        <w:t>genders;</w:t>
      </w:r>
      <w:proofErr w:type="gramEnd"/>
    </w:p>
    <w:p w14:paraId="12A95E50" w14:textId="77777777" w:rsidR="00DA5375" w:rsidRPr="007C2D68" w:rsidRDefault="00DA5375" w:rsidP="00DA5375">
      <w:pPr>
        <w:pStyle w:val="MELegal3"/>
        <w:numPr>
          <w:ilvl w:val="2"/>
          <w:numId w:val="8"/>
        </w:numPr>
        <w:spacing w:before="0" w:after="120" w:line="240" w:lineRule="auto"/>
        <w:ind w:left="1418" w:hanging="709"/>
        <w:rPr>
          <w:rFonts w:cs="Arial"/>
          <w:sz w:val="18"/>
          <w:szCs w:val="18"/>
        </w:rPr>
      </w:pPr>
      <w:r w:rsidRPr="007C2D68">
        <w:rPr>
          <w:rFonts w:cs="Arial"/>
          <w:sz w:val="18"/>
          <w:szCs w:val="18"/>
        </w:rPr>
        <w:t xml:space="preserve">another grammatical form of a defined word or expression has a corresponding </w:t>
      </w:r>
      <w:proofErr w:type="gramStart"/>
      <w:r w:rsidRPr="007C2D68">
        <w:rPr>
          <w:rFonts w:cs="Arial"/>
          <w:sz w:val="18"/>
          <w:szCs w:val="18"/>
        </w:rPr>
        <w:t>meaning;</w:t>
      </w:r>
      <w:proofErr w:type="gramEnd"/>
    </w:p>
    <w:p w14:paraId="0693DD6F" w14:textId="77777777" w:rsidR="00DA5375" w:rsidRPr="007C2D68" w:rsidRDefault="00DA5375" w:rsidP="00DA5375">
      <w:pPr>
        <w:pStyle w:val="MELegal3"/>
        <w:numPr>
          <w:ilvl w:val="2"/>
          <w:numId w:val="8"/>
        </w:numPr>
        <w:spacing w:before="0" w:after="120" w:line="240" w:lineRule="auto"/>
        <w:ind w:left="1418" w:hanging="709"/>
        <w:rPr>
          <w:rFonts w:cs="Arial"/>
          <w:sz w:val="18"/>
          <w:szCs w:val="18"/>
        </w:rPr>
      </w:pPr>
      <w:r w:rsidRPr="007C2D68">
        <w:rPr>
          <w:rFonts w:cs="Arial"/>
          <w:sz w:val="18"/>
          <w:szCs w:val="18"/>
        </w:rPr>
        <w:t xml:space="preserve">a reference to a clause, paragraph, Schedule or Annexure is to a clause or paragraph of, or schedule or annexure to, this Agreement, and a reference to this </w:t>
      </w:r>
      <w:r w:rsidRPr="007C2D68">
        <w:rPr>
          <w:rFonts w:cs="Arial"/>
          <w:sz w:val="18"/>
          <w:szCs w:val="18"/>
        </w:rPr>
        <w:lastRenderedPageBreak/>
        <w:t xml:space="preserve">Agreement includes any schedule or </w:t>
      </w:r>
      <w:proofErr w:type="gramStart"/>
      <w:r w:rsidRPr="007C2D68">
        <w:rPr>
          <w:rFonts w:cs="Arial"/>
          <w:sz w:val="18"/>
          <w:szCs w:val="18"/>
        </w:rPr>
        <w:t>annexure;</w:t>
      </w:r>
      <w:proofErr w:type="gramEnd"/>
      <w:r w:rsidRPr="007C2D68">
        <w:rPr>
          <w:rFonts w:cs="Arial"/>
          <w:sz w:val="18"/>
          <w:szCs w:val="18"/>
        </w:rPr>
        <w:t xml:space="preserve"> </w:t>
      </w:r>
    </w:p>
    <w:p w14:paraId="71A2B1E7" w14:textId="77777777" w:rsidR="00DA5375" w:rsidRPr="007C2D68" w:rsidRDefault="00DA5375" w:rsidP="00DA5375">
      <w:pPr>
        <w:pStyle w:val="MELegal3"/>
        <w:numPr>
          <w:ilvl w:val="2"/>
          <w:numId w:val="8"/>
        </w:numPr>
        <w:spacing w:before="0" w:after="120" w:line="240" w:lineRule="auto"/>
        <w:ind w:left="1418" w:hanging="709"/>
        <w:rPr>
          <w:rFonts w:cs="Arial"/>
          <w:sz w:val="18"/>
          <w:szCs w:val="18"/>
        </w:rPr>
      </w:pPr>
      <w:r w:rsidRPr="007C2D68">
        <w:rPr>
          <w:rFonts w:cs="Arial"/>
          <w:sz w:val="18"/>
          <w:szCs w:val="18"/>
        </w:rPr>
        <w:t xml:space="preserve">a reference to a document or instrument includes the document or instrument as novated, altered, supplemented or replaced from time to </w:t>
      </w:r>
      <w:proofErr w:type="gramStart"/>
      <w:r w:rsidRPr="007C2D68">
        <w:rPr>
          <w:rFonts w:cs="Arial"/>
          <w:sz w:val="18"/>
          <w:szCs w:val="18"/>
        </w:rPr>
        <w:t>time;</w:t>
      </w:r>
      <w:proofErr w:type="gramEnd"/>
    </w:p>
    <w:p w14:paraId="098FEF2C" w14:textId="77777777" w:rsidR="00DA5375" w:rsidRPr="007C2D68" w:rsidRDefault="00DA5375" w:rsidP="00DA5375">
      <w:pPr>
        <w:pStyle w:val="MELegal3"/>
        <w:numPr>
          <w:ilvl w:val="2"/>
          <w:numId w:val="8"/>
        </w:numPr>
        <w:spacing w:before="0" w:after="120" w:line="240" w:lineRule="auto"/>
        <w:ind w:left="1418" w:hanging="709"/>
        <w:rPr>
          <w:rFonts w:cs="Arial"/>
          <w:sz w:val="18"/>
          <w:szCs w:val="18"/>
        </w:rPr>
      </w:pPr>
      <w:r w:rsidRPr="007C2D68">
        <w:rPr>
          <w:rFonts w:cs="Arial"/>
          <w:sz w:val="18"/>
          <w:szCs w:val="18"/>
        </w:rPr>
        <w:t xml:space="preserve">a reference to 'A$', '$A', 'dollar' or '$' is to Australian </w:t>
      </w:r>
      <w:proofErr w:type="gramStart"/>
      <w:r w:rsidRPr="007C2D68">
        <w:rPr>
          <w:rFonts w:cs="Arial"/>
          <w:sz w:val="18"/>
          <w:szCs w:val="18"/>
        </w:rPr>
        <w:t>currency;</w:t>
      </w:r>
      <w:proofErr w:type="gramEnd"/>
    </w:p>
    <w:p w14:paraId="71D70F06" w14:textId="77777777" w:rsidR="00DA5375" w:rsidRPr="007C2D68" w:rsidRDefault="00DA5375" w:rsidP="00DA5375">
      <w:pPr>
        <w:pStyle w:val="MELegal3"/>
        <w:numPr>
          <w:ilvl w:val="2"/>
          <w:numId w:val="8"/>
        </w:numPr>
        <w:spacing w:before="0" w:after="120" w:line="240" w:lineRule="auto"/>
        <w:ind w:left="1418" w:hanging="709"/>
        <w:rPr>
          <w:rFonts w:cs="Arial"/>
          <w:sz w:val="18"/>
          <w:szCs w:val="18"/>
        </w:rPr>
      </w:pPr>
      <w:r w:rsidRPr="007C2D68">
        <w:rPr>
          <w:rFonts w:cs="Arial"/>
          <w:sz w:val="18"/>
          <w:szCs w:val="18"/>
        </w:rPr>
        <w:t xml:space="preserve">a reference to a party to a document (including this Agreement) includes the party's executors, administrators, successors and permitted assigns and </w:t>
      </w:r>
      <w:proofErr w:type="gramStart"/>
      <w:r w:rsidRPr="007C2D68">
        <w:rPr>
          <w:rFonts w:cs="Arial"/>
          <w:sz w:val="18"/>
          <w:szCs w:val="18"/>
        </w:rPr>
        <w:t>substitutes;</w:t>
      </w:r>
      <w:proofErr w:type="gramEnd"/>
    </w:p>
    <w:p w14:paraId="6268412E" w14:textId="77777777" w:rsidR="00DA5375" w:rsidRPr="007C2D68" w:rsidRDefault="00DA5375" w:rsidP="00DA5375">
      <w:pPr>
        <w:pStyle w:val="MELegal3"/>
        <w:numPr>
          <w:ilvl w:val="2"/>
          <w:numId w:val="8"/>
        </w:numPr>
        <w:spacing w:before="0" w:after="120" w:line="240" w:lineRule="auto"/>
        <w:ind w:left="1418" w:hanging="709"/>
        <w:rPr>
          <w:rFonts w:cs="Arial"/>
          <w:sz w:val="18"/>
          <w:szCs w:val="18"/>
        </w:rPr>
      </w:pPr>
      <w:r w:rsidRPr="007C2D68">
        <w:rPr>
          <w:rFonts w:cs="Arial"/>
          <w:sz w:val="18"/>
          <w:szCs w:val="18"/>
        </w:rPr>
        <w:t xml:space="preserve">a reference to a person includes a natural person, partnership, body corporate, association, governmental or local authority or agency or other </w:t>
      </w:r>
      <w:proofErr w:type="gramStart"/>
      <w:r w:rsidRPr="007C2D68">
        <w:rPr>
          <w:rFonts w:cs="Arial"/>
          <w:sz w:val="18"/>
          <w:szCs w:val="18"/>
        </w:rPr>
        <w:t>entity;</w:t>
      </w:r>
      <w:proofErr w:type="gramEnd"/>
      <w:r w:rsidRPr="007C2D68">
        <w:rPr>
          <w:rFonts w:cs="Arial"/>
          <w:sz w:val="18"/>
          <w:szCs w:val="18"/>
        </w:rPr>
        <w:t xml:space="preserve"> </w:t>
      </w:r>
    </w:p>
    <w:p w14:paraId="5499600B" w14:textId="77777777" w:rsidR="00DA5375" w:rsidRPr="007C2D68" w:rsidRDefault="00DA5375" w:rsidP="00DA5375">
      <w:pPr>
        <w:pStyle w:val="MELegal3"/>
        <w:numPr>
          <w:ilvl w:val="2"/>
          <w:numId w:val="8"/>
        </w:numPr>
        <w:spacing w:before="0" w:after="120" w:line="240" w:lineRule="auto"/>
        <w:ind w:left="1418" w:hanging="709"/>
        <w:rPr>
          <w:rFonts w:cs="Arial"/>
          <w:sz w:val="18"/>
          <w:szCs w:val="18"/>
        </w:rPr>
      </w:pPr>
      <w:r w:rsidRPr="007C2D68">
        <w:rPr>
          <w:rFonts w:cs="Arial"/>
          <w:sz w:val="18"/>
          <w:szCs w:val="18"/>
        </w:rPr>
        <w:t>a reference to a statute, ordinance, code or other law includes regulations and other instruments under it and consolidations, amendments, re</w:t>
      </w:r>
      <w:r w:rsidRPr="007C2D68">
        <w:rPr>
          <w:rFonts w:cs="Arial"/>
          <w:sz w:val="18"/>
          <w:szCs w:val="18"/>
        </w:rPr>
        <w:noBreakHyphen/>
        <w:t xml:space="preserve">enactments or replacements of any of </w:t>
      </w:r>
      <w:proofErr w:type="gramStart"/>
      <w:r w:rsidRPr="007C2D68">
        <w:rPr>
          <w:rFonts w:cs="Arial"/>
          <w:sz w:val="18"/>
          <w:szCs w:val="18"/>
        </w:rPr>
        <w:t>them;</w:t>
      </w:r>
      <w:proofErr w:type="gramEnd"/>
    </w:p>
    <w:p w14:paraId="1B067A23" w14:textId="77777777" w:rsidR="00DA5375" w:rsidRPr="007C2D68" w:rsidRDefault="00DA5375" w:rsidP="00DA5375">
      <w:pPr>
        <w:pStyle w:val="MELegal3"/>
        <w:numPr>
          <w:ilvl w:val="2"/>
          <w:numId w:val="8"/>
        </w:numPr>
        <w:spacing w:before="0" w:after="120" w:line="240" w:lineRule="auto"/>
        <w:ind w:left="1418" w:hanging="709"/>
        <w:rPr>
          <w:rFonts w:cs="Arial"/>
          <w:sz w:val="18"/>
          <w:szCs w:val="18"/>
        </w:rPr>
      </w:pPr>
      <w:r w:rsidRPr="007C2D68">
        <w:rPr>
          <w:rFonts w:cs="Arial"/>
          <w:sz w:val="18"/>
          <w:szCs w:val="18"/>
        </w:rPr>
        <w:t xml:space="preserve">the meaning of general words is not limited by specific examples introduced by 'including', 'for example' or similar </w:t>
      </w:r>
      <w:proofErr w:type="gramStart"/>
      <w:r w:rsidRPr="007C2D68">
        <w:rPr>
          <w:rFonts w:cs="Arial"/>
          <w:sz w:val="18"/>
          <w:szCs w:val="18"/>
        </w:rPr>
        <w:t>expressions;</w:t>
      </w:r>
      <w:proofErr w:type="gramEnd"/>
    </w:p>
    <w:p w14:paraId="62885905" w14:textId="77777777" w:rsidR="00DA5375" w:rsidRPr="007C2D68" w:rsidRDefault="00DA5375" w:rsidP="00DA5375">
      <w:pPr>
        <w:pStyle w:val="MELegal3"/>
        <w:numPr>
          <w:ilvl w:val="2"/>
          <w:numId w:val="8"/>
        </w:numPr>
        <w:spacing w:before="0" w:after="120" w:line="240" w:lineRule="auto"/>
        <w:ind w:left="1418" w:hanging="709"/>
        <w:rPr>
          <w:rFonts w:cs="Arial"/>
          <w:sz w:val="18"/>
          <w:szCs w:val="18"/>
        </w:rPr>
      </w:pPr>
      <w:r w:rsidRPr="007C2D68">
        <w:rPr>
          <w:rFonts w:cs="Arial"/>
          <w:sz w:val="18"/>
          <w:szCs w:val="18"/>
        </w:rPr>
        <w:t xml:space="preserve">a rule of construction does not apply to the disadvantage of a Party because the Party was responsible for the preparation of this Agreement or any part of </w:t>
      </w:r>
      <w:proofErr w:type="gramStart"/>
      <w:r w:rsidRPr="007C2D68">
        <w:rPr>
          <w:rFonts w:cs="Arial"/>
          <w:sz w:val="18"/>
          <w:szCs w:val="18"/>
        </w:rPr>
        <w:t>it;</w:t>
      </w:r>
      <w:proofErr w:type="gramEnd"/>
      <w:r w:rsidRPr="007C2D68">
        <w:rPr>
          <w:rFonts w:cs="Arial"/>
          <w:sz w:val="18"/>
          <w:szCs w:val="18"/>
        </w:rPr>
        <w:t xml:space="preserve"> </w:t>
      </w:r>
    </w:p>
    <w:p w14:paraId="23CBF986" w14:textId="77777777" w:rsidR="00DA5375" w:rsidRPr="007C2D68" w:rsidRDefault="00DA5375" w:rsidP="00DA5375">
      <w:pPr>
        <w:pStyle w:val="MELegal3"/>
        <w:numPr>
          <w:ilvl w:val="2"/>
          <w:numId w:val="8"/>
        </w:numPr>
        <w:spacing w:before="0" w:after="120" w:line="240" w:lineRule="auto"/>
        <w:ind w:left="1418" w:hanging="709"/>
        <w:rPr>
          <w:rFonts w:cs="Arial"/>
          <w:sz w:val="18"/>
          <w:szCs w:val="18"/>
        </w:rPr>
      </w:pPr>
      <w:r w:rsidRPr="007C2D68">
        <w:rPr>
          <w:rFonts w:cs="Arial"/>
          <w:sz w:val="18"/>
          <w:szCs w:val="18"/>
        </w:rPr>
        <w:t xml:space="preserve">the liabilities of the Parties are not joint nor joint and several, but are several liabilities and </w:t>
      </w:r>
      <w:proofErr w:type="gramStart"/>
      <w:r w:rsidRPr="007C2D68">
        <w:rPr>
          <w:rFonts w:cs="Arial"/>
          <w:sz w:val="18"/>
          <w:szCs w:val="18"/>
        </w:rPr>
        <w:t>obligations;</w:t>
      </w:r>
      <w:proofErr w:type="gramEnd"/>
    </w:p>
    <w:p w14:paraId="633041F3" w14:textId="77777777" w:rsidR="00DA5375" w:rsidRPr="007C2D68" w:rsidRDefault="00DA5375" w:rsidP="00DA5375">
      <w:pPr>
        <w:pStyle w:val="MELegal3"/>
        <w:numPr>
          <w:ilvl w:val="2"/>
          <w:numId w:val="8"/>
        </w:numPr>
        <w:spacing w:before="0" w:after="120" w:line="240" w:lineRule="auto"/>
        <w:ind w:left="1418" w:hanging="709"/>
        <w:rPr>
          <w:rFonts w:cs="Arial"/>
          <w:sz w:val="18"/>
          <w:szCs w:val="18"/>
        </w:rPr>
      </w:pPr>
      <w:r w:rsidRPr="007C2D68">
        <w:rPr>
          <w:rFonts w:cs="Arial"/>
          <w:sz w:val="18"/>
          <w:szCs w:val="18"/>
        </w:rPr>
        <w:t xml:space="preserve">if a day on or by which an obligation must be performed or an event must occur is not a Business Day, the obligation must be </w:t>
      </w:r>
      <w:proofErr w:type="gramStart"/>
      <w:r w:rsidRPr="007C2D68">
        <w:rPr>
          <w:rFonts w:cs="Arial"/>
          <w:sz w:val="18"/>
          <w:szCs w:val="18"/>
        </w:rPr>
        <w:t>performed</w:t>
      </w:r>
      <w:proofErr w:type="gramEnd"/>
      <w:r w:rsidRPr="007C2D68">
        <w:rPr>
          <w:rFonts w:cs="Arial"/>
          <w:sz w:val="18"/>
          <w:szCs w:val="18"/>
        </w:rPr>
        <w:t xml:space="preserve"> or the event must occur on or by the next Business Day; and</w:t>
      </w:r>
    </w:p>
    <w:p w14:paraId="4D5EF0ED" w14:textId="77777777" w:rsidR="00DA5375" w:rsidRPr="007C2D68" w:rsidRDefault="00DA5375" w:rsidP="00DA5375">
      <w:pPr>
        <w:pStyle w:val="Style2"/>
        <w:numPr>
          <w:ilvl w:val="0"/>
          <w:numId w:val="0"/>
        </w:numPr>
        <w:spacing w:after="120"/>
        <w:ind w:left="709"/>
        <w:jc w:val="both"/>
        <w:rPr>
          <w:color w:val="000000" w:themeColor="text1"/>
          <w:sz w:val="18"/>
          <w:szCs w:val="18"/>
        </w:rPr>
      </w:pPr>
      <w:r w:rsidRPr="007C2D68">
        <w:rPr>
          <w:sz w:val="18"/>
          <w:szCs w:val="18"/>
        </w:rPr>
        <w:t>headings are for ease of reference only and do not affect interpretation.</w:t>
      </w:r>
    </w:p>
    <w:p w14:paraId="4E4D9248"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bookmarkStart w:id="57" w:name="_Ref467076823"/>
      <w:r w:rsidRPr="007C2D68">
        <w:rPr>
          <w:b/>
          <w:color w:val="000000" w:themeColor="text1"/>
          <w:sz w:val="18"/>
          <w:szCs w:val="18"/>
        </w:rPr>
        <w:t>Priority</w:t>
      </w:r>
      <w:bookmarkEnd w:id="57"/>
    </w:p>
    <w:p w14:paraId="10F1BA5D" w14:textId="77777777" w:rsidR="00DA5375" w:rsidRPr="007C2D68" w:rsidRDefault="00DA5375" w:rsidP="00DA5375">
      <w:pPr>
        <w:pStyle w:val="Style2"/>
        <w:numPr>
          <w:ilvl w:val="0"/>
          <w:numId w:val="0"/>
        </w:numPr>
        <w:spacing w:after="120"/>
        <w:ind w:left="709"/>
        <w:rPr>
          <w:sz w:val="18"/>
          <w:szCs w:val="18"/>
        </w:rPr>
      </w:pPr>
      <w:bookmarkStart w:id="58" w:name="_Ref411338771"/>
      <w:bookmarkStart w:id="59" w:name="_Ref332897996"/>
      <w:r w:rsidRPr="007C2D68">
        <w:rPr>
          <w:sz w:val="18"/>
          <w:szCs w:val="18"/>
        </w:rPr>
        <w:t>If there is any inconsistency between the documents and provisions that make up this Agreement (including the Schedules and Annexures), then the item appearing first in the list below will prevail over the lower placed items to the extent of the inconsistency</w:t>
      </w:r>
      <w:bookmarkEnd w:id="58"/>
      <w:r w:rsidRPr="007C2D68">
        <w:rPr>
          <w:sz w:val="18"/>
          <w:szCs w:val="18"/>
        </w:rPr>
        <w:t>:</w:t>
      </w:r>
    </w:p>
    <w:p w14:paraId="24872BF9" w14:textId="77777777" w:rsidR="00DA5375" w:rsidRPr="007C2D68" w:rsidRDefault="00DA5375" w:rsidP="00DA5375">
      <w:pPr>
        <w:pStyle w:val="MELegal3"/>
        <w:numPr>
          <w:ilvl w:val="2"/>
          <w:numId w:val="8"/>
        </w:numPr>
        <w:spacing w:before="0" w:after="120" w:line="240" w:lineRule="auto"/>
        <w:ind w:left="1418" w:hanging="709"/>
        <w:rPr>
          <w:rFonts w:cs="Arial"/>
          <w:sz w:val="18"/>
          <w:szCs w:val="18"/>
        </w:rPr>
      </w:pPr>
      <w:r w:rsidRPr="007C2D68">
        <w:rPr>
          <w:rFonts w:cs="Arial"/>
          <w:sz w:val="18"/>
          <w:szCs w:val="18"/>
        </w:rPr>
        <w:t xml:space="preserve">the Special </w:t>
      </w:r>
      <w:proofErr w:type="gramStart"/>
      <w:r w:rsidRPr="007C2D68">
        <w:rPr>
          <w:rFonts w:cs="Arial"/>
          <w:sz w:val="18"/>
          <w:szCs w:val="18"/>
        </w:rPr>
        <w:t>Conditions;</w:t>
      </w:r>
      <w:proofErr w:type="gramEnd"/>
    </w:p>
    <w:p w14:paraId="70AEAD0C" w14:textId="77777777" w:rsidR="00DA5375" w:rsidRPr="007C2D68" w:rsidRDefault="00DA5375" w:rsidP="00DA5375">
      <w:pPr>
        <w:pStyle w:val="MELegal3"/>
        <w:numPr>
          <w:ilvl w:val="2"/>
          <w:numId w:val="8"/>
        </w:numPr>
        <w:spacing w:before="0" w:after="120" w:line="240" w:lineRule="auto"/>
        <w:ind w:left="1418" w:hanging="709"/>
        <w:rPr>
          <w:rFonts w:cs="Arial"/>
          <w:sz w:val="18"/>
          <w:szCs w:val="18"/>
        </w:rPr>
      </w:pPr>
      <w:r w:rsidRPr="007C2D68">
        <w:rPr>
          <w:rFonts w:cs="Arial"/>
          <w:sz w:val="18"/>
          <w:szCs w:val="18"/>
        </w:rPr>
        <w:t xml:space="preserve">the Project </w:t>
      </w:r>
      <w:proofErr w:type="gramStart"/>
      <w:r w:rsidRPr="007C2D68">
        <w:rPr>
          <w:rFonts w:cs="Arial"/>
          <w:sz w:val="18"/>
          <w:szCs w:val="18"/>
        </w:rPr>
        <w:t>Details;</w:t>
      </w:r>
      <w:proofErr w:type="gramEnd"/>
    </w:p>
    <w:p w14:paraId="78318B09" w14:textId="77777777" w:rsidR="00DA5375" w:rsidRPr="007C2D68" w:rsidRDefault="00DA5375" w:rsidP="00DA5375">
      <w:pPr>
        <w:pStyle w:val="MELegal3"/>
        <w:numPr>
          <w:ilvl w:val="2"/>
          <w:numId w:val="8"/>
        </w:numPr>
        <w:spacing w:before="0" w:after="120" w:line="240" w:lineRule="auto"/>
        <w:ind w:left="1418" w:hanging="709"/>
        <w:rPr>
          <w:rFonts w:cs="Arial"/>
          <w:sz w:val="18"/>
          <w:szCs w:val="18"/>
        </w:rPr>
      </w:pPr>
      <w:r w:rsidRPr="007C2D68">
        <w:rPr>
          <w:rFonts w:cs="Arial"/>
          <w:sz w:val="18"/>
          <w:szCs w:val="18"/>
        </w:rPr>
        <w:t>the clauses of these Project Terms; and</w:t>
      </w:r>
    </w:p>
    <w:p w14:paraId="1FAFC4D8" w14:textId="77777777" w:rsidR="00DA5375" w:rsidRPr="007C2D68" w:rsidRDefault="00DA5375" w:rsidP="00DA5375">
      <w:pPr>
        <w:pStyle w:val="MELegal3"/>
        <w:numPr>
          <w:ilvl w:val="2"/>
          <w:numId w:val="8"/>
        </w:numPr>
        <w:spacing w:before="0" w:after="120" w:line="240" w:lineRule="auto"/>
        <w:ind w:left="1418" w:hanging="709"/>
        <w:rPr>
          <w:rFonts w:cs="Arial"/>
          <w:sz w:val="18"/>
          <w:szCs w:val="18"/>
        </w:rPr>
      </w:pPr>
      <w:r w:rsidRPr="007C2D68">
        <w:rPr>
          <w:rFonts w:cs="Arial"/>
          <w:sz w:val="18"/>
          <w:szCs w:val="18"/>
        </w:rPr>
        <w:t>the remaining Schedules and the Annexures.</w:t>
      </w:r>
    </w:p>
    <w:p w14:paraId="351F4D97" w14:textId="77777777" w:rsidR="00DA5375" w:rsidRPr="007C2D68" w:rsidRDefault="00DA5375" w:rsidP="00DA5375">
      <w:pPr>
        <w:pStyle w:val="Style1"/>
        <w:keepNext w:val="0"/>
        <w:widowControl w:val="0"/>
        <w:numPr>
          <w:ilvl w:val="0"/>
          <w:numId w:val="8"/>
        </w:numPr>
        <w:autoSpaceDE w:val="0"/>
        <w:autoSpaceDN w:val="0"/>
        <w:adjustRightInd w:val="0"/>
        <w:spacing w:after="120"/>
        <w:jc w:val="both"/>
        <w:outlineLvl w:val="9"/>
        <w:rPr>
          <w:color w:val="000000" w:themeColor="text1"/>
          <w:sz w:val="18"/>
          <w:szCs w:val="18"/>
        </w:rPr>
      </w:pPr>
      <w:bookmarkStart w:id="60" w:name="_Ref411346458"/>
      <w:bookmarkStart w:id="61" w:name="_Ref482983033"/>
      <w:r w:rsidRPr="007C2D68">
        <w:rPr>
          <w:color w:val="000000" w:themeColor="text1"/>
          <w:sz w:val="18"/>
          <w:szCs w:val="18"/>
        </w:rPr>
        <w:t>Term of Agreement</w:t>
      </w:r>
      <w:bookmarkEnd w:id="59"/>
      <w:bookmarkEnd w:id="60"/>
      <w:bookmarkEnd w:id="61"/>
    </w:p>
    <w:p w14:paraId="0CF05966" w14:textId="28C37E41" w:rsidR="00DA5375" w:rsidRPr="007C2D68" w:rsidRDefault="00DA5375" w:rsidP="00DA5375">
      <w:pPr>
        <w:pStyle w:val="Style2"/>
        <w:numPr>
          <w:ilvl w:val="0"/>
          <w:numId w:val="0"/>
        </w:numPr>
        <w:spacing w:after="120"/>
        <w:ind w:left="709"/>
        <w:rPr>
          <w:color w:val="000000" w:themeColor="text1"/>
          <w:sz w:val="18"/>
          <w:szCs w:val="18"/>
        </w:rPr>
      </w:pPr>
      <w:bookmarkStart w:id="62" w:name="_Ref406159093"/>
      <w:r w:rsidRPr="007C2D68">
        <w:rPr>
          <w:sz w:val="18"/>
          <w:szCs w:val="18"/>
        </w:rPr>
        <w:t xml:space="preserve">This Agreement and the Project commences on the Commencement Date and will continue until the later of the Completion Date or the date on which a Party discharges all its obligations under this Agreement with respect to the Project, subject to earlier termination in accordance with clause </w:t>
      </w:r>
      <w:r w:rsidRPr="007C2D68">
        <w:rPr>
          <w:sz w:val="18"/>
          <w:szCs w:val="18"/>
        </w:rPr>
        <w:fldChar w:fldCharType="begin"/>
      </w:r>
      <w:r w:rsidRPr="007C2D68">
        <w:rPr>
          <w:sz w:val="18"/>
          <w:szCs w:val="18"/>
        </w:rPr>
        <w:instrText xml:space="preserve"> REF _Ref467082353 \n \h  \* MERGEFORMAT </w:instrText>
      </w:r>
      <w:r w:rsidRPr="007C2D68">
        <w:rPr>
          <w:sz w:val="18"/>
          <w:szCs w:val="18"/>
        </w:rPr>
      </w:r>
      <w:r w:rsidRPr="007C2D68">
        <w:rPr>
          <w:sz w:val="18"/>
          <w:szCs w:val="18"/>
        </w:rPr>
        <w:fldChar w:fldCharType="separate"/>
      </w:r>
      <w:r w:rsidR="00D12F12">
        <w:rPr>
          <w:sz w:val="18"/>
          <w:szCs w:val="18"/>
        </w:rPr>
        <w:t>8</w:t>
      </w:r>
      <w:r w:rsidRPr="007C2D68">
        <w:rPr>
          <w:sz w:val="18"/>
          <w:szCs w:val="18"/>
        </w:rPr>
        <w:fldChar w:fldCharType="end"/>
      </w:r>
      <w:r w:rsidRPr="007C2D68">
        <w:rPr>
          <w:sz w:val="18"/>
          <w:szCs w:val="18"/>
        </w:rPr>
        <w:t xml:space="preserve"> </w:t>
      </w:r>
      <w:r w:rsidRPr="007C2D68">
        <w:rPr>
          <w:rStyle w:val="CommentReference"/>
          <w:rFonts w:eastAsia="Calibri"/>
          <w:bCs/>
          <w:color w:val="000000" w:themeColor="text1"/>
          <w:sz w:val="18"/>
          <w:szCs w:val="18"/>
        </w:rPr>
        <w:t>(</w:t>
      </w:r>
      <w:r w:rsidRPr="007C2D68">
        <w:rPr>
          <w:rStyle w:val="CommentReference"/>
          <w:rFonts w:eastAsia="Calibri"/>
          <w:b/>
          <w:bCs/>
          <w:color w:val="000000" w:themeColor="text1"/>
          <w:sz w:val="18"/>
          <w:szCs w:val="18"/>
        </w:rPr>
        <w:t>Term</w:t>
      </w:r>
      <w:r w:rsidRPr="007C2D68">
        <w:rPr>
          <w:rStyle w:val="CommentReference"/>
          <w:rFonts w:eastAsia="Calibri"/>
          <w:bCs/>
          <w:color w:val="000000" w:themeColor="text1"/>
          <w:sz w:val="18"/>
          <w:szCs w:val="18"/>
        </w:rPr>
        <w:t>)</w:t>
      </w:r>
      <w:r w:rsidRPr="007C2D68">
        <w:rPr>
          <w:color w:val="000000" w:themeColor="text1"/>
          <w:sz w:val="18"/>
          <w:szCs w:val="18"/>
        </w:rPr>
        <w:t>.</w:t>
      </w:r>
      <w:bookmarkEnd w:id="62"/>
    </w:p>
    <w:p w14:paraId="7BA252BA" w14:textId="77777777" w:rsidR="00DA5375" w:rsidRPr="007C2D68" w:rsidRDefault="00DA5375" w:rsidP="00DA5375">
      <w:pPr>
        <w:pStyle w:val="Style1"/>
        <w:keepNext w:val="0"/>
        <w:widowControl w:val="0"/>
        <w:numPr>
          <w:ilvl w:val="0"/>
          <w:numId w:val="8"/>
        </w:numPr>
        <w:autoSpaceDE w:val="0"/>
        <w:autoSpaceDN w:val="0"/>
        <w:adjustRightInd w:val="0"/>
        <w:spacing w:after="120"/>
        <w:jc w:val="both"/>
        <w:outlineLvl w:val="9"/>
        <w:rPr>
          <w:color w:val="000000" w:themeColor="text1"/>
          <w:sz w:val="18"/>
          <w:szCs w:val="18"/>
        </w:rPr>
      </w:pPr>
      <w:bookmarkStart w:id="63" w:name="_Ref467077311"/>
      <w:r w:rsidRPr="007C2D68">
        <w:rPr>
          <w:color w:val="000000" w:themeColor="text1"/>
          <w:sz w:val="18"/>
          <w:szCs w:val="18"/>
        </w:rPr>
        <w:t>background ip</w:t>
      </w:r>
      <w:bookmarkEnd w:id="63"/>
    </w:p>
    <w:p w14:paraId="1D4C9E03"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sz w:val="18"/>
          <w:szCs w:val="18"/>
        </w:rPr>
      </w:pPr>
      <w:r w:rsidRPr="007C2D68">
        <w:rPr>
          <w:b/>
          <w:sz w:val="18"/>
          <w:szCs w:val="18"/>
        </w:rPr>
        <w:t>Making available</w:t>
      </w:r>
    </w:p>
    <w:p w14:paraId="1F56970F" w14:textId="77777777" w:rsidR="00DA5375" w:rsidRPr="007C2D68" w:rsidRDefault="00DA5375" w:rsidP="00DA5375">
      <w:pPr>
        <w:pStyle w:val="Style2"/>
        <w:numPr>
          <w:ilvl w:val="0"/>
          <w:numId w:val="0"/>
        </w:numPr>
        <w:spacing w:after="120"/>
        <w:ind w:left="709"/>
        <w:rPr>
          <w:sz w:val="18"/>
          <w:szCs w:val="18"/>
        </w:rPr>
      </w:pPr>
      <w:r w:rsidRPr="007C2D68">
        <w:rPr>
          <w:sz w:val="18"/>
          <w:szCs w:val="18"/>
        </w:rPr>
        <w:t>Each Party will make its Background IP available to the Project:</w:t>
      </w:r>
    </w:p>
    <w:p w14:paraId="57EDD63E"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as specified in the Project Details; and</w:t>
      </w:r>
    </w:p>
    <w:p w14:paraId="5A40E06A"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in accordance with:</w:t>
      </w:r>
    </w:p>
    <w:p w14:paraId="05EE1ED3" w14:textId="7FF1B7DB" w:rsidR="00DA5375" w:rsidRPr="007C2D68" w:rsidRDefault="00DA5375" w:rsidP="00DA5375">
      <w:pPr>
        <w:pStyle w:val="MELegal4"/>
        <w:numPr>
          <w:ilvl w:val="3"/>
          <w:numId w:val="15"/>
        </w:numPr>
        <w:tabs>
          <w:tab w:val="clear" w:pos="2081"/>
        </w:tabs>
        <w:spacing w:before="0" w:after="120" w:line="240" w:lineRule="auto"/>
        <w:ind w:left="2268" w:hanging="850"/>
        <w:rPr>
          <w:rFonts w:cs="Arial"/>
          <w:sz w:val="18"/>
          <w:szCs w:val="18"/>
        </w:rPr>
      </w:pPr>
      <w:r w:rsidRPr="007C2D68">
        <w:rPr>
          <w:rFonts w:cs="Arial"/>
          <w:sz w:val="18"/>
          <w:szCs w:val="18"/>
        </w:rPr>
        <w:t xml:space="preserve">this clause </w:t>
      </w:r>
      <w:r w:rsidRPr="007C2D68">
        <w:rPr>
          <w:rFonts w:cs="Arial"/>
          <w:sz w:val="18"/>
          <w:szCs w:val="18"/>
        </w:rPr>
        <w:fldChar w:fldCharType="begin"/>
      </w:r>
      <w:r w:rsidRPr="007C2D68">
        <w:rPr>
          <w:rFonts w:cs="Arial"/>
          <w:sz w:val="18"/>
          <w:szCs w:val="18"/>
        </w:rPr>
        <w:instrText xml:space="preserve"> REF _Ref467077311 \n \h  \* MERGEFORMAT </w:instrText>
      </w:r>
      <w:r w:rsidRPr="007C2D68">
        <w:rPr>
          <w:rFonts w:cs="Arial"/>
          <w:sz w:val="18"/>
          <w:szCs w:val="18"/>
        </w:rPr>
      </w:r>
      <w:r w:rsidRPr="007C2D68">
        <w:rPr>
          <w:rFonts w:cs="Arial"/>
          <w:sz w:val="18"/>
          <w:szCs w:val="18"/>
        </w:rPr>
        <w:fldChar w:fldCharType="separate"/>
      </w:r>
      <w:r w:rsidR="00D12F12">
        <w:rPr>
          <w:rFonts w:cs="Arial"/>
          <w:sz w:val="18"/>
          <w:szCs w:val="18"/>
        </w:rPr>
        <w:t>3</w:t>
      </w:r>
      <w:r w:rsidRPr="007C2D68">
        <w:rPr>
          <w:rFonts w:cs="Arial"/>
          <w:sz w:val="18"/>
          <w:szCs w:val="18"/>
        </w:rPr>
        <w:fldChar w:fldCharType="end"/>
      </w:r>
      <w:r w:rsidRPr="007C2D68">
        <w:rPr>
          <w:rFonts w:cs="Arial"/>
          <w:sz w:val="18"/>
          <w:szCs w:val="18"/>
        </w:rPr>
        <w:t>; and</w:t>
      </w:r>
    </w:p>
    <w:p w14:paraId="1B212FBD" w14:textId="77777777" w:rsidR="00DA5375" w:rsidRPr="007C2D68" w:rsidRDefault="00DA5375" w:rsidP="00DA5375">
      <w:pPr>
        <w:pStyle w:val="MELegal4"/>
        <w:numPr>
          <w:ilvl w:val="3"/>
          <w:numId w:val="15"/>
        </w:numPr>
        <w:tabs>
          <w:tab w:val="clear" w:pos="2081"/>
        </w:tabs>
        <w:spacing w:before="0" w:after="120" w:line="240" w:lineRule="auto"/>
        <w:ind w:left="2268" w:hanging="850"/>
        <w:rPr>
          <w:rFonts w:cs="Arial"/>
          <w:sz w:val="18"/>
          <w:szCs w:val="18"/>
        </w:rPr>
      </w:pPr>
      <w:r w:rsidRPr="007C2D68">
        <w:rPr>
          <w:rFonts w:cs="Arial"/>
          <w:sz w:val="18"/>
          <w:szCs w:val="18"/>
        </w:rPr>
        <w:t xml:space="preserve">any written agreement between the Parties </w:t>
      </w:r>
      <w:proofErr w:type="gramStart"/>
      <w:r w:rsidRPr="007C2D68">
        <w:rPr>
          <w:rFonts w:cs="Arial"/>
          <w:sz w:val="18"/>
          <w:szCs w:val="18"/>
        </w:rPr>
        <w:t>subsequent to</w:t>
      </w:r>
      <w:proofErr w:type="gramEnd"/>
      <w:r w:rsidRPr="007C2D68">
        <w:rPr>
          <w:rFonts w:cs="Arial"/>
          <w:sz w:val="18"/>
          <w:szCs w:val="18"/>
        </w:rPr>
        <w:t xml:space="preserve"> the Project Details being agreed.</w:t>
      </w:r>
    </w:p>
    <w:p w14:paraId="63312A25" w14:textId="7FFA4524" w:rsidR="00DA5375" w:rsidRPr="007C2D68" w:rsidRDefault="00DA5375" w:rsidP="00DA5375">
      <w:pPr>
        <w:pStyle w:val="Style2"/>
        <w:widowControl w:val="0"/>
        <w:numPr>
          <w:ilvl w:val="1"/>
          <w:numId w:val="8"/>
        </w:numPr>
        <w:autoSpaceDE w:val="0"/>
        <w:autoSpaceDN w:val="0"/>
        <w:adjustRightInd w:val="0"/>
        <w:spacing w:after="120"/>
        <w:ind w:left="709" w:hanging="709"/>
        <w:rPr>
          <w:sz w:val="18"/>
          <w:szCs w:val="18"/>
        </w:rPr>
      </w:pPr>
      <w:bookmarkStart w:id="64" w:name="_Ref467094750"/>
      <w:r w:rsidRPr="007C2D68">
        <w:rPr>
          <w:b/>
          <w:sz w:val="18"/>
          <w:szCs w:val="18"/>
        </w:rPr>
        <w:t>Warranty</w:t>
      </w:r>
      <w:bookmarkEnd w:id="64"/>
    </w:p>
    <w:p w14:paraId="702AA807" w14:textId="77777777" w:rsidR="00DA5375" w:rsidRPr="007C2D68" w:rsidRDefault="00DA5375" w:rsidP="00DA5375">
      <w:pPr>
        <w:pStyle w:val="Style2"/>
        <w:numPr>
          <w:ilvl w:val="0"/>
          <w:numId w:val="0"/>
        </w:numPr>
        <w:spacing w:after="120"/>
        <w:ind w:left="709"/>
        <w:rPr>
          <w:sz w:val="18"/>
          <w:szCs w:val="18"/>
        </w:rPr>
      </w:pPr>
      <w:r w:rsidRPr="007C2D68">
        <w:rPr>
          <w:sz w:val="18"/>
          <w:szCs w:val="18"/>
        </w:rPr>
        <w:t>Each Party represents and warrants to the other Parties that:</w:t>
      </w:r>
    </w:p>
    <w:p w14:paraId="2F7D0589"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 xml:space="preserve">to its actual knowledge or belief, without the need to make additional enquiries, conduct searches or seek legal or patent opinion, it is the owner of, or is otherwise entitled to provide, the Background IP which it makes available for the </w:t>
      </w:r>
      <w:proofErr w:type="gramStart"/>
      <w:r w:rsidRPr="007C2D68">
        <w:rPr>
          <w:rFonts w:eastAsia="Calibri"/>
          <w:sz w:val="18"/>
          <w:szCs w:val="18"/>
        </w:rPr>
        <w:t>Project;</w:t>
      </w:r>
      <w:proofErr w:type="gramEnd"/>
    </w:p>
    <w:p w14:paraId="6A4A2F4F"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except to the extent:</w:t>
      </w:r>
    </w:p>
    <w:p w14:paraId="3B05E209" w14:textId="77777777" w:rsidR="00DA5375" w:rsidRPr="007C2D68" w:rsidRDefault="00DA5375" w:rsidP="00137A4B">
      <w:pPr>
        <w:pStyle w:val="MELegal4"/>
        <w:numPr>
          <w:ilvl w:val="3"/>
          <w:numId w:val="23"/>
        </w:numPr>
        <w:tabs>
          <w:tab w:val="clear" w:pos="2081"/>
        </w:tabs>
        <w:spacing w:before="0" w:after="120" w:line="240" w:lineRule="auto"/>
        <w:rPr>
          <w:rFonts w:cs="Arial"/>
          <w:sz w:val="18"/>
          <w:szCs w:val="18"/>
        </w:rPr>
      </w:pPr>
      <w:r w:rsidRPr="007C2D68">
        <w:rPr>
          <w:rFonts w:cs="Arial"/>
          <w:sz w:val="18"/>
          <w:szCs w:val="18"/>
        </w:rPr>
        <w:t>disclosed in Item 5 of the Project Details; or</w:t>
      </w:r>
    </w:p>
    <w:p w14:paraId="6BBD422B" w14:textId="77777777" w:rsidR="00DA5375" w:rsidRPr="007C2D68" w:rsidRDefault="00DA5375" w:rsidP="00137A4B">
      <w:pPr>
        <w:pStyle w:val="MELegal4"/>
        <w:numPr>
          <w:ilvl w:val="3"/>
          <w:numId w:val="23"/>
        </w:numPr>
        <w:tabs>
          <w:tab w:val="clear" w:pos="2081"/>
        </w:tabs>
        <w:spacing w:before="0" w:after="120" w:line="240" w:lineRule="auto"/>
        <w:rPr>
          <w:rFonts w:cs="Arial"/>
          <w:sz w:val="18"/>
          <w:szCs w:val="18"/>
        </w:rPr>
      </w:pPr>
      <w:r w:rsidRPr="007C2D68">
        <w:rPr>
          <w:rFonts w:cs="Arial"/>
          <w:sz w:val="18"/>
          <w:szCs w:val="18"/>
        </w:rPr>
        <w:t xml:space="preserve">in the case of any Background IP not specified in the Project Details, notified in writing to the other Parties at the time of offering such Background IP, </w:t>
      </w:r>
    </w:p>
    <w:p w14:paraId="56A04FB9" w14:textId="372F03D1" w:rsidR="00DA5375" w:rsidRPr="007C2D68" w:rsidRDefault="00DA5375" w:rsidP="00137A4B">
      <w:pPr>
        <w:pStyle w:val="MELegal4"/>
        <w:numPr>
          <w:ilvl w:val="3"/>
          <w:numId w:val="23"/>
        </w:numPr>
        <w:tabs>
          <w:tab w:val="clear" w:pos="2081"/>
        </w:tabs>
        <w:spacing w:before="0" w:after="120" w:line="240" w:lineRule="auto"/>
        <w:rPr>
          <w:rFonts w:cs="Arial"/>
          <w:sz w:val="18"/>
          <w:szCs w:val="18"/>
        </w:rPr>
      </w:pPr>
      <w:r w:rsidRPr="007C2D68">
        <w:rPr>
          <w:rFonts w:cs="Arial"/>
          <w:sz w:val="18"/>
          <w:szCs w:val="18"/>
        </w:rPr>
        <w:t xml:space="preserve">the Party has not entered any agreement regarding that Background IP, or otherwise dealt with that Background IP in any manner, that is inconsistent with the rights granted to the other Parties as described in the Project Details or this clause </w:t>
      </w:r>
      <w:r w:rsidRPr="007C2D68">
        <w:rPr>
          <w:rFonts w:cs="Arial"/>
          <w:sz w:val="18"/>
          <w:szCs w:val="18"/>
        </w:rPr>
        <w:fldChar w:fldCharType="begin"/>
      </w:r>
      <w:r w:rsidRPr="007C2D68">
        <w:rPr>
          <w:rFonts w:cs="Arial"/>
          <w:sz w:val="18"/>
          <w:szCs w:val="18"/>
        </w:rPr>
        <w:instrText xml:space="preserve"> REF _Ref467077311 \n \h  \* MERGEFORMAT </w:instrText>
      </w:r>
      <w:r w:rsidRPr="007C2D68">
        <w:rPr>
          <w:rFonts w:cs="Arial"/>
          <w:sz w:val="18"/>
          <w:szCs w:val="18"/>
        </w:rPr>
      </w:r>
      <w:r w:rsidRPr="007C2D68">
        <w:rPr>
          <w:rFonts w:cs="Arial"/>
          <w:sz w:val="18"/>
          <w:szCs w:val="18"/>
        </w:rPr>
        <w:fldChar w:fldCharType="separate"/>
      </w:r>
      <w:r w:rsidR="00D12F12">
        <w:rPr>
          <w:rFonts w:cs="Arial"/>
          <w:sz w:val="18"/>
          <w:szCs w:val="18"/>
        </w:rPr>
        <w:t>3</w:t>
      </w:r>
      <w:r w:rsidRPr="007C2D68">
        <w:rPr>
          <w:rFonts w:cs="Arial"/>
          <w:sz w:val="18"/>
          <w:szCs w:val="18"/>
        </w:rPr>
        <w:fldChar w:fldCharType="end"/>
      </w:r>
      <w:r w:rsidRPr="007C2D68">
        <w:rPr>
          <w:rFonts w:cs="Arial"/>
          <w:sz w:val="18"/>
          <w:szCs w:val="18"/>
        </w:rPr>
        <w:t>; and</w:t>
      </w:r>
    </w:p>
    <w:p w14:paraId="5F1F5FD2" w14:textId="4B8D8F58"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 xml:space="preserve">it will not, without the written consent of the other Parties, enter any agreement in relation to or otherwise deal with that Background IP in a manner that restricts the exercise of the rights granted to the other Parties as described in the Project Details or this clause </w:t>
      </w:r>
      <w:r w:rsidRPr="007C2D68">
        <w:rPr>
          <w:rFonts w:eastAsia="Calibri"/>
          <w:sz w:val="18"/>
          <w:szCs w:val="18"/>
        </w:rPr>
        <w:fldChar w:fldCharType="begin"/>
      </w:r>
      <w:r w:rsidRPr="007C2D68">
        <w:rPr>
          <w:rFonts w:eastAsia="Calibri"/>
          <w:sz w:val="18"/>
          <w:szCs w:val="18"/>
        </w:rPr>
        <w:instrText xml:space="preserve"> REF _Ref467077311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3</w:t>
      </w:r>
      <w:r w:rsidRPr="007C2D68">
        <w:rPr>
          <w:rFonts w:eastAsia="Calibri"/>
          <w:sz w:val="18"/>
          <w:szCs w:val="18"/>
        </w:rPr>
        <w:fldChar w:fldCharType="end"/>
      </w:r>
      <w:r w:rsidRPr="007C2D68">
        <w:rPr>
          <w:rFonts w:eastAsia="Calibri"/>
          <w:sz w:val="18"/>
          <w:szCs w:val="18"/>
        </w:rPr>
        <w:t>.</w:t>
      </w:r>
    </w:p>
    <w:p w14:paraId="51ABDF8B"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sz w:val="18"/>
          <w:szCs w:val="18"/>
        </w:rPr>
      </w:pPr>
      <w:bookmarkStart w:id="65" w:name="_Ref467077428"/>
      <w:r w:rsidRPr="007C2D68">
        <w:rPr>
          <w:b/>
          <w:sz w:val="18"/>
          <w:szCs w:val="18"/>
        </w:rPr>
        <w:t>Licence for Project use</w:t>
      </w:r>
      <w:bookmarkEnd w:id="65"/>
    </w:p>
    <w:p w14:paraId="49ABB2AF" w14:textId="77777777" w:rsidR="00DA5375" w:rsidRPr="007C2D68" w:rsidRDefault="00DA5375" w:rsidP="00DA5375">
      <w:pPr>
        <w:pStyle w:val="Style2"/>
        <w:numPr>
          <w:ilvl w:val="0"/>
          <w:numId w:val="0"/>
        </w:numPr>
        <w:spacing w:after="120"/>
        <w:ind w:left="709"/>
        <w:rPr>
          <w:sz w:val="18"/>
          <w:szCs w:val="18"/>
        </w:rPr>
      </w:pPr>
      <w:r w:rsidRPr="007C2D68">
        <w:rPr>
          <w:sz w:val="18"/>
          <w:szCs w:val="18"/>
        </w:rPr>
        <w:t>Each Party grants to the other Parties an irrevocable, non-exclusive, royalty-free, worldwide licence to use the Party's Background IP made available to the Project during the Term for the purposes of carrying out the Project, subject to any restrictions on its use:</w:t>
      </w:r>
    </w:p>
    <w:p w14:paraId="5AF2BF96"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bookmarkStart w:id="66" w:name="_Ref467078033"/>
      <w:r w:rsidRPr="007C2D68">
        <w:rPr>
          <w:rFonts w:eastAsia="Calibri"/>
          <w:sz w:val="18"/>
          <w:szCs w:val="18"/>
        </w:rPr>
        <w:t>specified in the Project Details (including, any restrictions in relation to sublicensing); or</w:t>
      </w:r>
      <w:bookmarkEnd w:id="66"/>
    </w:p>
    <w:p w14:paraId="2DACB96E"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bookmarkStart w:id="67" w:name="_Ref467078042"/>
      <w:r w:rsidRPr="007C2D68">
        <w:rPr>
          <w:rFonts w:eastAsia="Calibri"/>
          <w:sz w:val="18"/>
          <w:szCs w:val="18"/>
        </w:rPr>
        <w:t>in the case of any Background IP not specified in the Project Details, notified in writing to the other Parties at the time of offering such Background IP (including, any restrictions in relation to sublicensing).</w:t>
      </w:r>
      <w:bookmarkEnd w:id="67"/>
    </w:p>
    <w:p w14:paraId="565285EE" w14:textId="0F1A1051" w:rsidR="00DA5375" w:rsidRPr="007C2D68" w:rsidRDefault="00DA5375" w:rsidP="00DA5375">
      <w:pPr>
        <w:pStyle w:val="ListParagraph"/>
        <w:autoSpaceDE w:val="0"/>
        <w:autoSpaceDN w:val="0"/>
        <w:adjustRightInd w:val="0"/>
        <w:spacing w:after="120"/>
        <w:ind w:left="709"/>
        <w:contextualSpacing w:val="0"/>
        <w:rPr>
          <w:rFonts w:cs="Arial"/>
          <w:sz w:val="18"/>
          <w:szCs w:val="18"/>
        </w:rPr>
      </w:pPr>
      <w:r w:rsidRPr="007C2D68">
        <w:rPr>
          <w:rFonts w:eastAsia="Calibri" w:cs="Arial"/>
          <w:sz w:val="18"/>
          <w:szCs w:val="18"/>
        </w:rPr>
        <w:t xml:space="preserve">The licence granted under this clause includes a right to sublicense for the purposes of carrying </w:t>
      </w:r>
      <w:r w:rsidRPr="007C2D68">
        <w:rPr>
          <w:rFonts w:cs="Arial"/>
          <w:sz w:val="18"/>
          <w:szCs w:val="18"/>
        </w:rPr>
        <w:t xml:space="preserve">out </w:t>
      </w:r>
      <w:r w:rsidRPr="007C2D68">
        <w:rPr>
          <w:rFonts w:cs="Arial"/>
          <w:sz w:val="18"/>
          <w:szCs w:val="18"/>
        </w:rPr>
        <w:lastRenderedPageBreak/>
        <w:t xml:space="preserve">the Project unless otherwise specified in the restrictions referred to in clauses </w:t>
      </w:r>
      <w:r w:rsidRPr="007C2D68">
        <w:rPr>
          <w:rFonts w:cs="Arial"/>
          <w:sz w:val="18"/>
          <w:szCs w:val="18"/>
        </w:rPr>
        <w:fldChar w:fldCharType="begin"/>
      </w:r>
      <w:r w:rsidRPr="007C2D68">
        <w:rPr>
          <w:rFonts w:cs="Arial"/>
          <w:sz w:val="18"/>
          <w:szCs w:val="18"/>
        </w:rPr>
        <w:instrText xml:space="preserve"> REF _Ref467077428 \n \h  \* MERGEFORMAT </w:instrText>
      </w:r>
      <w:r w:rsidRPr="007C2D68">
        <w:rPr>
          <w:rFonts w:cs="Arial"/>
          <w:sz w:val="18"/>
          <w:szCs w:val="18"/>
        </w:rPr>
      </w:r>
      <w:r w:rsidRPr="007C2D68">
        <w:rPr>
          <w:rFonts w:cs="Arial"/>
          <w:sz w:val="18"/>
          <w:szCs w:val="18"/>
        </w:rPr>
        <w:fldChar w:fldCharType="separate"/>
      </w:r>
      <w:r w:rsidR="00D12F12">
        <w:rPr>
          <w:rFonts w:cs="Arial"/>
          <w:sz w:val="18"/>
          <w:szCs w:val="18"/>
        </w:rPr>
        <w:t>3.3</w:t>
      </w:r>
      <w:r w:rsidRPr="007C2D68">
        <w:rPr>
          <w:rFonts w:cs="Arial"/>
          <w:sz w:val="18"/>
          <w:szCs w:val="18"/>
        </w:rPr>
        <w:fldChar w:fldCharType="end"/>
      </w:r>
      <w:r w:rsidRPr="007C2D68">
        <w:rPr>
          <w:rFonts w:cs="Arial"/>
          <w:sz w:val="18"/>
          <w:szCs w:val="18"/>
        </w:rPr>
        <w:fldChar w:fldCharType="begin"/>
      </w:r>
      <w:r w:rsidRPr="007C2D68">
        <w:rPr>
          <w:rFonts w:cs="Arial"/>
          <w:sz w:val="18"/>
          <w:szCs w:val="18"/>
        </w:rPr>
        <w:instrText xml:space="preserve"> REF _Ref467078033 \n \h  \* MERGEFORMAT </w:instrText>
      </w:r>
      <w:r w:rsidRPr="007C2D68">
        <w:rPr>
          <w:rFonts w:cs="Arial"/>
          <w:sz w:val="18"/>
          <w:szCs w:val="18"/>
        </w:rPr>
      </w:r>
      <w:r w:rsidRPr="007C2D68">
        <w:rPr>
          <w:rFonts w:cs="Arial"/>
          <w:sz w:val="18"/>
          <w:szCs w:val="18"/>
        </w:rPr>
        <w:fldChar w:fldCharType="separate"/>
      </w:r>
      <w:r w:rsidR="00D12F12">
        <w:rPr>
          <w:rFonts w:cs="Arial"/>
          <w:sz w:val="18"/>
          <w:szCs w:val="18"/>
        </w:rPr>
        <w:t>(a)</w:t>
      </w:r>
      <w:r w:rsidRPr="007C2D68">
        <w:rPr>
          <w:rFonts w:cs="Arial"/>
          <w:sz w:val="18"/>
          <w:szCs w:val="18"/>
        </w:rPr>
        <w:fldChar w:fldCharType="end"/>
      </w:r>
      <w:r w:rsidRPr="007C2D68">
        <w:rPr>
          <w:rFonts w:cs="Arial"/>
          <w:sz w:val="18"/>
          <w:szCs w:val="18"/>
        </w:rPr>
        <w:t xml:space="preserve"> and </w:t>
      </w:r>
      <w:r w:rsidRPr="007C2D68">
        <w:rPr>
          <w:rFonts w:cs="Arial"/>
          <w:sz w:val="18"/>
          <w:szCs w:val="18"/>
        </w:rPr>
        <w:fldChar w:fldCharType="begin"/>
      </w:r>
      <w:r w:rsidRPr="007C2D68">
        <w:rPr>
          <w:rFonts w:cs="Arial"/>
          <w:sz w:val="18"/>
          <w:szCs w:val="18"/>
        </w:rPr>
        <w:instrText xml:space="preserve"> REF _Ref467077428 \n \h  \* MERGEFORMAT </w:instrText>
      </w:r>
      <w:r w:rsidRPr="007C2D68">
        <w:rPr>
          <w:rFonts w:cs="Arial"/>
          <w:sz w:val="18"/>
          <w:szCs w:val="18"/>
        </w:rPr>
      </w:r>
      <w:r w:rsidRPr="007C2D68">
        <w:rPr>
          <w:rFonts w:cs="Arial"/>
          <w:sz w:val="18"/>
          <w:szCs w:val="18"/>
        </w:rPr>
        <w:fldChar w:fldCharType="separate"/>
      </w:r>
      <w:r w:rsidR="00D12F12">
        <w:rPr>
          <w:rFonts w:cs="Arial"/>
          <w:sz w:val="18"/>
          <w:szCs w:val="18"/>
        </w:rPr>
        <w:t>3.3</w:t>
      </w:r>
      <w:r w:rsidRPr="007C2D68">
        <w:rPr>
          <w:rFonts w:cs="Arial"/>
          <w:sz w:val="18"/>
          <w:szCs w:val="18"/>
        </w:rPr>
        <w:fldChar w:fldCharType="end"/>
      </w:r>
      <w:r w:rsidRPr="007C2D68">
        <w:rPr>
          <w:rFonts w:cs="Arial"/>
          <w:sz w:val="18"/>
          <w:szCs w:val="18"/>
        </w:rPr>
        <w:fldChar w:fldCharType="begin"/>
      </w:r>
      <w:r w:rsidRPr="007C2D68">
        <w:rPr>
          <w:rFonts w:cs="Arial"/>
          <w:sz w:val="18"/>
          <w:szCs w:val="18"/>
        </w:rPr>
        <w:instrText xml:space="preserve"> REF _Ref467078042 \n \h  \* MERGEFORMAT </w:instrText>
      </w:r>
      <w:r w:rsidRPr="007C2D68">
        <w:rPr>
          <w:rFonts w:cs="Arial"/>
          <w:sz w:val="18"/>
          <w:szCs w:val="18"/>
        </w:rPr>
      </w:r>
      <w:r w:rsidRPr="007C2D68">
        <w:rPr>
          <w:rFonts w:cs="Arial"/>
          <w:sz w:val="18"/>
          <w:szCs w:val="18"/>
        </w:rPr>
        <w:fldChar w:fldCharType="separate"/>
      </w:r>
      <w:r w:rsidR="00D12F12">
        <w:rPr>
          <w:rFonts w:cs="Arial"/>
          <w:sz w:val="18"/>
          <w:szCs w:val="18"/>
        </w:rPr>
        <w:t>(b)</w:t>
      </w:r>
      <w:r w:rsidRPr="007C2D68">
        <w:rPr>
          <w:rFonts w:cs="Arial"/>
          <w:sz w:val="18"/>
          <w:szCs w:val="18"/>
        </w:rPr>
        <w:fldChar w:fldCharType="end"/>
      </w:r>
      <w:r w:rsidRPr="007C2D68">
        <w:rPr>
          <w:rFonts w:cs="Arial"/>
          <w:sz w:val="18"/>
          <w:szCs w:val="18"/>
        </w:rPr>
        <w:t>.</w:t>
      </w:r>
    </w:p>
    <w:p w14:paraId="36E8D48D"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sz w:val="18"/>
          <w:szCs w:val="18"/>
        </w:rPr>
      </w:pPr>
      <w:bookmarkStart w:id="68" w:name="_Ref467078072"/>
      <w:r w:rsidRPr="007C2D68">
        <w:rPr>
          <w:b/>
          <w:sz w:val="18"/>
          <w:szCs w:val="18"/>
        </w:rPr>
        <w:t>Licence for Utilisation</w:t>
      </w:r>
      <w:bookmarkEnd w:id="68"/>
    </w:p>
    <w:p w14:paraId="1D2EFDF1" w14:textId="2D3CB236"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bookmarkStart w:id="69" w:name="_Ref467078073"/>
      <w:bookmarkStart w:id="70" w:name="_Ref482983170"/>
      <w:r w:rsidRPr="007C2D68">
        <w:rPr>
          <w:rFonts w:eastAsia="Calibri"/>
          <w:sz w:val="18"/>
          <w:szCs w:val="18"/>
        </w:rPr>
        <w:t>If</w:t>
      </w:r>
      <w:bookmarkEnd w:id="69"/>
      <w:r w:rsidRPr="007C2D68">
        <w:rPr>
          <w:rFonts w:eastAsia="Calibri"/>
          <w:sz w:val="18"/>
          <w:szCs w:val="18"/>
        </w:rPr>
        <w:t xml:space="preserve"> a Party requires for the purposes of Utilisation of Project IP (but only to the extent permitted by this Agreement) a licence to use Background IP that was licensed in accordance with clause </w:t>
      </w:r>
      <w:r w:rsidRPr="007C2D68">
        <w:rPr>
          <w:rFonts w:eastAsia="Calibri"/>
          <w:sz w:val="18"/>
          <w:szCs w:val="18"/>
        </w:rPr>
        <w:fldChar w:fldCharType="begin"/>
      </w:r>
      <w:r w:rsidRPr="007C2D68">
        <w:rPr>
          <w:rFonts w:eastAsia="Calibri"/>
          <w:sz w:val="18"/>
          <w:szCs w:val="18"/>
        </w:rPr>
        <w:instrText xml:space="preserve"> REF _Ref467077428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3.3</w:t>
      </w:r>
      <w:r w:rsidRPr="007C2D68">
        <w:rPr>
          <w:rFonts w:eastAsia="Calibri"/>
          <w:sz w:val="18"/>
          <w:szCs w:val="18"/>
        </w:rPr>
        <w:fldChar w:fldCharType="end"/>
      </w:r>
      <w:r w:rsidRPr="007C2D68">
        <w:rPr>
          <w:rFonts w:eastAsia="Calibri"/>
          <w:sz w:val="18"/>
          <w:szCs w:val="18"/>
        </w:rPr>
        <w:t>, that Party must notify the Party that has made the Background IP available (</w:t>
      </w:r>
      <w:r w:rsidRPr="007C2D68">
        <w:rPr>
          <w:rFonts w:eastAsia="Calibri"/>
          <w:b/>
          <w:sz w:val="18"/>
          <w:szCs w:val="18"/>
        </w:rPr>
        <w:t>BIP Owner</w:t>
      </w:r>
      <w:r w:rsidRPr="007C2D68">
        <w:rPr>
          <w:rFonts w:eastAsia="Calibri"/>
          <w:sz w:val="18"/>
          <w:szCs w:val="18"/>
        </w:rPr>
        <w:t>) in writing.</w:t>
      </w:r>
      <w:bookmarkEnd w:id="70"/>
    </w:p>
    <w:p w14:paraId="2ED0BC6D" w14:textId="59939F26"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 xml:space="preserve">If a BIP Owner receives a notice in accordance with clause </w:t>
      </w:r>
      <w:r w:rsidRPr="007C2D68">
        <w:rPr>
          <w:rFonts w:eastAsia="Calibri"/>
          <w:sz w:val="18"/>
          <w:szCs w:val="18"/>
        </w:rPr>
        <w:fldChar w:fldCharType="begin"/>
      </w:r>
      <w:r w:rsidRPr="007C2D68">
        <w:rPr>
          <w:rFonts w:eastAsia="Calibri"/>
          <w:sz w:val="18"/>
          <w:szCs w:val="18"/>
        </w:rPr>
        <w:instrText xml:space="preserve"> REF _Ref467078072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3.4</w:t>
      </w:r>
      <w:r w:rsidRPr="007C2D68">
        <w:rPr>
          <w:rFonts w:eastAsia="Calibri"/>
          <w:sz w:val="18"/>
          <w:szCs w:val="18"/>
        </w:rPr>
        <w:fldChar w:fldCharType="end"/>
      </w:r>
      <w:r w:rsidRPr="007C2D68">
        <w:rPr>
          <w:rFonts w:eastAsia="Calibri"/>
          <w:sz w:val="18"/>
          <w:szCs w:val="18"/>
        </w:rPr>
        <w:fldChar w:fldCharType="begin"/>
      </w:r>
      <w:r w:rsidRPr="007C2D68">
        <w:rPr>
          <w:rFonts w:eastAsia="Calibri"/>
          <w:sz w:val="18"/>
          <w:szCs w:val="18"/>
        </w:rPr>
        <w:instrText xml:space="preserve"> REF _Ref467078073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(a)</w:t>
      </w:r>
      <w:r w:rsidRPr="007C2D68">
        <w:rPr>
          <w:rFonts w:eastAsia="Calibri"/>
          <w:sz w:val="18"/>
          <w:szCs w:val="18"/>
        </w:rPr>
        <w:fldChar w:fldCharType="end"/>
      </w:r>
      <w:r w:rsidRPr="007C2D68">
        <w:rPr>
          <w:rFonts w:eastAsia="Calibri"/>
          <w:sz w:val="18"/>
          <w:szCs w:val="18"/>
        </w:rPr>
        <w:t>, the BIP Owner will grant to the Party that has provided notice, on reasonable commercial terms to be agreed by the BIP Owner and the Party that has provided notice, a licence to use the BIP Owner’s Background IP for the purposes of Utilisation of the Project IP provided that:</w:t>
      </w:r>
    </w:p>
    <w:p w14:paraId="18D96C14" w14:textId="77777777" w:rsidR="00DA5375" w:rsidRPr="007C2D68" w:rsidRDefault="00DA5375" w:rsidP="00137A4B">
      <w:pPr>
        <w:pStyle w:val="MELegal4"/>
        <w:numPr>
          <w:ilvl w:val="3"/>
          <w:numId w:val="24"/>
        </w:numPr>
        <w:spacing w:before="0" w:after="120" w:line="240" w:lineRule="auto"/>
        <w:rPr>
          <w:rFonts w:cs="Arial"/>
          <w:sz w:val="18"/>
          <w:szCs w:val="18"/>
        </w:rPr>
      </w:pPr>
      <w:r w:rsidRPr="007C2D68">
        <w:rPr>
          <w:rFonts w:cs="Arial"/>
          <w:sz w:val="18"/>
          <w:szCs w:val="18"/>
        </w:rPr>
        <w:t>the Project IP has been developed using that Background IP in accordance with this Agreement; and</w:t>
      </w:r>
    </w:p>
    <w:p w14:paraId="681403DE" w14:textId="77777777" w:rsidR="00DA5375" w:rsidRPr="007C2D68" w:rsidRDefault="00DA5375" w:rsidP="00137A4B">
      <w:pPr>
        <w:pStyle w:val="MELegal4"/>
        <w:numPr>
          <w:ilvl w:val="3"/>
          <w:numId w:val="24"/>
        </w:numPr>
        <w:spacing w:before="0" w:after="120" w:line="240" w:lineRule="auto"/>
        <w:rPr>
          <w:rFonts w:cs="Arial"/>
          <w:sz w:val="18"/>
          <w:szCs w:val="18"/>
        </w:rPr>
      </w:pPr>
      <w:r w:rsidRPr="007C2D68">
        <w:rPr>
          <w:rFonts w:cs="Arial"/>
          <w:sz w:val="18"/>
          <w:szCs w:val="18"/>
        </w:rPr>
        <w:t>that Background IP is required for the Utilisation of such Project IP,</w:t>
      </w:r>
    </w:p>
    <w:p w14:paraId="62E55C39" w14:textId="3F5B9D2E" w:rsidR="00DA5375" w:rsidRPr="007C2D68" w:rsidRDefault="00DA5375" w:rsidP="00DA5375">
      <w:pPr>
        <w:pStyle w:val="Style2"/>
        <w:numPr>
          <w:ilvl w:val="0"/>
          <w:numId w:val="0"/>
        </w:numPr>
        <w:spacing w:after="120"/>
        <w:ind w:left="1418"/>
        <w:rPr>
          <w:rFonts w:eastAsia="Calibri"/>
          <w:sz w:val="18"/>
          <w:szCs w:val="18"/>
        </w:rPr>
      </w:pPr>
      <w:r w:rsidRPr="007C2D68">
        <w:rPr>
          <w:rFonts w:eastAsia="Calibri"/>
          <w:sz w:val="18"/>
          <w:szCs w:val="18"/>
        </w:rPr>
        <w:t xml:space="preserve">subject to any restrictions on its use specified or notified in accordance with clause </w:t>
      </w:r>
      <w:r w:rsidRPr="007C2D68">
        <w:rPr>
          <w:rFonts w:eastAsia="Calibri"/>
          <w:sz w:val="18"/>
          <w:szCs w:val="18"/>
        </w:rPr>
        <w:fldChar w:fldCharType="begin"/>
      </w:r>
      <w:r w:rsidRPr="007C2D68">
        <w:rPr>
          <w:rFonts w:eastAsia="Calibri"/>
          <w:sz w:val="18"/>
          <w:szCs w:val="18"/>
        </w:rPr>
        <w:instrText xml:space="preserve"> REF _Ref467077428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3.3</w:t>
      </w:r>
      <w:r w:rsidRPr="007C2D68">
        <w:rPr>
          <w:rFonts w:eastAsia="Calibri"/>
          <w:sz w:val="18"/>
          <w:szCs w:val="18"/>
        </w:rPr>
        <w:fldChar w:fldCharType="end"/>
      </w:r>
      <w:r w:rsidRPr="007C2D68">
        <w:rPr>
          <w:rFonts w:eastAsia="Calibri"/>
          <w:sz w:val="18"/>
          <w:szCs w:val="18"/>
        </w:rPr>
        <w:fldChar w:fldCharType="begin"/>
      </w:r>
      <w:r w:rsidRPr="007C2D68">
        <w:rPr>
          <w:rFonts w:eastAsia="Calibri"/>
          <w:sz w:val="18"/>
          <w:szCs w:val="18"/>
        </w:rPr>
        <w:instrText xml:space="preserve"> REF _Ref467078033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(a)</w:t>
      </w:r>
      <w:r w:rsidRPr="007C2D68">
        <w:rPr>
          <w:rFonts w:eastAsia="Calibri"/>
          <w:sz w:val="18"/>
          <w:szCs w:val="18"/>
        </w:rPr>
        <w:fldChar w:fldCharType="end"/>
      </w:r>
      <w:r w:rsidRPr="007C2D68">
        <w:rPr>
          <w:rFonts w:eastAsia="Calibri"/>
          <w:sz w:val="18"/>
          <w:szCs w:val="18"/>
        </w:rPr>
        <w:t xml:space="preserve"> or </w:t>
      </w:r>
      <w:r w:rsidRPr="007C2D68">
        <w:rPr>
          <w:rFonts w:eastAsia="Calibri"/>
          <w:sz w:val="18"/>
          <w:szCs w:val="18"/>
        </w:rPr>
        <w:fldChar w:fldCharType="begin"/>
      </w:r>
      <w:r w:rsidRPr="007C2D68">
        <w:rPr>
          <w:rFonts w:eastAsia="Calibri"/>
          <w:sz w:val="18"/>
          <w:szCs w:val="18"/>
        </w:rPr>
        <w:instrText xml:space="preserve"> REF _Ref467077428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3.3</w:t>
      </w:r>
      <w:r w:rsidRPr="007C2D68">
        <w:rPr>
          <w:rFonts w:eastAsia="Calibri"/>
          <w:sz w:val="18"/>
          <w:szCs w:val="18"/>
        </w:rPr>
        <w:fldChar w:fldCharType="end"/>
      </w:r>
      <w:r w:rsidRPr="007C2D68">
        <w:rPr>
          <w:rFonts w:eastAsia="Calibri"/>
          <w:sz w:val="18"/>
          <w:szCs w:val="18"/>
        </w:rPr>
        <w:fldChar w:fldCharType="begin"/>
      </w:r>
      <w:r w:rsidRPr="007C2D68">
        <w:rPr>
          <w:rFonts w:eastAsia="Calibri"/>
          <w:sz w:val="18"/>
          <w:szCs w:val="18"/>
        </w:rPr>
        <w:instrText xml:space="preserve"> REF _Ref467078042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(b)</w:t>
      </w:r>
      <w:r w:rsidRPr="007C2D68">
        <w:rPr>
          <w:rFonts w:eastAsia="Calibri"/>
          <w:sz w:val="18"/>
          <w:szCs w:val="18"/>
        </w:rPr>
        <w:fldChar w:fldCharType="end"/>
      </w:r>
      <w:bookmarkStart w:id="71" w:name="_Ref467094762"/>
      <w:r w:rsidRPr="007C2D68">
        <w:rPr>
          <w:rFonts w:eastAsia="Calibri"/>
          <w:sz w:val="18"/>
          <w:szCs w:val="18"/>
        </w:rPr>
        <w:t>.</w:t>
      </w:r>
    </w:p>
    <w:p w14:paraId="140FEB39"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sz w:val="18"/>
          <w:szCs w:val="18"/>
        </w:rPr>
      </w:pPr>
      <w:bookmarkStart w:id="72" w:name="_Ref482720904"/>
      <w:r w:rsidRPr="007C2D68">
        <w:rPr>
          <w:b/>
          <w:sz w:val="18"/>
          <w:szCs w:val="18"/>
        </w:rPr>
        <w:t>Acknowledgement</w:t>
      </w:r>
      <w:bookmarkEnd w:id="71"/>
      <w:bookmarkEnd w:id="72"/>
    </w:p>
    <w:p w14:paraId="41BFAE7E" w14:textId="421E7A7E" w:rsidR="00DA5375" w:rsidRPr="007C2D68" w:rsidRDefault="00DA5375" w:rsidP="00DA5375">
      <w:pPr>
        <w:pStyle w:val="Style2"/>
        <w:numPr>
          <w:ilvl w:val="0"/>
          <w:numId w:val="0"/>
        </w:numPr>
        <w:spacing w:after="120"/>
        <w:ind w:left="709"/>
        <w:rPr>
          <w:rFonts w:eastAsia="Calibri"/>
          <w:sz w:val="18"/>
          <w:szCs w:val="18"/>
        </w:rPr>
      </w:pPr>
      <w:r w:rsidRPr="007C2D68">
        <w:rPr>
          <w:sz w:val="18"/>
          <w:szCs w:val="18"/>
        </w:rPr>
        <w:t xml:space="preserve">Subject to the rights granted in this clause </w:t>
      </w:r>
      <w:r w:rsidRPr="007C2D68">
        <w:rPr>
          <w:sz w:val="18"/>
          <w:szCs w:val="18"/>
        </w:rPr>
        <w:fldChar w:fldCharType="begin"/>
      </w:r>
      <w:r w:rsidRPr="007C2D68">
        <w:rPr>
          <w:sz w:val="18"/>
          <w:szCs w:val="18"/>
        </w:rPr>
        <w:instrText xml:space="preserve"> REF _Ref467077311 \n \h  \* MERGEFORMAT </w:instrText>
      </w:r>
      <w:r w:rsidRPr="007C2D68">
        <w:rPr>
          <w:sz w:val="18"/>
          <w:szCs w:val="18"/>
        </w:rPr>
      </w:r>
      <w:r w:rsidRPr="007C2D68">
        <w:rPr>
          <w:sz w:val="18"/>
          <w:szCs w:val="18"/>
        </w:rPr>
        <w:fldChar w:fldCharType="separate"/>
      </w:r>
      <w:r w:rsidR="00D12F12">
        <w:rPr>
          <w:sz w:val="18"/>
          <w:szCs w:val="18"/>
        </w:rPr>
        <w:t>3</w:t>
      </w:r>
      <w:r w:rsidRPr="007C2D68">
        <w:rPr>
          <w:sz w:val="18"/>
          <w:szCs w:val="18"/>
        </w:rPr>
        <w:fldChar w:fldCharType="end"/>
      </w:r>
      <w:r w:rsidRPr="007C2D68">
        <w:rPr>
          <w:sz w:val="18"/>
          <w:szCs w:val="18"/>
        </w:rPr>
        <w:t xml:space="preserve">, the Parties acknowledge and agree that a BIP Owner (as defined in clause </w:t>
      </w:r>
      <w:r w:rsidRPr="007C2D68">
        <w:rPr>
          <w:sz w:val="18"/>
          <w:szCs w:val="18"/>
        </w:rPr>
        <w:fldChar w:fldCharType="begin"/>
      </w:r>
      <w:r w:rsidRPr="007C2D68">
        <w:rPr>
          <w:sz w:val="18"/>
          <w:szCs w:val="18"/>
        </w:rPr>
        <w:instrText xml:space="preserve"> REF _Ref467078072 \n \h </w:instrText>
      </w:r>
      <w:r w:rsidRPr="007C2D68">
        <w:rPr>
          <w:sz w:val="18"/>
          <w:szCs w:val="18"/>
        </w:rPr>
      </w:r>
      <w:r w:rsidRPr="007C2D68">
        <w:rPr>
          <w:sz w:val="18"/>
          <w:szCs w:val="18"/>
        </w:rPr>
        <w:fldChar w:fldCharType="separate"/>
      </w:r>
      <w:r w:rsidR="00D12F12">
        <w:rPr>
          <w:sz w:val="18"/>
          <w:szCs w:val="18"/>
        </w:rPr>
        <w:t>3.4</w:t>
      </w:r>
      <w:r w:rsidRPr="007C2D68">
        <w:rPr>
          <w:sz w:val="18"/>
          <w:szCs w:val="18"/>
        </w:rPr>
        <w:fldChar w:fldCharType="end"/>
      </w:r>
      <w:r w:rsidRPr="007C2D68">
        <w:rPr>
          <w:sz w:val="18"/>
          <w:szCs w:val="18"/>
        </w:rPr>
        <w:fldChar w:fldCharType="begin"/>
      </w:r>
      <w:r w:rsidRPr="007C2D68">
        <w:rPr>
          <w:sz w:val="18"/>
          <w:szCs w:val="18"/>
        </w:rPr>
        <w:instrText xml:space="preserve"> REF _Ref482983170 \n \h </w:instrText>
      </w:r>
      <w:r w:rsidRPr="007C2D68">
        <w:rPr>
          <w:sz w:val="18"/>
          <w:szCs w:val="18"/>
        </w:rPr>
      </w:r>
      <w:r w:rsidRPr="007C2D68">
        <w:rPr>
          <w:sz w:val="18"/>
          <w:szCs w:val="18"/>
        </w:rPr>
        <w:fldChar w:fldCharType="separate"/>
      </w:r>
      <w:r w:rsidR="00D12F12">
        <w:rPr>
          <w:sz w:val="18"/>
          <w:szCs w:val="18"/>
        </w:rPr>
        <w:t>(a)</w:t>
      </w:r>
      <w:r w:rsidRPr="007C2D68">
        <w:rPr>
          <w:sz w:val="18"/>
          <w:szCs w:val="18"/>
        </w:rPr>
        <w:fldChar w:fldCharType="end"/>
      </w:r>
      <w:r w:rsidRPr="007C2D68">
        <w:rPr>
          <w:sz w:val="18"/>
          <w:szCs w:val="18"/>
        </w:rPr>
        <w:t>) retains the right to control and use its Background IP and that ownership of the Background IP does not change. The BIP Owner may continue to use its Background IP freely (provided that the use is not inconsistent with the terms of this Agreement).</w:t>
      </w:r>
    </w:p>
    <w:p w14:paraId="7195E7DE"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sz w:val="18"/>
          <w:szCs w:val="18"/>
        </w:rPr>
      </w:pPr>
      <w:r w:rsidRPr="007C2D68">
        <w:rPr>
          <w:b/>
          <w:sz w:val="18"/>
          <w:szCs w:val="18"/>
        </w:rPr>
        <w:t>Infringement of Background IP</w:t>
      </w:r>
    </w:p>
    <w:p w14:paraId="1EED3686" w14:textId="77777777" w:rsidR="00DA5375" w:rsidRPr="007C2D68" w:rsidRDefault="00DA5375" w:rsidP="00DA5375">
      <w:pPr>
        <w:pStyle w:val="Style2"/>
        <w:numPr>
          <w:ilvl w:val="0"/>
          <w:numId w:val="0"/>
        </w:numPr>
        <w:spacing w:after="120"/>
        <w:ind w:left="709"/>
        <w:rPr>
          <w:sz w:val="18"/>
          <w:szCs w:val="18"/>
        </w:rPr>
      </w:pPr>
      <w:r w:rsidRPr="007C2D68">
        <w:rPr>
          <w:sz w:val="18"/>
          <w:szCs w:val="18"/>
        </w:rPr>
        <w:t>The Parties agree that they will take all reasonably necessary steps to give each other prompt notice of any infringement of Background IP which comes to their attention.</w:t>
      </w:r>
    </w:p>
    <w:p w14:paraId="0D51645C"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sz w:val="18"/>
          <w:szCs w:val="18"/>
        </w:rPr>
      </w:pPr>
      <w:bookmarkStart w:id="73" w:name="_Ref467094766"/>
      <w:r w:rsidRPr="007C2D68">
        <w:rPr>
          <w:b/>
          <w:sz w:val="18"/>
          <w:szCs w:val="18"/>
        </w:rPr>
        <w:t>Licence for the Commonwealth</w:t>
      </w:r>
      <w:bookmarkEnd w:id="73"/>
    </w:p>
    <w:p w14:paraId="0683E150" w14:textId="77777777" w:rsidR="00DA5375" w:rsidRPr="007C2D68" w:rsidRDefault="00DA5375" w:rsidP="00DA5375">
      <w:pPr>
        <w:pStyle w:val="Style2"/>
        <w:numPr>
          <w:ilvl w:val="0"/>
          <w:numId w:val="0"/>
        </w:numPr>
        <w:spacing w:after="120"/>
        <w:ind w:left="709"/>
        <w:rPr>
          <w:sz w:val="18"/>
          <w:szCs w:val="18"/>
        </w:rPr>
      </w:pPr>
      <w:r w:rsidRPr="007C2D68">
        <w:rPr>
          <w:sz w:val="18"/>
          <w:szCs w:val="18"/>
        </w:rPr>
        <w:t>If a Project Participant makes its Background IP available under this Agreement, that Project Participant grants to the Company an irrevocable right to grant to the Commonwealth a perpetual, worldwide, royalty free, non-exclusive sublicence (including the right for the Commonwealth to sublicense) to use, reproduce, adapt, modify and communicate such Background IP to the extent necessary for the Commonwealth to exercise its rights in relation to the ‘Agreement Material’ (as defined in the Commonwealth Agreement) under clause 16 of the Commonwealth Agreement (a copy of clause 16 is set out at Annexure 1 to these Project Terms).</w:t>
      </w:r>
    </w:p>
    <w:p w14:paraId="0C675CE8" w14:textId="77777777" w:rsidR="00DA5375" w:rsidRPr="007C2D68" w:rsidRDefault="00DA5375" w:rsidP="00DA5375">
      <w:pPr>
        <w:pStyle w:val="Style1"/>
        <w:keepNext w:val="0"/>
        <w:widowControl w:val="0"/>
        <w:numPr>
          <w:ilvl w:val="0"/>
          <w:numId w:val="8"/>
        </w:numPr>
        <w:autoSpaceDE w:val="0"/>
        <w:autoSpaceDN w:val="0"/>
        <w:adjustRightInd w:val="0"/>
        <w:spacing w:after="120"/>
        <w:jc w:val="both"/>
        <w:outlineLvl w:val="9"/>
        <w:rPr>
          <w:color w:val="000000" w:themeColor="text1"/>
          <w:sz w:val="18"/>
          <w:szCs w:val="18"/>
        </w:rPr>
      </w:pPr>
      <w:r w:rsidRPr="007C2D68">
        <w:rPr>
          <w:color w:val="000000" w:themeColor="text1"/>
          <w:sz w:val="18"/>
          <w:szCs w:val="18"/>
        </w:rPr>
        <w:t>project FUNDS AND PROJECT contributions</w:t>
      </w:r>
    </w:p>
    <w:p w14:paraId="7463F583"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sz w:val="18"/>
          <w:szCs w:val="18"/>
        </w:rPr>
      </w:pPr>
      <w:bookmarkStart w:id="74" w:name="_Ref467078156"/>
      <w:r w:rsidRPr="007C2D68">
        <w:rPr>
          <w:b/>
          <w:sz w:val="18"/>
          <w:szCs w:val="18"/>
        </w:rPr>
        <w:t>Project Funds</w:t>
      </w:r>
      <w:bookmarkEnd w:id="74"/>
    </w:p>
    <w:p w14:paraId="39CE9C80"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bookmarkStart w:id="75" w:name="_Ref482971621"/>
      <w:r w:rsidRPr="007C2D68">
        <w:rPr>
          <w:rFonts w:eastAsia="Calibri"/>
          <w:sz w:val="18"/>
          <w:szCs w:val="18"/>
        </w:rPr>
        <w:t xml:space="preserve">Subject to the Company receiving the necessary Commonwealth Funding and </w:t>
      </w:r>
      <w:r w:rsidRPr="007C2D68">
        <w:rPr>
          <w:sz w:val="18"/>
          <w:szCs w:val="18"/>
        </w:rPr>
        <w:t>the receipt by the Company of the Cash Contributions from the applicable Project Participants, t</w:t>
      </w:r>
      <w:r w:rsidRPr="007C2D68">
        <w:rPr>
          <w:rFonts w:eastAsia="Calibri"/>
          <w:sz w:val="18"/>
          <w:szCs w:val="18"/>
        </w:rPr>
        <w:t>he Company will pay the Project Funds to the Responsible Participants in Milestone Payments on achievement of the applicable Milestone, as determined by the Company and the Lead Project Party (each acting reasonably), and in accordance with the Project Details.</w:t>
      </w:r>
      <w:bookmarkEnd w:id="75"/>
    </w:p>
    <w:p w14:paraId="4656A25B" w14:textId="29073EC2"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 xml:space="preserve">Without limitation to clause </w:t>
      </w:r>
      <w:r w:rsidRPr="007C2D68">
        <w:rPr>
          <w:rFonts w:eastAsia="Calibri"/>
          <w:sz w:val="18"/>
          <w:szCs w:val="18"/>
        </w:rPr>
        <w:fldChar w:fldCharType="begin"/>
      </w:r>
      <w:r w:rsidRPr="007C2D68">
        <w:rPr>
          <w:rFonts w:eastAsia="Calibri"/>
          <w:sz w:val="18"/>
          <w:szCs w:val="18"/>
        </w:rPr>
        <w:instrText xml:space="preserve"> REF _Ref467078377 \n \h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8.2</w:t>
      </w:r>
      <w:r w:rsidRPr="007C2D68">
        <w:rPr>
          <w:rFonts w:eastAsia="Calibri"/>
          <w:sz w:val="18"/>
          <w:szCs w:val="18"/>
        </w:rPr>
        <w:fldChar w:fldCharType="end"/>
      </w:r>
      <w:r w:rsidRPr="007C2D68">
        <w:rPr>
          <w:rFonts w:eastAsia="Calibri"/>
          <w:sz w:val="18"/>
          <w:szCs w:val="18"/>
        </w:rPr>
        <w:t xml:space="preserve">, if the Company and the Lead Project Party determine in accordance with clause </w:t>
      </w:r>
      <w:r w:rsidRPr="007C2D68">
        <w:rPr>
          <w:rFonts w:eastAsia="Calibri"/>
          <w:sz w:val="18"/>
          <w:szCs w:val="18"/>
        </w:rPr>
        <w:fldChar w:fldCharType="begin"/>
      </w:r>
      <w:r w:rsidRPr="007C2D68">
        <w:rPr>
          <w:rFonts w:eastAsia="Calibri"/>
          <w:sz w:val="18"/>
          <w:szCs w:val="18"/>
        </w:rPr>
        <w:instrText xml:space="preserve"> REF _Ref467078156 \n \h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4.1</w:t>
      </w:r>
      <w:r w:rsidRPr="007C2D68">
        <w:rPr>
          <w:rFonts w:eastAsia="Calibri"/>
          <w:sz w:val="18"/>
          <w:szCs w:val="18"/>
        </w:rPr>
        <w:fldChar w:fldCharType="end"/>
      </w:r>
      <w:r w:rsidRPr="007C2D68">
        <w:rPr>
          <w:rFonts w:eastAsia="Calibri"/>
          <w:sz w:val="18"/>
          <w:szCs w:val="18"/>
        </w:rPr>
        <w:fldChar w:fldCharType="begin"/>
      </w:r>
      <w:r w:rsidRPr="007C2D68">
        <w:rPr>
          <w:rFonts w:eastAsia="Calibri"/>
          <w:sz w:val="18"/>
          <w:szCs w:val="18"/>
        </w:rPr>
        <w:instrText xml:space="preserve"> REF _Ref482971621 \n \h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(a)</w:t>
      </w:r>
      <w:r w:rsidRPr="007C2D68">
        <w:rPr>
          <w:rFonts w:eastAsia="Calibri"/>
          <w:sz w:val="18"/>
          <w:szCs w:val="18"/>
        </w:rPr>
        <w:fldChar w:fldCharType="end"/>
      </w:r>
      <w:r w:rsidRPr="007C2D68">
        <w:rPr>
          <w:rFonts w:eastAsia="Calibri"/>
          <w:sz w:val="18"/>
          <w:szCs w:val="18"/>
        </w:rPr>
        <w:t xml:space="preserve"> that a Milestone has not been achieved, the Company (following consultation with the Lead Project Party):</w:t>
      </w:r>
    </w:p>
    <w:p w14:paraId="049F5E52" w14:textId="77777777" w:rsidR="00DA5375" w:rsidRPr="007C2D68" w:rsidRDefault="00DA5375" w:rsidP="00137A4B">
      <w:pPr>
        <w:pStyle w:val="MELegal4"/>
        <w:numPr>
          <w:ilvl w:val="3"/>
          <w:numId w:val="25"/>
        </w:numPr>
        <w:tabs>
          <w:tab w:val="clear" w:pos="2081"/>
        </w:tabs>
        <w:spacing w:before="0" w:after="120" w:line="240" w:lineRule="auto"/>
        <w:rPr>
          <w:rFonts w:cs="Arial"/>
          <w:sz w:val="18"/>
          <w:szCs w:val="18"/>
        </w:rPr>
      </w:pPr>
      <w:r w:rsidRPr="007C2D68">
        <w:rPr>
          <w:rFonts w:cs="Arial"/>
          <w:sz w:val="18"/>
          <w:szCs w:val="18"/>
        </w:rPr>
        <w:t>may suspend or reduce the payment of Project Funds; and</w:t>
      </w:r>
    </w:p>
    <w:p w14:paraId="70F21A6C" w14:textId="77777777" w:rsidR="00DA5375" w:rsidRPr="007C2D68" w:rsidRDefault="00DA5375" w:rsidP="00137A4B">
      <w:pPr>
        <w:pStyle w:val="MELegal4"/>
        <w:numPr>
          <w:ilvl w:val="3"/>
          <w:numId w:val="25"/>
        </w:numPr>
        <w:tabs>
          <w:tab w:val="clear" w:pos="2081"/>
        </w:tabs>
        <w:spacing w:before="0" w:after="120" w:line="240" w:lineRule="auto"/>
        <w:rPr>
          <w:rFonts w:cs="Arial"/>
          <w:sz w:val="18"/>
          <w:szCs w:val="18"/>
        </w:rPr>
      </w:pPr>
      <w:r w:rsidRPr="007C2D68">
        <w:rPr>
          <w:rFonts w:cs="Arial"/>
          <w:sz w:val="18"/>
          <w:szCs w:val="18"/>
        </w:rPr>
        <w:t>will release the withheld Project Funds once the Responsible Participants have achieved the missed Milestone.</w:t>
      </w:r>
    </w:p>
    <w:p w14:paraId="12EC88A3" w14:textId="70F3F9E0" w:rsidR="00DA5375" w:rsidRPr="007C2D68" w:rsidRDefault="00DA5375" w:rsidP="00DA5375">
      <w:pPr>
        <w:pStyle w:val="Style2"/>
        <w:widowControl w:val="0"/>
        <w:numPr>
          <w:ilvl w:val="1"/>
          <w:numId w:val="8"/>
        </w:numPr>
        <w:autoSpaceDE w:val="0"/>
        <w:autoSpaceDN w:val="0"/>
        <w:adjustRightInd w:val="0"/>
        <w:spacing w:after="120"/>
        <w:ind w:left="709" w:hanging="709"/>
        <w:rPr>
          <w:sz w:val="18"/>
          <w:szCs w:val="18"/>
        </w:rPr>
      </w:pPr>
      <w:bookmarkStart w:id="76" w:name="_Ref467078126"/>
      <w:r w:rsidRPr="007C2D68">
        <w:rPr>
          <w:b/>
          <w:sz w:val="18"/>
          <w:szCs w:val="18"/>
        </w:rPr>
        <w:t>Cash Contributions</w:t>
      </w:r>
      <w:bookmarkEnd w:id="76"/>
    </w:p>
    <w:p w14:paraId="1742A22B"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 xml:space="preserve">Each Project Participant must ensure that it has paid or pays its Cash Contributions to the Company at the times and in the manner </w:t>
      </w:r>
      <w:r w:rsidRPr="007C2D68">
        <w:rPr>
          <w:sz w:val="18"/>
          <w:szCs w:val="18"/>
        </w:rPr>
        <w:t>sufficient to ensure that the Project can continue without interruption</w:t>
      </w:r>
      <w:r w:rsidRPr="007C2D68">
        <w:rPr>
          <w:rFonts w:eastAsia="Calibri"/>
          <w:sz w:val="18"/>
          <w:szCs w:val="18"/>
        </w:rPr>
        <w:t>.</w:t>
      </w:r>
    </w:p>
    <w:p w14:paraId="72541400"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sz w:val="18"/>
          <w:szCs w:val="18"/>
        </w:rPr>
        <w:t>Cash Contributions to be made by a Project Participants may only be varied with the agreement of the Project Participant and the Company.</w:t>
      </w:r>
    </w:p>
    <w:p w14:paraId="1E902FAD"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sz w:val="18"/>
          <w:szCs w:val="18"/>
        </w:rPr>
        <w:t>If a Project Participant fails to pay its Cash Contributions when due, the Company may suspend that Project Participant’s role and involvement in the Project and the benefits arising therefrom, until such time as the outstanding amount has been paid.</w:t>
      </w:r>
    </w:p>
    <w:p w14:paraId="1C81B413"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sz w:val="18"/>
          <w:szCs w:val="18"/>
        </w:rPr>
        <w:t>If it is necessary to suspend the Project as a consequence of late or non-payment of Cash Contributions by a Project Participant, that Project Participant must pay to the Company (and in turn the Company will pay to the relevant Parties) the reasonable costs incurred by the other Parties that directly result from the suspension of the Project, not to exceed the amount of the late or unpaid Cash Contribution (and such amount will be in addition to the late or unpaid Cash Contribution).</w:t>
      </w:r>
    </w:p>
    <w:p w14:paraId="36E60788"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sz w:val="18"/>
          <w:szCs w:val="18"/>
        </w:rPr>
      </w:pPr>
      <w:bookmarkStart w:id="77" w:name="_Ref482983462"/>
      <w:r w:rsidRPr="007C2D68">
        <w:rPr>
          <w:b/>
          <w:sz w:val="18"/>
          <w:szCs w:val="18"/>
        </w:rPr>
        <w:t>Project Contributions</w:t>
      </w:r>
      <w:bookmarkEnd w:id="77"/>
    </w:p>
    <w:p w14:paraId="31BBC2F3" w14:textId="77777777" w:rsidR="00DA5375" w:rsidRPr="007C2D68" w:rsidRDefault="00DA5375" w:rsidP="00DA5375">
      <w:pPr>
        <w:pStyle w:val="NoSpacing"/>
        <w:spacing w:after="120"/>
        <w:ind w:left="709"/>
        <w:rPr>
          <w:rFonts w:eastAsia="Calibri"/>
          <w:lang w:val="en-AU"/>
        </w:rPr>
      </w:pPr>
      <w:r w:rsidRPr="007C2D68">
        <w:rPr>
          <w:rFonts w:ascii="Arial" w:eastAsia="Calibri" w:hAnsi="Arial" w:cs="Arial"/>
          <w:sz w:val="18"/>
          <w:szCs w:val="18"/>
          <w:lang w:val="en-AU"/>
        </w:rPr>
        <w:t>Each Project Participant must make its cash and non-cash Project Contributions available for the Project at the times and in the manner specified in the Project Details.</w:t>
      </w:r>
    </w:p>
    <w:p w14:paraId="0B32B641" w14:textId="77777777" w:rsidR="00DA5375" w:rsidRPr="007C2D68" w:rsidRDefault="00DA5375" w:rsidP="00DA5375">
      <w:pPr>
        <w:pStyle w:val="Style1"/>
        <w:keepNext w:val="0"/>
        <w:widowControl w:val="0"/>
        <w:numPr>
          <w:ilvl w:val="0"/>
          <w:numId w:val="8"/>
        </w:numPr>
        <w:autoSpaceDE w:val="0"/>
        <w:autoSpaceDN w:val="0"/>
        <w:adjustRightInd w:val="0"/>
        <w:spacing w:after="120"/>
        <w:jc w:val="both"/>
        <w:outlineLvl w:val="9"/>
        <w:rPr>
          <w:color w:val="000000" w:themeColor="text1"/>
          <w:sz w:val="18"/>
          <w:szCs w:val="18"/>
        </w:rPr>
      </w:pPr>
      <w:bookmarkStart w:id="78" w:name="_Ref411338492"/>
      <w:r w:rsidRPr="007C2D68">
        <w:rPr>
          <w:color w:val="000000" w:themeColor="text1"/>
          <w:sz w:val="18"/>
          <w:szCs w:val="18"/>
        </w:rPr>
        <w:t>PROJECT MANAGEMENT and reporting</w:t>
      </w:r>
    </w:p>
    <w:p w14:paraId="33868427"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sz w:val="18"/>
          <w:szCs w:val="18"/>
        </w:rPr>
      </w:pPr>
      <w:r w:rsidRPr="007C2D68">
        <w:rPr>
          <w:b/>
          <w:sz w:val="18"/>
          <w:szCs w:val="18"/>
        </w:rPr>
        <w:t>Project Leader</w:t>
      </w:r>
    </w:p>
    <w:p w14:paraId="4A8889E9" w14:textId="77777777" w:rsidR="00DA5375" w:rsidRPr="007C2D68" w:rsidRDefault="00DA5375" w:rsidP="00DA5375">
      <w:pPr>
        <w:pStyle w:val="Style2"/>
        <w:numPr>
          <w:ilvl w:val="0"/>
          <w:numId w:val="0"/>
        </w:numPr>
        <w:spacing w:after="120"/>
        <w:ind w:left="709"/>
        <w:rPr>
          <w:sz w:val="18"/>
          <w:szCs w:val="18"/>
        </w:rPr>
      </w:pPr>
      <w:r w:rsidRPr="007C2D68">
        <w:rPr>
          <w:sz w:val="18"/>
          <w:szCs w:val="18"/>
        </w:rPr>
        <w:t>The Project will be managed by the Project Leader. The Party that employs the Project Leader must use its best efforts to ensure that the Project Leader:</w:t>
      </w:r>
    </w:p>
    <w:p w14:paraId="731F7CE5"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uses his or her reasonable efforts to ensure the Project is conducted:</w:t>
      </w:r>
    </w:p>
    <w:p w14:paraId="1A074173" w14:textId="77777777" w:rsidR="00DA5375" w:rsidRPr="007C2D68" w:rsidRDefault="00DA5375" w:rsidP="00137A4B">
      <w:pPr>
        <w:pStyle w:val="MELegal4"/>
        <w:numPr>
          <w:ilvl w:val="3"/>
          <w:numId w:val="26"/>
        </w:numPr>
        <w:tabs>
          <w:tab w:val="clear" w:pos="2081"/>
        </w:tabs>
        <w:spacing w:before="0" w:after="120" w:line="240" w:lineRule="auto"/>
        <w:rPr>
          <w:rFonts w:cs="Arial"/>
          <w:sz w:val="18"/>
          <w:szCs w:val="18"/>
        </w:rPr>
      </w:pPr>
      <w:r w:rsidRPr="007C2D68">
        <w:rPr>
          <w:rFonts w:cs="Arial"/>
          <w:sz w:val="18"/>
          <w:szCs w:val="18"/>
        </w:rPr>
        <w:lastRenderedPageBreak/>
        <w:t xml:space="preserve">in accordance with the Project </w:t>
      </w:r>
      <w:proofErr w:type="gramStart"/>
      <w:r w:rsidRPr="007C2D68">
        <w:rPr>
          <w:rFonts w:cs="Arial"/>
          <w:sz w:val="18"/>
          <w:szCs w:val="18"/>
        </w:rPr>
        <w:t>Details;</w:t>
      </w:r>
      <w:proofErr w:type="gramEnd"/>
    </w:p>
    <w:p w14:paraId="23668DC1" w14:textId="77777777" w:rsidR="00DA5375" w:rsidRPr="007C2D68" w:rsidRDefault="00DA5375" w:rsidP="00137A4B">
      <w:pPr>
        <w:pStyle w:val="MELegal4"/>
        <w:numPr>
          <w:ilvl w:val="3"/>
          <w:numId w:val="26"/>
        </w:numPr>
        <w:tabs>
          <w:tab w:val="clear" w:pos="2081"/>
        </w:tabs>
        <w:spacing w:before="0" w:after="120" w:line="240" w:lineRule="auto"/>
        <w:rPr>
          <w:rFonts w:cs="Arial"/>
          <w:sz w:val="18"/>
          <w:szCs w:val="18"/>
        </w:rPr>
      </w:pPr>
      <w:proofErr w:type="gramStart"/>
      <w:r w:rsidRPr="007C2D68">
        <w:rPr>
          <w:rFonts w:cs="Arial"/>
          <w:sz w:val="18"/>
          <w:szCs w:val="18"/>
        </w:rPr>
        <w:t>so as to</w:t>
      </w:r>
      <w:proofErr w:type="gramEnd"/>
      <w:r w:rsidRPr="007C2D68">
        <w:rPr>
          <w:rFonts w:cs="Arial"/>
          <w:sz w:val="18"/>
          <w:szCs w:val="18"/>
        </w:rPr>
        <w:t xml:space="preserve"> achieve the Milestones and Project Objectives; and</w:t>
      </w:r>
    </w:p>
    <w:p w14:paraId="3058E8B3" w14:textId="77777777" w:rsidR="00DA5375" w:rsidRPr="007C2D68" w:rsidRDefault="00DA5375" w:rsidP="00137A4B">
      <w:pPr>
        <w:pStyle w:val="MELegal4"/>
        <w:numPr>
          <w:ilvl w:val="3"/>
          <w:numId w:val="26"/>
        </w:numPr>
        <w:tabs>
          <w:tab w:val="clear" w:pos="2081"/>
        </w:tabs>
        <w:spacing w:before="0" w:after="120" w:line="240" w:lineRule="auto"/>
        <w:rPr>
          <w:rFonts w:cs="Arial"/>
          <w:sz w:val="18"/>
          <w:szCs w:val="18"/>
        </w:rPr>
      </w:pPr>
      <w:r w:rsidRPr="007C2D68">
        <w:rPr>
          <w:rFonts w:cs="Arial"/>
          <w:sz w:val="18"/>
          <w:szCs w:val="18"/>
        </w:rPr>
        <w:t xml:space="preserve">so as to provide the </w:t>
      </w:r>
      <w:proofErr w:type="gramStart"/>
      <w:r w:rsidRPr="007C2D68">
        <w:rPr>
          <w:rFonts w:cs="Arial"/>
          <w:sz w:val="18"/>
          <w:szCs w:val="18"/>
        </w:rPr>
        <w:t>Deliverables;</w:t>
      </w:r>
      <w:proofErr w:type="gramEnd"/>
    </w:p>
    <w:p w14:paraId="5DE3EEB9"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 xml:space="preserve">manages the </w:t>
      </w:r>
      <w:proofErr w:type="gramStart"/>
      <w:r w:rsidRPr="007C2D68">
        <w:rPr>
          <w:rFonts w:eastAsia="Calibri"/>
          <w:sz w:val="18"/>
          <w:szCs w:val="18"/>
        </w:rPr>
        <w:t>day to day</w:t>
      </w:r>
      <w:proofErr w:type="gramEnd"/>
      <w:r w:rsidRPr="007C2D68">
        <w:rPr>
          <w:rFonts w:eastAsia="Calibri"/>
          <w:sz w:val="18"/>
          <w:szCs w:val="18"/>
        </w:rPr>
        <w:t xml:space="preserve"> conduct of the Project; and</w:t>
      </w:r>
    </w:p>
    <w:p w14:paraId="0C4A04EE"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maintains records as reasonably directed by the Company.</w:t>
      </w:r>
    </w:p>
    <w:p w14:paraId="0EABCA26"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sz w:val="18"/>
          <w:szCs w:val="18"/>
        </w:rPr>
      </w:pPr>
      <w:r w:rsidRPr="007C2D68">
        <w:rPr>
          <w:b/>
          <w:sz w:val="18"/>
          <w:szCs w:val="18"/>
        </w:rPr>
        <w:t>Carrying out the Project</w:t>
      </w:r>
    </w:p>
    <w:p w14:paraId="6F76C34F" w14:textId="77777777" w:rsidR="00DA5375" w:rsidRPr="007C2D68" w:rsidRDefault="00DA5375" w:rsidP="00DA5375">
      <w:pPr>
        <w:pStyle w:val="Style2"/>
        <w:numPr>
          <w:ilvl w:val="0"/>
          <w:numId w:val="0"/>
        </w:numPr>
        <w:spacing w:after="120"/>
        <w:ind w:left="709"/>
        <w:rPr>
          <w:sz w:val="18"/>
          <w:szCs w:val="18"/>
        </w:rPr>
      </w:pPr>
      <w:r w:rsidRPr="007C2D68">
        <w:rPr>
          <w:sz w:val="18"/>
          <w:szCs w:val="18"/>
        </w:rPr>
        <w:t>The Responsible Participants must carry out the Project:</w:t>
      </w:r>
    </w:p>
    <w:p w14:paraId="3A2F8DAF"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sz w:val="18"/>
          <w:szCs w:val="18"/>
        </w:rPr>
      </w:pPr>
      <w:r w:rsidRPr="007C2D68">
        <w:rPr>
          <w:rFonts w:eastAsia="Calibri"/>
          <w:sz w:val="18"/>
          <w:szCs w:val="18"/>
        </w:rPr>
        <w:t>in accordance with this Agreement (including the Project Details and the Project Budget</w:t>
      </w:r>
      <w:proofErr w:type="gramStart"/>
      <w:r w:rsidRPr="007C2D68">
        <w:rPr>
          <w:rFonts w:eastAsia="Calibri"/>
          <w:sz w:val="18"/>
          <w:szCs w:val="18"/>
        </w:rPr>
        <w:t>);</w:t>
      </w:r>
      <w:proofErr w:type="gramEnd"/>
    </w:p>
    <w:p w14:paraId="4D5B4046"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sz w:val="18"/>
          <w:szCs w:val="18"/>
        </w:rPr>
      </w:pPr>
      <w:r w:rsidRPr="007C2D68">
        <w:rPr>
          <w:rFonts w:eastAsia="Calibri"/>
          <w:sz w:val="18"/>
          <w:szCs w:val="18"/>
        </w:rPr>
        <w:t xml:space="preserve">diligently and to a professional </w:t>
      </w:r>
      <w:proofErr w:type="gramStart"/>
      <w:r w:rsidRPr="007C2D68">
        <w:rPr>
          <w:rFonts w:eastAsia="Calibri"/>
          <w:sz w:val="18"/>
          <w:szCs w:val="18"/>
        </w:rPr>
        <w:t>standard;</w:t>
      </w:r>
      <w:proofErr w:type="gramEnd"/>
    </w:p>
    <w:p w14:paraId="40BDA521"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sz w:val="18"/>
          <w:szCs w:val="18"/>
        </w:rPr>
      </w:pPr>
      <w:r w:rsidRPr="007C2D68">
        <w:rPr>
          <w:sz w:val="18"/>
          <w:szCs w:val="18"/>
        </w:rPr>
        <w:t>using the Specified Personnel (if any</w:t>
      </w:r>
      <w:proofErr w:type="gramStart"/>
      <w:r w:rsidRPr="007C2D68">
        <w:rPr>
          <w:sz w:val="18"/>
          <w:szCs w:val="18"/>
        </w:rPr>
        <w:t>);</w:t>
      </w:r>
      <w:proofErr w:type="gramEnd"/>
    </w:p>
    <w:p w14:paraId="4674CBD0"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sz w:val="18"/>
          <w:szCs w:val="18"/>
        </w:rPr>
      </w:pPr>
      <w:r w:rsidRPr="007C2D68">
        <w:rPr>
          <w:rFonts w:eastAsia="Calibri"/>
          <w:sz w:val="18"/>
          <w:szCs w:val="18"/>
        </w:rPr>
        <w:t xml:space="preserve">so as to do all things reasonably necessary or desirable to achieve the Project </w:t>
      </w:r>
      <w:proofErr w:type="gramStart"/>
      <w:r w:rsidRPr="007C2D68">
        <w:rPr>
          <w:rFonts w:eastAsia="Calibri"/>
          <w:sz w:val="18"/>
          <w:szCs w:val="18"/>
        </w:rPr>
        <w:t>Objectives;</w:t>
      </w:r>
      <w:proofErr w:type="gramEnd"/>
    </w:p>
    <w:p w14:paraId="09BBC8D3"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sz w:val="18"/>
          <w:szCs w:val="18"/>
        </w:rPr>
      </w:pPr>
      <w:r w:rsidRPr="007C2D68">
        <w:rPr>
          <w:rFonts w:eastAsia="Calibri"/>
          <w:sz w:val="18"/>
          <w:szCs w:val="18"/>
        </w:rPr>
        <w:t xml:space="preserve">so as to achieve the Milestones by their required </w:t>
      </w:r>
      <w:proofErr w:type="gramStart"/>
      <w:r w:rsidRPr="007C2D68">
        <w:rPr>
          <w:rFonts w:eastAsia="Calibri"/>
          <w:sz w:val="18"/>
          <w:szCs w:val="18"/>
        </w:rPr>
        <w:t>dates;</w:t>
      </w:r>
      <w:proofErr w:type="gramEnd"/>
    </w:p>
    <w:p w14:paraId="04140D77"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sz w:val="18"/>
          <w:szCs w:val="18"/>
        </w:rPr>
      </w:pPr>
      <w:r w:rsidRPr="007C2D68">
        <w:rPr>
          <w:rFonts w:eastAsia="Calibri"/>
          <w:sz w:val="18"/>
          <w:szCs w:val="18"/>
        </w:rPr>
        <w:t xml:space="preserve">so as to provide the Deliverables by their required </w:t>
      </w:r>
      <w:proofErr w:type="gramStart"/>
      <w:r w:rsidRPr="007C2D68">
        <w:rPr>
          <w:rFonts w:eastAsia="Calibri"/>
          <w:sz w:val="18"/>
          <w:szCs w:val="18"/>
        </w:rPr>
        <w:t>dates;</w:t>
      </w:r>
      <w:proofErr w:type="gramEnd"/>
      <w:r w:rsidRPr="007C2D68">
        <w:rPr>
          <w:rFonts w:eastAsia="Calibri"/>
          <w:sz w:val="18"/>
          <w:szCs w:val="18"/>
        </w:rPr>
        <w:t xml:space="preserve"> </w:t>
      </w:r>
    </w:p>
    <w:p w14:paraId="1055344C"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sz w:val="18"/>
          <w:szCs w:val="18"/>
        </w:rPr>
      </w:pPr>
      <w:r w:rsidRPr="007C2D68">
        <w:rPr>
          <w:rFonts w:eastAsia="Calibri"/>
          <w:sz w:val="18"/>
          <w:szCs w:val="18"/>
        </w:rPr>
        <w:t xml:space="preserve">in accordance with the Project Leader's reasonable </w:t>
      </w:r>
      <w:proofErr w:type="gramStart"/>
      <w:r w:rsidRPr="007C2D68">
        <w:rPr>
          <w:rFonts w:eastAsia="Calibri"/>
          <w:sz w:val="18"/>
          <w:szCs w:val="18"/>
        </w:rPr>
        <w:t>directions;</w:t>
      </w:r>
      <w:proofErr w:type="gramEnd"/>
    </w:p>
    <w:p w14:paraId="2FC40594"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sz w:val="18"/>
          <w:szCs w:val="18"/>
        </w:rPr>
      </w:pPr>
      <w:r w:rsidRPr="007C2D68">
        <w:rPr>
          <w:rFonts w:eastAsia="Calibri"/>
          <w:sz w:val="18"/>
          <w:szCs w:val="18"/>
        </w:rPr>
        <w:t>in accordance with the risk management provisions set out in Item 4.6 of the Project Details; and</w:t>
      </w:r>
    </w:p>
    <w:p w14:paraId="0E16BA90"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sz w:val="18"/>
          <w:szCs w:val="18"/>
        </w:rPr>
      </w:pPr>
      <w:r w:rsidRPr="007C2D68">
        <w:rPr>
          <w:rFonts w:eastAsia="Calibri"/>
          <w:sz w:val="18"/>
          <w:szCs w:val="18"/>
        </w:rPr>
        <w:t>in accordance with all applicable law.</w:t>
      </w:r>
    </w:p>
    <w:p w14:paraId="18FFD7D8"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sz w:val="18"/>
          <w:szCs w:val="18"/>
        </w:rPr>
      </w:pPr>
      <w:r w:rsidRPr="007C2D68">
        <w:rPr>
          <w:b/>
          <w:sz w:val="18"/>
          <w:szCs w:val="18"/>
        </w:rPr>
        <w:t>Project reporting</w:t>
      </w:r>
    </w:p>
    <w:p w14:paraId="2A082F6B" w14:textId="77777777" w:rsidR="00DA5375" w:rsidRPr="007C2D68" w:rsidRDefault="00DA5375" w:rsidP="00DA5375">
      <w:pPr>
        <w:pStyle w:val="Style2"/>
        <w:numPr>
          <w:ilvl w:val="0"/>
          <w:numId w:val="0"/>
        </w:numPr>
        <w:spacing w:after="120"/>
        <w:ind w:left="709"/>
        <w:rPr>
          <w:sz w:val="18"/>
          <w:szCs w:val="18"/>
        </w:rPr>
      </w:pPr>
      <w:r w:rsidRPr="007C2D68">
        <w:rPr>
          <w:sz w:val="18"/>
          <w:szCs w:val="18"/>
        </w:rPr>
        <w:t>The Project Participant that employs the Project Leader must:</w:t>
      </w:r>
    </w:p>
    <w:p w14:paraId="170FED52"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immediately report to the Company:</w:t>
      </w:r>
    </w:p>
    <w:p w14:paraId="59102746" w14:textId="77777777" w:rsidR="00DA5375" w:rsidRPr="007C2D68" w:rsidRDefault="00DA5375" w:rsidP="00137A4B">
      <w:pPr>
        <w:pStyle w:val="MELegal4"/>
        <w:numPr>
          <w:ilvl w:val="3"/>
          <w:numId w:val="27"/>
        </w:numPr>
        <w:tabs>
          <w:tab w:val="clear" w:pos="2081"/>
        </w:tabs>
        <w:spacing w:before="0" w:after="120" w:line="240" w:lineRule="auto"/>
        <w:rPr>
          <w:rFonts w:cs="Arial"/>
          <w:sz w:val="18"/>
          <w:szCs w:val="18"/>
        </w:rPr>
      </w:pPr>
      <w:r w:rsidRPr="007C2D68">
        <w:rPr>
          <w:rFonts w:cs="Arial"/>
          <w:sz w:val="18"/>
          <w:szCs w:val="18"/>
        </w:rPr>
        <w:t>any substantial deviation from the Project Details; and</w:t>
      </w:r>
    </w:p>
    <w:p w14:paraId="5BBF8304" w14:textId="77777777" w:rsidR="00DA5375" w:rsidRPr="007C2D68" w:rsidRDefault="00DA5375" w:rsidP="00137A4B">
      <w:pPr>
        <w:pStyle w:val="MELegal4"/>
        <w:numPr>
          <w:ilvl w:val="3"/>
          <w:numId w:val="27"/>
        </w:numPr>
        <w:tabs>
          <w:tab w:val="clear" w:pos="2081"/>
        </w:tabs>
        <w:spacing w:before="0" w:after="120" w:line="240" w:lineRule="auto"/>
        <w:rPr>
          <w:rFonts w:cs="Arial"/>
          <w:sz w:val="18"/>
          <w:szCs w:val="18"/>
        </w:rPr>
      </w:pPr>
      <w:r w:rsidRPr="007C2D68">
        <w:rPr>
          <w:rFonts w:cs="Arial"/>
          <w:sz w:val="18"/>
          <w:szCs w:val="18"/>
        </w:rPr>
        <w:t xml:space="preserve">any matter which the Project Leader considers will, or may, affect the ability of the Project to meet the Project Objectives, satisfy any Milestones, provide any Deliverables or be completed within the Project </w:t>
      </w:r>
      <w:proofErr w:type="gramStart"/>
      <w:r w:rsidRPr="007C2D68">
        <w:rPr>
          <w:rFonts w:cs="Arial"/>
          <w:sz w:val="18"/>
          <w:szCs w:val="18"/>
        </w:rPr>
        <w:t>Budget,;</w:t>
      </w:r>
      <w:proofErr w:type="gramEnd"/>
    </w:p>
    <w:p w14:paraId="5D122172"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provide reports to the Company at least every three months on:</w:t>
      </w:r>
    </w:p>
    <w:p w14:paraId="1B99E8F5" w14:textId="77777777" w:rsidR="00DA5375" w:rsidRPr="007C2D68" w:rsidRDefault="00DA5375" w:rsidP="00137A4B">
      <w:pPr>
        <w:pStyle w:val="MELegal4"/>
        <w:numPr>
          <w:ilvl w:val="3"/>
          <w:numId w:val="28"/>
        </w:numPr>
        <w:tabs>
          <w:tab w:val="clear" w:pos="2081"/>
        </w:tabs>
        <w:spacing w:before="0" w:after="120" w:line="240" w:lineRule="auto"/>
        <w:rPr>
          <w:rFonts w:cs="Arial"/>
          <w:sz w:val="18"/>
          <w:szCs w:val="18"/>
        </w:rPr>
      </w:pPr>
      <w:r w:rsidRPr="007C2D68">
        <w:rPr>
          <w:rFonts w:cs="Arial"/>
          <w:sz w:val="18"/>
          <w:szCs w:val="18"/>
        </w:rPr>
        <w:t xml:space="preserve">progress with the Project, its outcomes, key achievements, Deliverables and </w:t>
      </w:r>
      <w:proofErr w:type="gramStart"/>
      <w:r w:rsidRPr="007C2D68">
        <w:rPr>
          <w:rFonts w:cs="Arial"/>
          <w:sz w:val="18"/>
          <w:szCs w:val="18"/>
        </w:rPr>
        <w:t>Milestones;</w:t>
      </w:r>
      <w:proofErr w:type="gramEnd"/>
    </w:p>
    <w:p w14:paraId="7A8AD0F9" w14:textId="77777777" w:rsidR="00DA5375" w:rsidRPr="007C2D68" w:rsidRDefault="00DA5375" w:rsidP="00137A4B">
      <w:pPr>
        <w:pStyle w:val="MELegal4"/>
        <w:numPr>
          <w:ilvl w:val="3"/>
          <w:numId w:val="28"/>
        </w:numPr>
        <w:tabs>
          <w:tab w:val="clear" w:pos="2081"/>
        </w:tabs>
        <w:spacing w:before="0" w:after="120" w:line="240" w:lineRule="auto"/>
        <w:rPr>
          <w:rFonts w:cs="Arial"/>
          <w:sz w:val="18"/>
          <w:szCs w:val="18"/>
        </w:rPr>
      </w:pPr>
      <w:r w:rsidRPr="007C2D68">
        <w:rPr>
          <w:rFonts w:cs="Arial"/>
          <w:sz w:val="18"/>
          <w:szCs w:val="18"/>
        </w:rPr>
        <w:t xml:space="preserve">any matter which the Project Leader considers will, or may, affect the ability of the Project to meet the Project Objectives, satisfy any Milestones, provide any Deliverables or be completed within the Project </w:t>
      </w:r>
      <w:proofErr w:type="gramStart"/>
      <w:r w:rsidRPr="007C2D68">
        <w:rPr>
          <w:rFonts w:cs="Arial"/>
          <w:sz w:val="18"/>
          <w:szCs w:val="18"/>
        </w:rPr>
        <w:t>Budget,;</w:t>
      </w:r>
      <w:proofErr w:type="gramEnd"/>
    </w:p>
    <w:p w14:paraId="3A7FD5B8" w14:textId="77777777" w:rsidR="00DA5375" w:rsidRPr="007C2D68" w:rsidRDefault="00DA5375" w:rsidP="00137A4B">
      <w:pPr>
        <w:pStyle w:val="MELegal4"/>
        <w:numPr>
          <w:ilvl w:val="3"/>
          <w:numId w:val="28"/>
        </w:numPr>
        <w:tabs>
          <w:tab w:val="clear" w:pos="2081"/>
        </w:tabs>
        <w:spacing w:before="0" w:after="120" w:line="240" w:lineRule="auto"/>
        <w:rPr>
          <w:rFonts w:cs="Arial"/>
          <w:sz w:val="18"/>
          <w:szCs w:val="18"/>
        </w:rPr>
      </w:pPr>
      <w:r w:rsidRPr="007C2D68">
        <w:rPr>
          <w:rFonts w:cs="Arial"/>
          <w:sz w:val="18"/>
          <w:szCs w:val="18"/>
        </w:rPr>
        <w:t xml:space="preserve">any significant difficulties encountered during the Project and </w:t>
      </w:r>
      <w:r w:rsidRPr="007C2D68">
        <w:rPr>
          <w:rFonts w:cs="Arial"/>
          <w:sz w:val="18"/>
          <w:szCs w:val="18"/>
        </w:rPr>
        <w:t xml:space="preserve">measures taken or plans to resolve </w:t>
      </w:r>
      <w:proofErr w:type="gramStart"/>
      <w:r w:rsidRPr="007C2D68">
        <w:rPr>
          <w:rFonts w:cs="Arial"/>
          <w:sz w:val="18"/>
          <w:szCs w:val="18"/>
        </w:rPr>
        <w:t>them;</w:t>
      </w:r>
      <w:proofErr w:type="gramEnd"/>
    </w:p>
    <w:p w14:paraId="5536D806" w14:textId="77777777" w:rsidR="00DA5375" w:rsidRPr="007C2D68" w:rsidRDefault="00DA5375" w:rsidP="00137A4B">
      <w:pPr>
        <w:pStyle w:val="MELegal4"/>
        <w:numPr>
          <w:ilvl w:val="3"/>
          <w:numId w:val="28"/>
        </w:numPr>
        <w:tabs>
          <w:tab w:val="clear" w:pos="2081"/>
        </w:tabs>
        <w:spacing w:before="0" w:after="120" w:line="240" w:lineRule="auto"/>
        <w:rPr>
          <w:rFonts w:cs="Arial"/>
          <w:sz w:val="18"/>
          <w:szCs w:val="18"/>
        </w:rPr>
      </w:pPr>
      <w:r w:rsidRPr="007C2D68">
        <w:rPr>
          <w:rFonts w:cs="Arial"/>
          <w:sz w:val="18"/>
          <w:szCs w:val="18"/>
        </w:rPr>
        <w:t>any Project IP created (including a description of the Project IP, when it was created and by whom); and</w:t>
      </w:r>
    </w:p>
    <w:p w14:paraId="340A3266" w14:textId="77777777" w:rsidR="00DA5375" w:rsidRPr="007C2D68" w:rsidRDefault="00DA5375" w:rsidP="00137A4B">
      <w:pPr>
        <w:pStyle w:val="MELegal4"/>
        <w:numPr>
          <w:ilvl w:val="3"/>
          <w:numId w:val="28"/>
        </w:numPr>
        <w:tabs>
          <w:tab w:val="clear" w:pos="2081"/>
        </w:tabs>
        <w:spacing w:before="0" w:after="120" w:line="240" w:lineRule="auto"/>
        <w:rPr>
          <w:rFonts w:cs="Arial"/>
          <w:sz w:val="18"/>
          <w:szCs w:val="18"/>
        </w:rPr>
      </w:pPr>
      <w:r w:rsidRPr="007C2D68">
        <w:rPr>
          <w:rFonts w:cs="Arial"/>
          <w:sz w:val="18"/>
          <w:szCs w:val="18"/>
        </w:rPr>
        <w:t>the Background IP used in the Project.</w:t>
      </w:r>
    </w:p>
    <w:p w14:paraId="063C5331"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sz w:val="18"/>
          <w:szCs w:val="18"/>
        </w:rPr>
      </w:pPr>
      <w:r w:rsidRPr="007C2D68">
        <w:rPr>
          <w:b/>
          <w:sz w:val="18"/>
          <w:szCs w:val="18"/>
        </w:rPr>
        <w:t>Parties reporting to the Project Leader</w:t>
      </w:r>
    </w:p>
    <w:p w14:paraId="53503400"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 xml:space="preserve">The Parties acknowledge that the Project Participant employing the Project Leader will require information on the status and results of the Project from time to time </w:t>
      </w:r>
      <w:proofErr w:type="gramStart"/>
      <w:r w:rsidRPr="007C2D68">
        <w:rPr>
          <w:rFonts w:eastAsia="Calibri"/>
          <w:sz w:val="18"/>
          <w:szCs w:val="18"/>
        </w:rPr>
        <w:t>in order to</w:t>
      </w:r>
      <w:proofErr w:type="gramEnd"/>
      <w:r w:rsidRPr="007C2D68">
        <w:rPr>
          <w:rFonts w:eastAsia="Calibri"/>
          <w:sz w:val="18"/>
          <w:szCs w:val="18"/>
        </w:rPr>
        <w:t xml:space="preserve"> fulfil its obligations under this Agreement.</w:t>
      </w:r>
    </w:p>
    <w:p w14:paraId="46E7BC7D"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Each Party agrees to provide such information in a timely fashion when requested by the Project Leader.</w:t>
      </w:r>
    </w:p>
    <w:p w14:paraId="4336F51B"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sz w:val="18"/>
          <w:szCs w:val="18"/>
        </w:rPr>
      </w:pPr>
      <w:bookmarkStart w:id="79" w:name="_Ref482984067"/>
      <w:r w:rsidRPr="007C2D68">
        <w:rPr>
          <w:b/>
          <w:sz w:val="18"/>
          <w:szCs w:val="18"/>
        </w:rPr>
        <w:t>Separate Project financial accounts</w:t>
      </w:r>
    </w:p>
    <w:p w14:paraId="2E65E3A7" w14:textId="77777777" w:rsidR="00DA5375" w:rsidRPr="007C2D68" w:rsidRDefault="00DA5375" w:rsidP="00DA5375">
      <w:pPr>
        <w:pStyle w:val="Style2"/>
        <w:numPr>
          <w:ilvl w:val="0"/>
          <w:numId w:val="0"/>
        </w:numPr>
        <w:spacing w:after="120"/>
        <w:ind w:left="709"/>
        <w:rPr>
          <w:sz w:val="18"/>
          <w:szCs w:val="18"/>
        </w:rPr>
      </w:pPr>
      <w:r w:rsidRPr="007C2D68">
        <w:rPr>
          <w:sz w:val="18"/>
          <w:szCs w:val="18"/>
        </w:rPr>
        <w:t>Each Project Participant must keep separate financial accounts which must record:</w:t>
      </w:r>
    </w:p>
    <w:p w14:paraId="15DB4527" w14:textId="7EA71A96"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 xml:space="preserve">any Project Contributions it makes under clause </w:t>
      </w:r>
      <w:r w:rsidRPr="007C2D68">
        <w:rPr>
          <w:rFonts w:eastAsia="Calibri"/>
          <w:sz w:val="18"/>
          <w:szCs w:val="18"/>
        </w:rPr>
        <w:fldChar w:fldCharType="begin"/>
      </w:r>
      <w:r w:rsidRPr="007C2D68">
        <w:rPr>
          <w:rFonts w:eastAsia="Calibri"/>
          <w:sz w:val="18"/>
          <w:szCs w:val="18"/>
        </w:rPr>
        <w:instrText xml:space="preserve"> REF _Ref482983462 \n \h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4.3</w:t>
      </w:r>
      <w:r w:rsidRPr="007C2D68">
        <w:rPr>
          <w:rFonts w:eastAsia="Calibri"/>
          <w:sz w:val="18"/>
          <w:szCs w:val="18"/>
        </w:rPr>
        <w:fldChar w:fldCharType="end"/>
      </w:r>
      <w:r w:rsidRPr="007C2D68">
        <w:rPr>
          <w:rFonts w:eastAsia="Calibri"/>
          <w:sz w:val="18"/>
          <w:szCs w:val="18"/>
        </w:rPr>
        <w:t>;</w:t>
      </w:r>
    </w:p>
    <w:p w14:paraId="17F8A796" w14:textId="6D1CA1FB"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 xml:space="preserve">any payments of Project Funds made to it by the Company under clause </w:t>
      </w:r>
      <w:r w:rsidRPr="007C2D68">
        <w:rPr>
          <w:rFonts w:eastAsia="Calibri"/>
          <w:sz w:val="18"/>
          <w:szCs w:val="18"/>
        </w:rPr>
        <w:fldChar w:fldCharType="begin"/>
      </w:r>
      <w:r w:rsidRPr="007C2D68">
        <w:rPr>
          <w:rFonts w:eastAsia="Calibri"/>
          <w:sz w:val="18"/>
          <w:szCs w:val="18"/>
        </w:rPr>
        <w:instrText xml:space="preserve"> REF _Ref467078156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4.1</w:t>
      </w:r>
      <w:r w:rsidRPr="007C2D68">
        <w:rPr>
          <w:rFonts w:eastAsia="Calibri"/>
          <w:sz w:val="18"/>
          <w:szCs w:val="18"/>
        </w:rPr>
        <w:fldChar w:fldCharType="end"/>
      </w:r>
      <w:r w:rsidRPr="007C2D68">
        <w:rPr>
          <w:rFonts w:eastAsia="Calibri"/>
          <w:sz w:val="18"/>
          <w:szCs w:val="18"/>
        </w:rPr>
        <w:t>;</w:t>
      </w:r>
    </w:p>
    <w:p w14:paraId="3941E4BB"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all expenditure incurred by the Project Participant from Project Funds in carrying out the Project; and</w:t>
      </w:r>
    </w:p>
    <w:p w14:paraId="2FF0BF76"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 xml:space="preserve">any other expenditure associated with </w:t>
      </w:r>
      <w:proofErr w:type="gramStart"/>
      <w:r w:rsidRPr="007C2D68">
        <w:rPr>
          <w:rFonts w:eastAsia="Calibri"/>
          <w:sz w:val="18"/>
          <w:szCs w:val="18"/>
        </w:rPr>
        <w:t>its</w:t>
      </w:r>
      <w:proofErr w:type="gramEnd"/>
      <w:r w:rsidRPr="007C2D68">
        <w:rPr>
          <w:rFonts w:eastAsia="Calibri"/>
          <w:sz w:val="18"/>
          <w:szCs w:val="18"/>
        </w:rPr>
        <w:t xml:space="preserve"> carrying out the Project.</w:t>
      </w:r>
    </w:p>
    <w:p w14:paraId="41EDF06D"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rFonts w:eastAsia="Calibri"/>
          <w:b/>
          <w:sz w:val="18"/>
          <w:szCs w:val="18"/>
        </w:rPr>
      </w:pPr>
      <w:bookmarkStart w:id="80" w:name="_Ref482720924"/>
      <w:r w:rsidRPr="007C2D68">
        <w:rPr>
          <w:rFonts w:eastAsia="Calibri"/>
          <w:b/>
          <w:sz w:val="18"/>
          <w:szCs w:val="18"/>
        </w:rPr>
        <w:t xml:space="preserve">Company reporting obligations to </w:t>
      </w:r>
      <w:bookmarkEnd w:id="80"/>
      <w:r w:rsidRPr="007C2D68">
        <w:rPr>
          <w:rFonts w:eastAsia="Calibri"/>
          <w:b/>
          <w:sz w:val="18"/>
          <w:szCs w:val="18"/>
        </w:rPr>
        <w:t xml:space="preserve">the </w:t>
      </w:r>
      <w:proofErr w:type="gramStart"/>
      <w:r w:rsidRPr="007C2D68">
        <w:rPr>
          <w:rFonts w:eastAsia="Calibri"/>
          <w:b/>
          <w:sz w:val="18"/>
          <w:szCs w:val="18"/>
        </w:rPr>
        <w:t>Commonwealth</w:t>
      </w:r>
      <w:proofErr w:type="gramEnd"/>
    </w:p>
    <w:p w14:paraId="602D6847" w14:textId="77777777" w:rsidR="00DA5375" w:rsidRPr="007C2D68" w:rsidRDefault="00DA5375" w:rsidP="00DA5375">
      <w:pPr>
        <w:pStyle w:val="Style2"/>
        <w:numPr>
          <w:ilvl w:val="0"/>
          <w:numId w:val="0"/>
        </w:numPr>
        <w:spacing w:after="120"/>
        <w:ind w:left="709"/>
        <w:rPr>
          <w:sz w:val="18"/>
          <w:szCs w:val="18"/>
        </w:rPr>
      </w:pPr>
      <w:r w:rsidRPr="007C2D68">
        <w:rPr>
          <w:sz w:val="18"/>
          <w:szCs w:val="18"/>
        </w:rPr>
        <w:t>The Project Participants will cooperate with the Company and provide such information and assistance as requested by the Company to enable the Company to comply with its reporting obligations to the Commonwealth under the Commonwealth Agreement.</w:t>
      </w:r>
    </w:p>
    <w:p w14:paraId="49064E19"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rFonts w:eastAsia="Calibri"/>
          <w:b/>
          <w:sz w:val="18"/>
          <w:szCs w:val="18"/>
        </w:rPr>
      </w:pPr>
      <w:bookmarkStart w:id="81" w:name="_Ref363035617"/>
      <w:r w:rsidRPr="007C2D68">
        <w:rPr>
          <w:rFonts w:eastAsia="Calibri"/>
          <w:b/>
          <w:sz w:val="18"/>
          <w:szCs w:val="18"/>
        </w:rPr>
        <w:t>Assets</w:t>
      </w:r>
      <w:bookmarkEnd w:id="79"/>
      <w:bookmarkEnd w:id="81"/>
    </w:p>
    <w:p w14:paraId="11EEFAEA" w14:textId="77777777" w:rsidR="00DA5375" w:rsidRPr="007C2D68" w:rsidRDefault="00DA5375" w:rsidP="00DA5375">
      <w:pPr>
        <w:pStyle w:val="Style2"/>
        <w:numPr>
          <w:ilvl w:val="0"/>
          <w:numId w:val="0"/>
        </w:numPr>
        <w:spacing w:after="120"/>
        <w:ind w:left="709"/>
        <w:rPr>
          <w:rFonts w:eastAsia="Calibri"/>
          <w:sz w:val="18"/>
          <w:szCs w:val="18"/>
        </w:rPr>
      </w:pPr>
      <w:r w:rsidRPr="007C2D68">
        <w:rPr>
          <w:rFonts w:eastAsia="Calibri"/>
          <w:sz w:val="18"/>
          <w:szCs w:val="18"/>
        </w:rPr>
        <w:t xml:space="preserve">To the extent that any Assets are to be purchased for the purposes of the Project, they will be purchased, owned, </w:t>
      </w:r>
      <w:proofErr w:type="gramStart"/>
      <w:r w:rsidRPr="007C2D68">
        <w:rPr>
          <w:rFonts w:eastAsia="Calibri"/>
          <w:sz w:val="18"/>
          <w:szCs w:val="18"/>
        </w:rPr>
        <w:t>located</w:t>
      </w:r>
      <w:proofErr w:type="gramEnd"/>
      <w:r w:rsidRPr="007C2D68">
        <w:rPr>
          <w:rFonts w:eastAsia="Calibri"/>
          <w:sz w:val="18"/>
          <w:szCs w:val="18"/>
        </w:rPr>
        <w:t xml:space="preserve"> and made available as set out in Item 8 of the Project Details.</w:t>
      </w:r>
    </w:p>
    <w:p w14:paraId="181C90B8" w14:textId="77777777" w:rsidR="00DA5375" w:rsidRPr="007C2D68" w:rsidRDefault="00DA5375" w:rsidP="00DA5375">
      <w:pPr>
        <w:pStyle w:val="Style1"/>
        <w:keepNext w:val="0"/>
        <w:widowControl w:val="0"/>
        <w:numPr>
          <w:ilvl w:val="0"/>
          <w:numId w:val="8"/>
        </w:numPr>
        <w:autoSpaceDE w:val="0"/>
        <w:autoSpaceDN w:val="0"/>
        <w:adjustRightInd w:val="0"/>
        <w:spacing w:after="120"/>
        <w:jc w:val="both"/>
        <w:outlineLvl w:val="9"/>
        <w:rPr>
          <w:color w:val="000000" w:themeColor="text1"/>
          <w:sz w:val="18"/>
          <w:szCs w:val="18"/>
        </w:rPr>
      </w:pPr>
      <w:bookmarkStart w:id="82" w:name="_Ref467078346"/>
      <w:bookmarkStart w:id="83" w:name="_Ref411347402"/>
      <w:bookmarkEnd w:id="78"/>
      <w:r w:rsidRPr="007C2D68">
        <w:rPr>
          <w:color w:val="000000" w:themeColor="text1"/>
          <w:sz w:val="18"/>
          <w:szCs w:val="18"/>
        </w:rPr>
        <w:t>withdrawal and expulsion from project</w:t>
      </w:r>
      <w:bookmarkEnd w:id="82"/>
    </w:p>
    <w:p w14:paraId="1AE88EAE"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rFonts w:eastAsia="Calibri"/>
          <w:b/>
          <w:sz w:val="18"/>
          <w:szCs w:val="18"/>
        </w:rPr>
      </w:pPr>
      <w:bookmarkStart w:id="84" w:name="_Ref467078326"/>
      <w:r w:rsidRPr="007C2D68">
        <w:rPr>
          <w:rFonts w:eastAsia="Calibri"/>
          <w:b/>
          <w:sz w:val="18"/>
          <w:szCs w:val="18"/>
        </w:rPr>
        <w:t>Withdrawal from Project</w:t>
      </w:r>
      <w:bookmarkEnd w:id="84"/>
    </w:p>
    <w:p w14:paraId="66B666A6"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A Project Participant may withdraw from the Project by giving three months’ notice (or such other period of notice agreed in the Project Details) to each other Party.</w:t>
      </w:r>
    </w:p>
    <w:p w14:paraId="7E8CEC68"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bookmarkStart w:id="85" w:name="_Ref467078328"/>
      <w:r w:rsidRPr="007C2D68">
        <w:rPr>
          <w:rFonts w:eastAsia="Calibri"/>
          <w:sz w:val="18"/>
          <w:szCs w:val="18"/>
        </w:rPr>
        <w:t xml:space="preserve">If a Project Participant withdraws from the </w:t>
      </w:r>
      <w:proofErr w:type="gramStart"/>
      <w:r w:rsidRPr="007C2D68">
        <w:rPr>
          <w:rFonts w:eastAsia="Calibri"/>
          <w:sz w:val="18"/>
          <w:szCs w:val="18"/>
        </w:rPr>
        <w:t>Project</w:t>
      </w:r>
      <w:proofErr w:type="gramEnd"/>
      <w:r w:rsidRPr="007C2D68">
        <w:rPr>
          <w:rFonts w:eastAsia="Calibri"/>
          <w:sz w:val="18"/>
          <w:szCs w:val="18"/>
        </w:rPr>
        <w:t xml:space="preserve"> the remaining Parties must agree on whether or not to continue the Project or a variation of the Project and the terms to which that continuation would be subject.</w:t>
      </w:r>
      <w:bookmarkEnd w:id="85"/>
    </w:p>
    <w:p w14:paraId="7F564684"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A Project Participant may not withdraw from the Project without the agreement of the other Parties if it would result in the Parties being in breach of any agreement with a third party.</w:t>
      </w:r>
    </w:p>
    <w:p w14:paraId="2BDC3628"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rFonts w:eastAsia="Calibri"/>
          <w:b/>
          <w:sz w:val="18"/>
          <w:szCs w:val="18"/>
        </w:rPr>
      </w:pPr>
      <w:bookmarkStart w:id="86" w:name="_Ref467078172"/>
      <w:r w:rsidRPr="007C2D68">
        <w:rPr>
          <w:rFonts w:eastAsia="Calibri"/>
          <w:b/>
          <w:sz w:val="18"/>
          <w:szCs w:val="18"/>
        </w:rPr>
        <w:lastRenderedPageBreak/>
        <w:t>Expulsion from Project</w:t>
      </w:r>
      <w:bookmarkEnd w:id="86"/>
    </w:p>
    <w:p w14:paraId="3A166E47"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bookmarkStart w:id="87" w:name="_Ref89572686"/>
      <w:r w:rsidRPr="007C2D68">
        <w:rPr>
          <w:rFonts w:eastAsia="Calibri"/>
          <w:sz w:val="18"/>
          <w:szCs w:val="18"/>
        </w:rPr>
        <w:t>A Project Participant may be expelled from the Project by notice from the Company if Due Cause exists in relation to the Project Participant and remains unremedied after 21 days following notice to that Project Participant.</w:t>
      </w:r>
      <w:bookmarkEnd w:id="87"/>
    </w:p>
    <w:p w14:paraId="09917A28" w14:textId="35B745D5"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bookmarkStart w:id="88" w:name="_Ref482629765"/>
      <w:r w:rsidRPr="007C2D68">
        <w:rPr>
          <w:rFonts w:eastAsia="Calibri"/>
          <w:sz w:val="18"/>
          <w:szCs w:val="18"/>
        </w:rPr>
        <w:t xml:space="preserve">For the purposes of clause </w:t>
      </w:r>
      <w:r w:rsidRPr="007C2D68">
        <w:rPr>
          <w:rFonts w:eastAsia="Calibri"/>
          <w:sz w:val="18"/>
          <w:szCs w:val="18"/>
        </w:rPr>
        <w:fldChar w:fldCharType="begin"/>
      </w:r>
      <w:r w:rsidRPr="007C2D68">
        <w:rPr>
          <w:rFonts w:eastAsia="Calibri"/>
          <w:sz w:val="18"/>
          <w:szCs w:val="18"/>
        </w:rPr>
        <w:instrText xml:space="preserve"> REF _Ref467078172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6.2</w:t>
      </w:r>
      <w:r w:rsidRPr="007C2D68">
        <w:rPr>
          <w:rFonts w:eastAsia="Calibri"/>
          <w:sz w:val="18"/>
          <w:szCs w:val="18"/>
        </w:rPr>
        <w:fldChar w:fldCharType="end"/>
      </w:r>
      <w:r w:rsidRPr="007C2D68">
        <w:rPr>
          <w:rFonts w:eastAsia="Calibri"/>
          <w:sz w:val="18"/>
          <w:szCs w:val="18"/>
        </w:rPr>
        <w:fldChar w:fldCharType="begin"/>
      </w:r>
      <w:r w:rsidRPr="007C2D68">
        <w:rPr>
          <w:rFonts w:eastAsia="Calibri"/>
          <w:sz w:val="18"/>
          <w:szCs w:val="18"/>
        </w:rPr>
        <w:instrText xml:space="preserve"> REF _Ref89572686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(a)</w:t>
      </w:r>
      <w:r w:rsidRPr="007C2D68">
        <w:rPr>
          <w:rFonts w:eastAsia="Calibri"/>
          <w:sz w:val="18"/>
          <w:szCs w:val="18"/>
        </w:rPr>
        <w:fldChar w:fldCharType="end"/>
      </w:r>
      <w:r w:rsidRPr="007C2D68">
        <w:rPr>
          <w:rFonts w:eastAsia="Calibri"/>
          <w:sz w:val="18"/>
          <w:szCs w:val="18"/>
        </w:rPr>
        <w:t xml:space="preserve">, </w:t>
      </w:r>
      <w:r w:rsidRPr="007C2D68">
        <w:rPr>
          <w:rFonts w:eastAsia="Calibri"/>
          <w:b/>
          <w:sz w:val="18"/>
          <w:szCs w:val="18"/>
        </w:rPr>
        <w:t>Due Cause</w:t>
      </w:r>
      <w:r w:rsidRPr="007C2D68">
        <w:rPr>
          <w:rFonts w:eastAsia="Calibri"/>
          <w:sz w:val="18"/>
          <w:szCs w:val="18"/>
        </w:rPr>
        <w:t xml:space="preserve"> means any of:</w:t>
      </w:r>
      <w:bookmarkEnd w:id="88"/>
    </w:p>
    <w:p w14:paraId="2D07F446" w14:textId="77777777" w:rsidR="00DA5375" w:rsidRPr="007C2D68" w:rsidRDefault="00DA5375" w:rsidP="00137A4B">
      <w:pPr>
        <w:pStyle w:val="MELegal4"/>
        <w:numPr>
          <w:ilvl w:val="3"/>
          <w:numId w:val="29"/>
        </w:numPr>
        <w:tabs>
          <w:tab w:val="clear" w:pos="2081"/>
        </w:tabs>
        <w:spacing w:before="0" w:after="120" w:line="240" w:lineRule="auto"/>
        <w:rPr>
          <w:rFonts w:cs="Arial"/>
          <w:sz w:val="18"/>
          <w:szCs w:val="18"/>
        </w:rPr>
      </w:pPr>
      <w:r w:rsidRPr="007C2D68">
        <w:rPr>
          <w:rFonts w:cs="Arial"/>
          <w:sz w:val="18"/>
          <w:szCs w:val="18"/>
        </w:rPr>
        <w:t xml:space="preserve">failure to make Project Contributions when required by this </w:t>
      </w:r>
      <w:proofErr w:type="gramStart"/>
      <w:r w:rsidRPr="007C2D68">
        <w:rPr>
          <w:rFonts w:cs="Arial"/>
          <w:sz w:val="18"/>
          <w:szCs w:val="18"/>
        </w:rPr>
        <w:t>Agreement;</w:t>
      </w:r>
      <w:proofErr w:type="gramEnd"/>
    </w:p>
    <w:p w14:paraId="2532ED8F" w14:textId="77777777" w:rsidR="00DA5375" w:rsidRPr="007C2D68" w:rsidRDefault="00DA5375" w:rsidP="00137A4B">
      <w:pPr>
        <w:pStyle w:val="MELegal4"/>
        <w:numPr>
          <w:ilvl w:val="3"/>
          <w:numId w:val="29"/>
        </w:numPr>
        <w:tabs>
          <w:tab w:val="clear" w:pos="2081"/>
        </w:tabs>
        <w:spacing w:before="0" w:after="120" w:line="240" w:lineRule="auto"/>
        <w:rPr>
          <w:rFonts w:cs="Arial"/>
          <w:sz w:val="18"/>
          <w:szCs w:val="18"/>
        </w:rPr>
      </w:pPr>
      <w:r w:rsidRPr="007C2D68">
        <w:rPr>
          <w:rFonts w:cs="Arial"/>
          <w:sz w:val="18"/>
          <w:szCs w:val="18"/>
        </w:rPr>
        <w:t xml:space="preserve">unauthorised use or Utilisation of Project IP or Background </w:t>
      </w:r>
      <w:proofErr w:type="gramStart"/>
      <w:r w:rsidRPr="007C2D68">
        <w:rPr>
          <w:rFonts w:cs="Arial"/>
          <w:sz w:val="18"/>
          <w:szCs w:val="18"/>
        </w:rPr>
        <w:t>IP;</w:t>
      </w:r>
      <w:proofErr w:type="gramEnd"/>
    </w:p>
    <w:p w14:paraId="2DD04F68" w14:textId="77777777" w:rsidR="00DA5375" w:rsidRPr="007C2D68" w:rsidRDefault="00DA5375" w:rsidP="00137A4B">
      <w:pPr>
        <w:pStyle w:val="MELegal4"/>
        <w:numPr>
          <w:ilvl w:val="3"/>
          <w:numId w:val="29"/>
        </w:numPr>
        <w:tabs>
          <w:tab w:val="clear" w:pos="2081"/>
        </w:tabs>
        <w:spacing w:before="0" w:after="120" w:line="240" w:lineRule="auto"/>
        <w:rPr>
          <w:rFonts w:cs="Arial"/>
          <w:sz w:val="18"/>
          <w:szCs w:val="18"/>
        </w:rPr>
      </w:pPr>
      <w:r w:rsidRPr="007C2D68">
        <w:rPr>
          <w:rFonts w:cs="Arial"/>
          <w:sz w:val="18"/>
          <w:szCs w:val="18"/>
        </w:rPr>
        <w:t xml:space="preserve">any other material breach of this Agreement in relation to the </w:t>
      </w:r>
      <w:proofErr w:type="gramStart"/>
      <w:r w:rsidRPr="007C2D68">
        <w:rPr>
          <w:rFonts w:cs="Arial"/>
          <w:sz w:val="18"/>
          <w:szCs w:val="18"/>
        </w:rPr>
        <w:t>Project;</w:t>
      </w:r>
      <w:proofErr w:type="gramEnd"/>
    </w:p>
    <w:p w14:paraId="2B83150F" w14:textId="77777777" w:rsidR="00DA5375" w:rsidRPr="007C2D68" w:rsidRDefault="00DA5375" w:rsidP="00137A4B">
      <w:pPr>
        <w:pStyle w:val="MELegal4"/>
        <w:numPr>
          <w:ilvl w:val="3"/>
          <w:numId w:val="29"/>
        </w:numPr>
        <w:tabs>
          <w:tab w:val="clear" w:pos="2081"/>
        </w:tabs>
        <w:spacing w:before="0" w:after="120" w:line="240" w:lineRule="auto"/>
        <w:rPr>
          <w:rFonts w:cs="Arial"/>
          <w:sz w:val="18"/>
          <w:szCs w:val="18"/>
        </w:rPr>
      </w:pPr>
      <w:r w:rsidRPr="007C2D68">
        <w:rPr>
          <w:rFonts w:cs="Arial"/>
          <w:sz w:val="18"/>
          <w:szCs w:val="18"/>
        </w:rPr>
        <w:t xml:space="preserve">change or proposed change to Personnel that is likely to adversely affect the </w:t>
      </w:r>
      <w:proofErr w:type="gramStart"/>
      <w:r w:rsidRPr="007C2D68">
        <w:rPr>
          <w:rFonts w:cs="Arial"/>
          <w:sz w:val="18"/>
          <w:szCs w:val="18"/>
        </w:rPr>
        <w:t>Project;</w:t>
      </w:r>
      <w:proofErr w:type="gramEnd"/>
    </w:p>
    <w:p w14:paraId="5ECBB6D7" w14:textId="13AF6810" w:rsidR="00DA5375" w:rsidRPr="007C2D68" w:rsidRDefault="00DA5375" w:rsidP="00137A4B">
      <w:pPr>
        <w:pStyle w:val="MELegal4"/>
        <w:numPr>
          <w:ilvl w:val="3"/>
          <w:numId w:val="29"/>
        </w:numPr>
        <w:tabs>
          <w:tab w:val="clear" w:pos="2081"/>
        </w:tabs>
        <w:spacing w:before="0" w:after="120" w:line="240" w:lineRule="auto"/>
        <w:rPr>
          <w:rFonts w:cs="Arial"/>
          <w:sz w:val="18"/>
          <w:szCs w:val="18"/>
        </w:rPr>
      </w:pPr>
      <w:r w:rsidRPr="007C2D68">
        <w:rPr>
          <w:rFonts w:cs="Arial"/>
          <w:sz w:val="18"/>
          <w:szCs w:val="18"/>
        </w:rPr>
        <w:t xml:space="preserve">failure to remedy a conflict in relation to the Project in accordance with clause </w:t>
      </w:r>
      <w:r w:rsidRPr="007C2D68">
        <w:rPr>
          <w:rFonts w:cs="Arial"/>
          <w:sz w:val="18"/>
          <w:szCs w:val="18"/>
        </w:rPr>
        <w:fldChar w:fldCharType="begin"/>
      </w:r>
      <w:r w:rsidRPr="007C2D68">
        <w:rPr>
          <w:rFonts w:cs="Arial"/>
          <w:sz w:val="18"/>
          <w:szCs w:val="18"/>
        </w:rPr>
        <w:instrText xml:space="preserve"> REF _Ref467077893 \r \h </w:instrText>
      </w:r>
      <w:r w:rsidR="00F9226F" w:rsidRPr="007C2D68">
        <w:rPr>
          <w:rFonts w:cs="Arial"/>
          <w:sz w:val="18"/>
          <w:szCs w:val="18"/>
        </w:rPr>
        <w:instrText xml:space="preserve"> \* MERGEFORMAT </w:instrText>
      </w:r>
      <w:r w:rsidRPr="007C2D68">
        <w:rPr>
          <w:rFonts w:cs="Arial"/>
          <w:sz w:val="18"/>
          <w:szCs w:val="18"/>
        </w:rPr>
      </w:r>
      <w:r w:rsidRPr="007C2D68">
        <w:rPr>
          <w:rFonts w:cs="Arial"/>
          <w:sz w:val="18"/>
          <w:szCs w:val="18"/>
        </w:rPr>
        <w:fldChar w:fldCharType="separate"/>
      </w:r>
      <w:r w:rsidR="00D12F12">
        <w:rPr>
          <w:rFonts w:cs="Arial"/>
          <w:sz w:val="18"/>
          <w:szCs w:val="18"/>
        </w:rPr>
        <w:t>21</w:t>
      </w:r>
      <w:r w:rsidRPr="007C2D68">
        <w:rPr>
          <w:rFonts w:cs="Arial"/>
          <w:sz w:val="18"/>
          <w:szCs w:val="18"/>
        </w:rPr>
        <w:fldChar w:fldCharType="end"/>
      </w:r>
      <w:r w:rsidRPr="007C2D68">
        <w:rPr>
          <w:rFonts w:cs="Arial"/>
          <w:sz w:val="18"/>
          <w:szCs w:val="18"/>
        </w:rPr>
        <w:t xml:space="preserve"> to the satisfaction of the </w:t>
      </w:r>
      <w:proofErr w:type="gramStart"/>
      <w:r w:rsidRPr="007C2D68">
        <w:rPr>
          <w:rFonts w:cs="Arial"/>
          <w:sz w:val="18"/>
          <w:szCs w:val="18"/>
        </w:rPr>
        <w:t>Company;</w:t>
      </w:r>
      <w:proofErr w:type="gramEnd"/>
    </w:p>
    <w:p w14:paraId="48324081" w14:textId="77777777" w:rsidR="00DA5375" w:rsidRPr="007C2D68" w:rsidRDefault="00DA5375" w:rsidP="00137A4B">
      <w:pPr>
        <w:pStyle w:val="MELegal4"/>
        <w:numPr>
          <w:ilvl w:val="3"/>
          <w:numId w:val="29"/>
        </w:numPr>
        <w:tabs>
          <w:tab w:val="clear" w:pos="2081"/>
        </w:tabs>
        <w:spacing w:before="0" w:after="120" w:line="240" w:lineRule="auto"/>
        <w:rPr>
          <w:rFonts w:cs="Arial"/>
          <w:sz w:val="18"/>
          <w:szCs w:val="18"/>
        </w:rPr>
      </w:pPr>
      <w:bookmarkStart w:id="89" w:name="_Ref482629817"/>
      <w:r w:rsidRPr="007C2D68">
        <w:rPr>
          <w:rFonts w:cs="Arial"/>
          <w:sz w:val="18"/>
          <w:szCs w:val="18"/>
        </w:rPr>
        <w:t xml:space="preserve">change in the direct or indirect beneficial ownership or control of the Project Participant that would affect its ability to comply with its obligations under this </w:t>
      </w:r>
      <w:proofErr w:type="gramStart"/>
      <w:r w:rsidRPr="007C2D68">
        <w:rPr>
          <w:rFonts w:cs="Arial"/>
          <w:sz w:val="18"/>
          <w:szCs w:val="18"/>
        </w:rPr>
        <w:t>Agreement;</w:t>
      </w:r>
      <w:bookmarkEnd w:id="89"/>
      <w:proofErr w:type="gramEnd"/>
    </w:p>
    <w:p w14:paraId="4AE16C01" w14:textId="77777777" w:rsidR="00DA5375" w:rsidRPr="007C2D68" w:rsidRDefault="00DA5375" w:rsidP="00137A4B">
      <w:pPr>
        <w:pStyle w:val="MELegal4"/>
        <w:numPr>
          <w:ilvl w:val="3"/>
          <w:numId w:val="29"/>
        </w:numPr>
        <w:tabs>
          <w:tab w:val="clear" w:pos="2081"/>
        </w:tabs>
        <w:spacing w:before="0" w:after="120" w:line="240" w:lineRule="auto"/>
        <w:rPr>
          <w:rFonts w:cs="Arial"/>
          <w:sz w:val="18"/>
          <w:szCs w:val="18"/>
        </w:rPr>
      </w:pPr>
      <w:r w:rsidRPr="007C2D68">
        <w:rPr>
          <w:rFonts w:cs="Arial"/>
          <w:sz w:val="18"/>
          <w:szCs w:val="18"/>
        </w:rPr>
        <w:t xml:space="preserve">disposal of whole or any part of the Project Participant's assets, operations or business other than in the ordinary course of </w:t>
      </w:r>
      <w:proofErr w:type="gramStart"/>
      <w:r w:rsidRPr="007C2D68">
        <w:rPr>
          <w:rFonts w:cs="Arial"/>
          <w:sz w:val="18"/>
          <w:szCs w:val="18"/>
        </w:rPr>
        <w:t>business;</w:t>
      </w:r>
      <w:proofErr w:type="gramEnd"/>
    </w:p>
    <w:p w14:paraId="44F945B8" w14:textId="77777777" w:rsidR="00DA5375" w:rsidRPr="007C2D68" w:rsidRDefault="00DA5375" w:rsidP="00137A4B">
      <w:pPr>
        <w:pStyle w:val="MELegal4"/>
        <w:numPr>
          <w:ilvl w:val="3"/>
          <w:numId w:val="29"/>
        </w:numPr>
        <w:tabs>
          <w:tab w:val="clear" w:pos="2081"/>
        </w:tabs>
        <w:spacing w:before="0" w:after="120" w:line="240" w:lineRule="auto"/>
        <w:rPr>
          <w:rFonts w:cs="Arial"/>
          <w:sz w:val="18"/>
          <w:szCs w:val="18"/>
        </w:rPr>
      </w:pPr>
      <w:r w:rsidRPr="007C2D68">
        <w:rPr>
          <w:rFonts w:cs="Arial"/>
          <w:sz w:val="18"/>
          <w:szCs w:val="18"/>
        </w:rPr>
        <w:t xml:space="preserve">ceasing to carry on </w:t>
      </w:r>
      <w:proofErr w:type="gramStart"/>
      <w:r w:rsidRPr="007C2D68">
        <w:rPr>
          <w:rFonts w:cs="Arial"/>
          <w:sz w:val="18"/>
          <w:szCs w:val="18"/>
        </w:rPr>
        <w:t>business;</w:t>
      </w:r>
      <w:proofErr w:type="gramEnd"/>
    </w:p>
    <w:p w14:paraId="29F47824" w14:textId="77777777" w:rsidR="00DA5375" w:rsidRPr="007C2D68" w:rsidRDefault="00DA5375" w:rsidP="00137A4B">
      <w:pPr>
        <w:pStyle w:val="MELegal4"/>
        <w:numPr>
          <w:ilvl w:val="3"/>
          <w:numId w:val="29"/>
        </w:numPr>
        <w:tabs>
          <w:tab w:val="clear" w:pos="2081"/>
        </w:tabs>
        <w:spacing w:before="0" w:after="120" w:line="240" w:lineRule="auto"/>
        <w:rPr>
          <w:rFonts w:cs="Arial"/>
          <w:sz w:val="18"/>
          <w:szCs w:val="18"/>
        </w:rPr>
      </w:pPr>
      <w:proofErr w:type="gramStart"/>
      <w:r w:rsidRPr="007C2D68">
        <w:rPr>
          <w:rFonts w:cs="Arial"/>
          <w:sz w:val="18"/>
          <w:szCs w:val="18"/>
        </w:rPr>
        <w:t>insolvency;</w:t>
      </w:r>
      <w:proofErr w:type="gramEnd"/>
    </w:p>
    <w:p w14:paraId="22B1BDD1" w14:textId="77777777" w:rsidR="00DA5375" w:rsidRPr="007C2D68" w:rsidRDefault="00DA5375" w:rsidP="00137A4B">
      <w:pPr>
        <w:pStyle w:val="MELegal4"/>
        <w:numPr>
          <w:ilvl w:val="3"/>
          <w:numId w:val="29"/>
        </w:numPr>
        <w:tabs>
          <w:tab w:val="clear" w:pos="2081"/>
        </w:tabs>
        <w:spacing w:before="0" w:after="120" w:line="240" w:lineRule="auto"/>
        <w:rPr>
          <w:rFonts w:cs="Arial"/>
          <w:sz w:val="18"/>
          <w:szCs w:val="18"/>
        </w:rPr>
      </w:pPr>
      <w:r w:rsidRPr="007C2D68">
        <w:rPr>
          <w:rFonts w:cs="Arial"/>
          <w:sz w:val="18"/>
          <w:szCs w:val="18"/>
        </w:rPr>
        <w:t xml:space="preserve">steps taken by a mortgagee to take possession or dispose of the whole or any part of the Project Participant's assets, operations or </w:t>
      </w:r>
      <w:proofErr w:type="gramStart"/>
      <w:r w:rsidRPr="007C2D68">
        <w:rPr>
          <w:rFonts w:cs="Arial"/>
          <w:sz w:val="18"/>
          <w:szCs w:val="18"/>
        </w:rPr>
        <w:t>business;</w:t>
      </w:r>
      <w:proofErr w:type="gramEnd"/>
    </w:p>
    <w:p w14:paraId="17CBD25F" w14:textId="77777777" w:rsidR="00DA5375" w:rsidRPr="007C2D68" w:rsidRDefault="00DA5375" w:rsidP="00137A4B">
      <w:pPr>
        <w:pStyle w:val="MELegal4"/>
        <w:numPr>
          <w:ilvl w:val="3"/>
          <w:numId w:val="29"/>
        </w:numPr>
        <w:tabs>
          <w:tab w:val="clear" w:pos="2081"/>
        </w:tabs>
        <w:spacing w:before="0" w:after="120" w:line="240" w:lineRule="auto"/>
        <w:rPr>
          <w:rFonts w:cs="Arial"/>
          <w:sz w:val="18"/>
          <w:szCs w:val="18"/>
        </w:rPr>
      </w:pPr>
      <w:r w:rsidRPr="007C2D68">
        <w:rPr>
          <w:rFonts w:cs="Arial"/>
          <w:sz w:val="18"/>
          <w:szCs w:val="18"/>
        </w:rPr>
        <w:t xml:space="preserve">steps taken to enter into any arrangement between the Project Participant and its creditors other than in the ordinary course of </w:t>
      </w:r>
      <w:proofErr w:type="gramStart"/>
      <w:r w:rsidRPr="007C2D68">
        <w:rPr>
          <w:rFonts w:cs="Arial"/>
          <w:sz w:val="18"/>
          <w:szCs w:val="18"/>
        </w:rPr>
        <w:t>business;</w:t>
      </w:r>
      <w:proofErr w:type="gramEnd"/>
    </w:p>
    <w:p w14:paraId="01523904" w14:textId="77777777" w:rsidR="00DA5375" w:rsidRPr="007C2D68" w:rsidRDefault="00DA5375" w:rsidP="00137A4B">
      <w:pPr>
        <w:pStyle w:val="MELegal4"/>
        <w:numPr>
          <w:ilvl w:val="3"/>
          <w:numId w:val="29"/>
        </w:numPr>
        <w:tabs>
          <w:tab w:val="clear" w:pos="2081"/>
        </w:tabs>
        <w:spacing w:before="0" w:after="120" w:line="240" w:lineRule="auto"/>
        <w:rPr>
          <w:rFonts w:cs="Arial"/>
          <w:sz w:val="18"/>
          <w:szCs w:val="18"/>
        </w:rPr>
      </w:pPr>
      <w:r w:rsidRPr="007C2D68">
        <w:rPr>
          <w:rFonts w:cs="Arial"/>
          <w:sz w:val="18"/>
          <w:szCs w:val="18"/>
        </w:rPr>
        <w:t xml:space="preserve">steps taken to appoint a receiver, a receiver and manager, a trustee in bankruptcy, a liquidator, a provisional liquidator, an administrator or other like person, concerning the whole or any part of the Project Participant's assets, operations or </w:t>
      </w:r>
      <w:proofErr w:type="gramStart"/>
      <w:r w:rsidRPr="007C2D68">
        <w:rPr>
          <w:rFonts w:cs="Arial"/>
          <w:sz w:val="18"/>
          <w:szCs w:val="18"/>
        </w:rPr>
        <w:t>business;</w:t>
      </w:r>
      <w:proofErr w:type="gramEnd"/>
    </w:p>
    <w:p w14:paraId="4A621243" w14:textId="77777777" w:rsidR="00DA5375" w:rsidRPr="007C2D68" w:rsidRDefault="00DA5375" w:rsidP="00137A4B">
      <w:pPr>
        <w:pStyle w:val="MELegal4"/>
        <w:numPr>
          <w:ilvl w:val="3"/>
          <w:numId w:val="29"/>
        </w:numPr>
        <w:tabs>
          <w:tab w:val="clear" w:pos="2081"/>
        </w:tabs>
        <w:spacing w:before="0" w:after="120" w:line="240" w:lineRule="auto"/>
        <w:rPr>
          <w:rFonts w:cs="Arial"/>
          <w:sz w:val="18"/>
          <w:szCs w:val="18"/>
        </w:rPr>
      </w:pPr>
      <w:bookmarkStart w:id="90" w:name="_Ref482629829"/>
      <w:r w:rsidRPr="007C2D68">
        <w:rPr>
          <w:rFonts w:cs="Arial"/>
          <w:sz w:val="18"/>
          <w:szCs w:val="18"/>
        </w:rPr>
        <w:t>appointment of an investigator to investigate its affairs; or</w:t>
      </w:r>
      <w:bookmarkEnd w:id="90"/>
    </w:p>
    <w:p w14:paraId="2F637CF1" w14:textId="3D769B44" w:rsidR="00DA5375" w:rsidRPr="007C2D68" w:rsidRDefault="00DA5375" w:rsidP="00137A4B">
      <w:pPr>
        <w:pStyle w:val="MELegal4"/>
        <w:numPr>
          <w:ilvl w:val="3"/>
          <w:numId w:val="29"/>
        </w:numPr>
        <w:tabs>
          <w:tab w:val="clear" w:pos="2081"/>
        </w:tabs>
        <w:spacing w:before="0" w:after="120" w:line="240" w:lineRule="auto"/>
        <w:rPr>
          <w:rFonts w:cs="Arial"/>
          <w:sz w:val="18"/>
          <w:szCs w:val="18"/>
        </w:rPr>
      </w:pPr>
      <w:r w:rsidRPr="007C2D68">
        <w:rPr>
          <w:rFonts w:cs="Arial"/>
          <w:sz w:val="18"/>
          <w:szCs w:val="18"/>
        </w:rPr>
        <w:t xml:space="preserve">assignment of its rights or obligations under this Agreement other than in accordance with clause </w:t>
      </w:r>
      <w:r w:rsidRPr="007C2D68">
        <w:rPr>
          <w:rFonts w:cs="Arial"/>
          <w:sz w:val="18"/>
          <w:szCs w:val="18"/>
        </w:rPr>
        <w:fldChar w:fldCharType="begin"/>
      </w:r>
      <w:r w:rsidRPr="007C2D68">
        <w:rPr>
          <w:rFonts w:cs="Arial"/>
          <w:sz w:val="18"/>
          <w:szCs w:val="18"/>
        </w:rPr>
        <w:instrText xml:space="preserve"> REF _Ref85875468 \n \h  \* MERGEFORMAT </w:instrText>
      </w:r>
      <w:r w:rsidRPr="007C2D68">
        <w:rPr>
          <w:rFonts w:cs="Arial"/>
          <w:sz w:val="18"/>
          <w:szCs w:val="18"/>
        </w:rPr>
      </w:r>
      <w:r w:rsidRPr="007C2D68">
        <w:rPr>
          <w:rFonts w:cs="Arial"/>
          <w:sz w:val="18"/>
          <w:szCs w:val="18"/>
        </w:rPr>
        <w:fldChar w:fldCharType="separate"/>
      </w:r>
      <w:r w:rsidR="00D12F12">
        <w:rPr>
          <w:rFonts w:cs="Arial"/>
          <w:sz w:val="18"/>
          <w:szCs w:val="18"/>
        </w:rPr>
        <w:t>25.2</w:t>
      </w:r>
      <w:r w:rsidRPr="007C2D68">
        <w:rPr>
          <w:rFonts w:cs="Arial"/>
          <w:sz w:val="18"/>
          <w:szCs w:val="18"/>
        </w:rPr>
        <w:fldChar w:fldCharType="end"/>
      </w:r>
      <w:r w:rsidRPr="007C2D68">
        <w:rPr>
          <w:rFonts w:cs="Arial"/>
          <w:sz w:val="18"/>
          <w:szCs w:val="18"/>
        </w:rPr>
        <w:t>.</w:t>
      </w:r>
    </w:p>
    <w:p w14:paraId="16BCFE5F"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rFonts w:eastAsia="Calibri"/>
          <w:b/>
          <w:sz w:val="18"/>
          <w:szCs w:val="18"/>
        </w:rPr>
      </w:pPr>
      <w:bookmarkStart w:id="91" w:name="_Ref467077512"/>
      <w:r w:rsidRPr="007C2D68">
        <w:rPr>
          <w:rFonts w:eastAsia="Calibri"/>
          <w:b/>
          <w:sz w:val="18"/>
          <w:szCs w:val="18"/>
        </w:rPr>
        <w:t>Consequences of withdrawal or expulsion from Project</w:t>
      </w:r>
      <w:bookmarkEnd w:id="91"/>
    </w:p>
    <w:p w14:paraId="6B774DAA"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bookmarkStart w:id="92" w:name="_Ref467077514"/>
      <w:r w:rsidRPr="007C2D68">
        <w:rPr>
          <w:rFonts w:eastAsia="Calibri"/>
          <w:sz w:val="18"/>
          <w:szCs w:val="18"/>
        </w:rPr>
        <w:t>If a Project Participant withdraws or is expelled from the Project, the Project Participant will from the date of effect of the withdrawal or expulsion:</w:t>
      </w:r>
      <w:bookmarkEnd w:id="92"/>
    </w:p>
    <w:p w14:paraId="5AEB53B7" w14:textId="77777777" w:rsidR="00DA5375" w:rsidRPr="007C2D68" w:rsidRDefault="00DA5375" w:rsidP="00137A4B">
      <w:pPr>
        <w:pStyle w:val="MELegal4"/>
        <w:numPr>
          <w:ilvl w:val="3"/>
          <w:numId w:val="30"/>
        </w:numPr>
        <w:tabs>
          <w:tab w:val="clear" w:pos="2081"/>
        </w:tabs>
        <w:spacing w:before="0" w:after="120" w:line="240" w:lineRule="auto"/>
        <w:rPr>
          <w:rFonts w:cs="Arial"/>
          <w:sz w:val="18"/>
          <w:szCs w:val="18"/>
        </w:rPr>
      </w:pPr>
      <w:r w:rsidRPr="007C2D68">
        <w:rPr>
          <w:rFonts w:cs="Arial"/>
          <w:sz w:val="18"/>
          <w:szCs w:val="18"/>
        </w:rPr>
        <w:t xml:space="preserve">cease to be a </w:t>
      </w:r>
      <w:proofErr w:type="gramStart"/>
      <w:r w:rsidRPr="007C2D68">
        <w:rPr>
          <w:rFonts w:cs="Arial"/>
          <w:sz w:val="18"/>
          <w:szCs w:val="18"/>
        </w:rPr>
        <w:t>Party;</w:t>
      </w:r>
      <w:proofErr w:type="gramEnd"/>
    </w:p>
    <w:p w14:paraId="10F76F1F" w14:textId="46AADFCB" w:rsidR="00DA5375" w:rsidRPr="007C2D68" w:rsidRDefault="00DA5375" w:rsidP="00137A4B">
      <w:pPr>
        <w:pStyle w:val="MELegal4"/>
        <w:numPr>
          <w:ilvl w:val="3"/>
          <w:numId w:val="30"/>
        </w:numPr>
        <w:tabs>
          <w:tab w:val="clear" w:pos="2081"/>
        </w:tabs>
        <w:spacing w:before="0" w:after="120" w:line="240" w:lineRule="auto"/>
        <w:rPr>
          <w:rFonts w:cs="Arial"/>
          <w:sz w:val="18"/>
          <w:szCs w:val="18"/>
        </w:rPr>
      </w:pPr>
      <w:r w:rsidRPr="007C2D68">
        <w:rPr>
          <w:rFonts w:cs="Arial"/>
          <w:sz w:val="18"/>
          <w:szCs w:val="18"/>
        </w:rPr>
        <w:t xml:space="preserve">subject to clause </w:t>
      </w:r>
      <w:r w:rsidRPr="007C2D68">
        <w:rPr>
          <w:rFonts w:cs="Arial"/>
          <w:sz w:val="18"/>
          <w:szCs w:val="18"/>
        </w:rPr>
        <w:fldChar w:fldCharType="begin"/>
      </w:r>
      <w:r w:rsidRPr="007C2D68">
        <w:rPr>
          <w:rFonts w:cs="Arial"/>
          <w:sz w:val="18"/>
          <w:szCs w:val="18"/>
        </w:rPr>
        <w:instrText xml:space="preserve"> REF _Ref467077512 \n \h  \* MERGEFORMAT </w:instrText>
      </w:r>
      <w:r w:rsidRPr="007C2D68">
        <w:rPr>
          <w:rFonts w:cs="Arial"/>
          <w:sz w:val="18"/>
          <w:szCs w:val="18"/>
        </w:rPr>
      </w:r>
      <w:r w:rsidRPr="007C2D68">
        <w:rPr>
          <w:rFonts w:cs="Arial"/>
          <w:sz w:val="18"/>
          <w:szCs w:val="18"/>
        </w:rPr>
        <w:fldChar w:fldCharType="separate"/>
      </w:r>
      <w:r w:rsidR="00D12F12">
        <w:rPr>
          <w:rFonts w:cs="Arial"/>
          <w:sz w:val="18"/>
          <w:szCs w:val="18"/>
        </w:rPr>
        <w:t>6.3</w:t>
      </w:r>
      <w:r w:rsidRPr="007C2D68">
        <w:rPr>
          <w:rFonts w:cs="Arial"/>
          <w:sz w:val="18"/>
          <w:szCs w:val="18"/>
        </w:rPr>
        <w:fldChar w:fldCharType="end"/>
      </w:r>
      <w:r w:rsidRPr="007C2D68">
        <w:rPr>
          <w:rFonts w:cs="Arial"/>
          <w:sz w:val="18"/>
          <w:szCs w:val="18"/>
        </w:rPr>
        <w:fldChar w:fldCharType="begin"/>
      </w:r>
      <w:r w:rsidRPr="007C2D68">
        <w:rPr>
          <w:rFonts w:cs="Arial"/>
          <w:sz w:val="18"/>
          <w:szCs w:val="18"/>
        </w:rPr>
        <w:instrText xml:space="preserve"> REF _Ref93130039 \n \h  \* MERGEFORMAT </w:instrText>
      </w:r>
      <w:r w:rsidRPr="007C2D68">
        <w:rPr>
          <w:rFonts w:cs="Arial"/>
          <w:sz w:val="18"/>
          <w:szCs w:val="18"/>
        </w:rPr>
      </w:r>
      <w:r w:rsidRPr="007C2D68">
        <w:rPr>
          <w:rFonts w:cs="Arial"/>
          <w:sz w:val="18"/>
          <w:szCs w:val="18"/>
        </w:rPr>
        <w:fldChar w:fldCharType="separate"/>
      </w:r>
      <w:r w:rsidR="00D12F12">
        <w:rPr>
          <w:rFonts w:cs="Arial"/>
          <w:sz w:val="18"/>
          <w:szCs w:val="18"/>
        </w:rPr>
        <w:t>(b)</w:t>
      </w:r>
      <w:r w:rsidRPr="007C2D68">
        <w:rPr>
          <w:rFonts w:cs="Arial"/>
          <w:sz w:val="18"/>
          <w:szCs w:val="18"/>
        </w:rPr>
        <w:fldChar w:fldCharType="end"/>
      </w:r>
      <w:r w:rsidRPr="007C2D68">
        <w:rPr>
          <w:rFonts w:cs="Arial"/>
          <w:sz w:val="18"/>
          <w:szCs w:val="18"/>
        </w:rPr>
        <w:t xml:space="preserve">, relinquish all rights with respect to the Project and the Project IP (including, for the avoidance of doubt, all rights to use the Background IP of another Party and Project IP under the licences granted in clause </w:t>
      </w:r>
      <w:r w:rsidRPr="007C2D68">
        <w:rPr>
          <w:rFonts w:cs="Arial"/>
          <w:sz w:val="18"/>
          <w:szCs w:val="18"/>
        </w:rPr>
        <w:fldChar w:fldCharType="begin"/>
      </w:r>
      <w:r w:rsidRPr="007C2D68">
        <w:rPr>
          <w:rFonts w:cs="Arial"/>
          <w:sz w:val="18"/>
          <w:szCs w:val="18"/>
        </w:rPr>
        <w:instrText xml:space="preserve"> REF _Ref467077428 \n \h  \* MERGEFORMAT </w:instrText>
      </w:r>
      <w:r w:rsidRPr="007C2D68">
        <w:rPr>
          <w:rFonts w:cs="Arial"/>
          <w:sz w:val="18"/>
          <w:szCs w:val="18"/>
        </w:rPr>
      </w:r>
      <w:r w:rsidRPr="007C2D68">
        <w:rPr>
          <w:rFonts w:cs="Arial"/>
          <w:sz w:val="18"/>
          <w:szCs w:val="18"/>
        </w:rPr>
        <w:fldChar w:fldCharType="separate"/>
      </w:r>
      <w:r w:rsidR="00D12F12">
        <w:rPr>
          <w:rFonts w:cs="Arial"/>
          <w:sz w:val="18"/>
          <w:szCs w:val="18"/>
        </w:rPr>
        <w:t>3.3</w:t>
      </w:r>
      <w:r w:rsidRPr="007C2D68">
        <w:rPr>
          <w:rFonts w:cs="Arial"/>
          <w:sz w:val="18"/>
          <w:szCs w:val="18"/>
        </w:rPr>
        <w:fldChar w:fldCharType="end"/>
      </w:r>
      <w:r w:rsidRPr="007C2D68">
        <w:rPr>
          <w:rFonts w:cs="Arial"/>
          <w:sz w:val="18"/>
          <w:szCs w:val="18"/>
        </w:rPr>
        <w:t xml:space="preserve"> and clauses </w:t>
      </w:r>
      <w:r w:rsidRPr="007C2D68">
        <w:rPr>
          <w:rFonts w:cs="Arial"/>
          <w:sz w:val="18"/>
          <w:szCs w:val="18"/>
        </w:rPr>
        <w:fldChar w:fldCharType="begin"/>
      </w:r>
      <w:r w:rsidRPr="007C2D68">
        <w:rPr>
          <w:rFonts w:cs="Arial"/>
          <w:sz w:val="18"/>
          <w:szCs w:val="18"/>
        </w:rPr>
        <w:instrText xml:space="preserve"> REF _Ref473192558 \n \h  \* MERGEFORMAT </w:instrText>
      </w:r>
      <w:r w:rsidRPr="007C2D68">
        <w:rPr>
          <w:rFonts w:cs="Arial"/>
          <w:sz w:val="18"/>
          <w:szCs w:val="18"/>
        </w:rPr>
      </w:r>
      <w:r w:rsidRPr="007C2D68">
        <w:rPr>
          <w:rFonts w:cs="Arial"/>
          <w:sz w:val="18"/>
          <w:szCs w:val="18"/>
        </w:rPr>
        <w:fldChar w:fldCharType="separate"/>
      </w:r>
      <w:r w:rsidR="00D12F12">
        <w:rPr>
          <w:rFonts w:cs="Arial"/>
          <w:sz w:val="18"/>
          <w:szCs w:val="18"/>
        </w:rPr>
        <w:t>10</w:t>
      </w:r>
      <w:r w:rsidRPr="007C2D68">
        <w:rPr>
          <w:rFonts w:cs="Arial"/>
          <w:sz w:val="18"/>
          <w:szCs w:val="18"/>
        </w:rPr>
        <w:fldChar w:fldCharType="end"/>
      </w:r>
      <w:r w:rsidRPr="007C2D68">
        <w:rPr>
          <w:rFonts w:cs="Arial"/>
          <w:sz w:val="18"/>
          <w:szCs w:val="18"/>
        </w:rPr>
        <w:t xml:space="preserve"> and </w:t>
      </w:r>
      <w:r w:rsidRPr="007C2D68">
        <w:rPr>
          <w:rFonts w:cs="Arial"/>
          <w:sz w:val="18"/>
          <w:szCs w:val="18"/>
        </w:rPr>
        <w:fldChar w:fldCharType="begin"/>
      </w:r>
      <w:r w:rsidRPr="007C2D68">
        <w:rPr>
          <w:rFonts w:cs="Arial"/>
          <w:sz w:val="18"/>
          <w:szCs w:val="18"/>
        </w:rPr>
        <w:instrText xml:space="preserve"> REF _Ref478493427 \n \h  \* MERGEFORMAT </w:instrText>
      </w:r>
      <w:r w:rsidRPr="007C2D68">
        <w:rPr>
          <w:rFonts w:cs="Arial"/>
          <w:sz w:val="18"/>
          <w:szCs w:val="18"/>
        </w:rPr>
      </w:r>
      <w:r w:rsidRPr="007C2D68">
        <w:rPr>
          <w:rFonts w:cs="Arial"/>
          <w:sz w:val="18"/>
          <w:szCs w:val="18"/>
        </w:rPr>
        <w:fldChar w:fldCharType="separate"/>
      </w:r>
      <w:r w:rsidR="00D12F12">
        <w:rPr>
          <w:rFonts w:cs="Arial"/>
          <w:sz w:val="18"/>
          <w:szCs w:val="18"/>
        </w:rPr>
        <w:t>11</w:t>
      </w:r>
      <w:r w:rsidRPr="007C2D68">
        <w:rPr>
          <w:rFonts w:cs="Arial"/>
          <w:sz w:val="18"/>
          <w:szCs w:val="18"/>
        </w:rPr>
        <w:fldChar w:fldCharType="end"/>
      </w:r>
      <w:r w:rsidRPr="007C2D68">
        <w:rPr>
          <w:rFonts w:cs="Arial"/>
          <w:sz w:val="18"/>
          <w:szCs w:val="18"/>
        </w:rPr>
        <w:t>, respectively); and</w:t>
      </w:r>
    </w:p>
    <w:p w14:paraId="7F6EB15B" w14:textId="03E510DB" w:rsidR="00DA5375" w:rsidRPr="007C2D68" w:rsidRDefault="00DA5375" w:rsidP="00137A4B">
      <w:pPr>
        <w:pStyle w:val="MELegal4"/>
        <w:numPr>
          <w:ilvl w:val="3"/>
          <w:numId w:val="30"/>
        </w:numPr>
        <w:tabs>
          <w:tab w:val="clear" w:pos="2081"/>
        </w:tabs>
        <w:spacing w:before="0" w:after="120" w:line="240" w:lineRule="auto"/>
        <w:rPr>
          <w:rFonts w:cs="Arial"/>
          <w:sz w:val="18"/>
          <w:szCs w:val="18"/>
        </w:rPr>
      </w:pPr>
      <w:bookmarkStart w:id="93" w:name="_Ref93130147"/>
      <w:r w:rsidRPr="007C2D68">
        <w:rPr>
          <w:rFonts w:cs="Arial"/>
          <w:sz w:val="18"/>
          <w:szCs w:val="18"/>
        </w:rPr>
        <w:t xml:space="preserve">subject to clause </w:t>
      </w:r>
      <w:r w:rsidRPr="007C2D68">
        <w:rPr>
          <w:rFonts w:cs="Arial"/>
          <w:sz w:val="18"/>
          <w:szCs w:val="18"/>
        </w:rPr>
        <w:fldChar w:fldCharType="begin"/>
      </w:r>
      <w:r w:rsidRPr="007C2D68">
        <w:rPr>
          <w:rFonts w:cs="Arial"/>
          <w:sz w:val="18"/>
          <w:szCs w:val="18"/>
        </w:rPr>
        <w:instrText xml:space="preserve"> REF _Ref467077512 \n \h  \* MERGEFORMAT </w:instrText>
      </w:r>
      <w:r w:rsidRPr="007C2D68">
        <w:rPr>
          <w:rFonts w:cs="Arial"/>
          <w:sz w:val="18"/>
          <w:szCs w:val="18"/>
        </w:rPr>
      </w:r>
      <w:r w:rsidRPr="007C2D68">
        <w:rPr>
          <w:rFonts w:cs="Arial"/>
          <w:sz w:val="18"/>
          <w:szCs w:val="18"/>
        </w:rPr>
        <w:fldChar w:fldCharType="separate"/>
      </w:r>
      <w:r w:rsidR="00D12F12">
        <w:rPr>
          <w:rFonts w:cs="Arial"/>
          <w:sz w:val="18"/>
          <w:szCs w:val="18"/>
        </w:rPr>
        <w:t>6.3</w:t>
      </w:r>
      <w:r w:rsidRPr="007C2D68">
        <w:rPr>
          <w:rFonts w:cs="Arial"/>
          <w:sz w:val="18"/>
          <w:szCs w:val="18"/>
        </w:rPr>
        <w:fldChar w:fldCharType="end"/>
      </w:r>
      <w:r w:rsidRPr="007C2D68">
        <w:rPr>
          <w:rFonts w:cs="Arial"/>
          <w:sz w:val="18"/>
          <w:szCs w:val="18"/>
        </w:rPr>
        <w:fldChar w:fldCharType="begin"/>
      </w:r>
      <w:r w:rsidRPr="007C2D68">
        <w:rPr>
          <w:rFonts w:cs="Arial"/>
          <w:sz w:val="18"/>
          <w:szCs w:val="18"/>
        </w:rPr>
        <w:instrText xml:space="preserve"> REF _Ref93130039 \n \h  \* MERGEFORMAT </w:instrText>
      </w:r>
      <w:r w:rsidRPr="007C2D68">
        <w:rPr>
          <w:rFonts w:cs="Arial"/>
          <w:sz w:val="18"/>
          <w:szCs w:val="18"/>
        </w:rPr>
      </w:r>
      <w:r w:rsidRPr="007C2D68">
        <w:rPr>
          <w:rFonts w:cs="Arial"/>
          <w:sz w:val="18"/>
          <w:szCs w:val="18"/>
        </w:rPr>
        <w:fldChar w:fldCharType="separate"/>
      </w:r>
      <w:r w:rsidR="00D12F12">
        <w:rPr>
          <w:rFonts w:cs="Arial"/>
          <w:sz w:val="18"/>
          <w:szCs w:val="18"/>
        </w:rPr>
        <w:t>(b)</w:t>
      </w:r>
      <w:r w:rsidRPr="007C2D68">
        <w:rPr>
          <w:rFonts w:cs="Arial"/>
          <w:sz w:val="18"/>
          <w:szCs w:val="18"/>
        </w:rPr>
        <w:fldChar w:fldCharType="end"/>
      </w:r>
      <w:r w:rsidRPr="007C2D68">
        <w:rPr>
          <w:rFonts w:cs="Arial"/>
          <w:sz w:val="18"/>
          <w:szCs w:val="18"/>
        </w:rPr>
        <w:t>, be relieved of its obligations to make Project Contributions, to carry out, report on or manage the Project, or otherwise participate in the Project.</w:t>
      </w:r>
      <w:bookmarkEnd w:id="93"/>
    </w:p>
    <w:p w14:paraId="5496D9A2"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bookmarkStart w:id="94" w:name="_Ref93130039"/>
      <w:r w:rsidRPr="007C2D68">
        <w:rPr>
          <w:rFonts w:eastAsia="Calibri"/>
          <w:sz w:val="18"/>
          <w:szCs w:val="18"/>
        </w:rPr>
        <w:t>The withdrawal or expulsion of a Project Participant from the Project:</w:t>
      </w:r>
      <w:bookmarkEnd w:id="94"/>
    </w:p>
    <w:p w14:paraId="3A27F325" w14:textId="77777777" w:rsidR="00DA5375" w:rsidRPr="007C2D68" w:rsidRDefault="00DA5375" w:rsidP="00137A4B">
      <w:pPr>
        <w:pStyle w:val="MELegal4"/>
        <w:numPr>
          <w:ilvl w:val="3"/>
          <w:numId w:val="31"/>
        </w:numPr>
        <w:tabs>
          <w:tab w:val="clear" w:pos="2081"/>
        </w:tabs>
        <w:spacing w:before="0" w:after="120" w:line="240" w:lineRule="auto"/>
        <w:rPr>
          <w:rFonts w:cs="Arial"/>
          <w:sz w:val="18"/>
          <w:szCs w:val="18"/>
        </w:rPr>
      </w:pPr>
      <w:r w:rsidRPr="007C2D68">
        <w:rPr>
          <w:rFonts w:cs="Arial"/>
          <w:sz w:val="18"/>
          <w:szCs w:val="18"/>
        </w:rPr>
        <w:t xml:space="preserve">will not affect: </w:t>
      </w:r>
    </w:p>
    <w:p w14:paraId="29A79D5F" w14:textId="77777777" w:rsidR="00DA5375" w:rsidRPr="007C2D68" w:rsidRDefault="00DA5375" w:rsidP="00DA5375">
      <w:pPr>
        <w:pStyle w:val="MELegal5"/>
        <w:numPr>
          <w:ilvl w:val="4"/>
          <w:numId w:val="15"/>
        </w:numPr>
        <w:tabs>
          <w:tab w:val="clear" w:pos="2722"/>
        </w:tabs>
        <w:spacing w:before="0" w:after="120" w:line="240" w:lineRule="auto"/>
        <w:ind w:left="2835" w:hanging="567"/>
        <w:rPr>
          <w:rFonts w:cs="Arial"/>
          <w:sz w:val="18"/>
          <w:szCs w:val="18"/>
        </w:rPr>
      </w:pPr>
      <w:r w:rsidRPr="007C2D68">
        <w:rPr>
          <w:rFonts w:cs="Arial"/>
          <w:sz w:val="18"/>
          <w:szCs w:val="18"/>
        </w:rPr>
        <w:t xml:space="preserve">the enforceability of any obligations of that Project </w:t>
      </w:r>
      <w:proofErr w:type="gramStart"/>
      <w:r w:rsidRPr="007C2D68">
        <w:rPr>
          <w:rFonts w:cs="Arial"/>
          <w:sz w:val="18"/>
          <w:szCs w:val="18"/>
        </w:rPr>
        <w:t>Participant;</w:t>
      </w:r>
      <w:proofErr w:type="gramEnd"/>
    </w:p>
    <w:p w14:paraId="1E4D1191" w14:textId="77777777" w:rsidR="00DA5375" w:rsidRPr="007C2D68" w:rsidRDefault="00DA5375" w:rsidP="00DA5375">
      <w:pPr>
        <w:pStyle w:val="MELegal5"/>
        <w:numPr>
          <w:ilvl w:val="4"/>
          <w:numId w:val="15"/>
        </w:numPr>
        <w:tabs>
          <w:tab w:val="clear" w:pos="2722"/>
        </w:tabs>
        <w:spacing w:before="0" w:after="120" w:line="240" w:lineRule="auto"/>
        <w:ind w:left="2835" w:hanging="567"/>
        <w:rPr>
          <w:rFonts w:cs="Arial"/>
          <w:sz w:val="18"/>
          <w:szCs w:val="18"/>
        </w:rPr>
      </w:pPr>
      <w:r w:rsidRPr="007C2D68">
        <w:rPr>
          <w:rFonts w:cs="Arial"/>
          <w:sz w:val="18"/>
          <w:szCs w:val="18"/>
        </w:rPr>
        <w:t xml:space="preserve">rights against that Project Participant accrued at that time or arising as a result of the withdrawal or </w:t>
      </w:r>
      <w:proofErr w:type="gramStart"/>
      <w:r w:rsidRPr="007C2D68">
        <w:rPr>
          <w:rFonts w:cs="Arial"/>
          <w:sz w:val="18"/>
          <w:szCs w:val="18"/>
        </w:rPr>
        <w:t>expulsion;</w:t>
      </w:r>
      <w:proofErr w:type="gramEnd"/>
    </w:p>
    <w:p w14:paraId="0DA7A92B" w14:textId="5929FE7E" w:rsidR="00DA5375" w:rsidRPr="007C2D68" w:rsidRDefault="00DA5375" w:rsidP="00DA5375">
      <w:pPr>
        <w:pStyle w:val="MELegal5"/>
        <w:numPr>
          <w:ilvl w:val="4"/>
          <w:numId w:val="15"/>
        </w:numPr>
        <w:tabs>
          <w:tab w:val="clear" w:pos="2722"/>
        </w:tabs>
        <w:spacing w:before="0" w:after="120" w:line="240" w:lineRule="auto"/>
        <w:ind w:left="2835" w:hanging="567"/>
        <w:rPr>
          <w:rFonts w:cs="Arial"/>
          <w:sz w:val="18"/>
          <w:szCs w:val="18"/>
        </w:rPr>
      </w:pPr>
      <w:r w:rsidRPr="007C2D68">
        <w:rPr>
          <w:rFonts w:cs="Arial"/>
          <w:sz w:val="18"/>
          <w:szCs w:val="18"/>
        </w:rPr>
        <w:t xml:space="preserve">any obligation upon the Project Participant to make available its Background IP under clause </w:t>
      </w:r>
      <w:r w:rsidRPr="007C2D68">
        <w:rPr>
          <w:rFonts w:cs="Arial"/>
          <w:sz w:val="18"/>
          <w:szCs w:val="18"/>
        </w:rPr>
        <w:fldChar w:fldCharType="begin"/>
      </w:r>
      <w:r w:rsidRPr="007C2D68">
        <w:rPr>
          <w:rFonts w:cs="Arial"/>
          <w:sz w:val="18"/>
          <w:szCs w:val="18"/>
        </w:rPr>
        <w:instrText xml:space="preserve"> REF _Ref467077311 \n \h  \* MERGEFORMAT </w:instrText>
      </w:r>
      <w:r w:rsidRPr="007C2D68">
        <w:rPr>
          <w:rFonts w:cs="Arial"/>
          <w:sz w:val="18"/>
          <w:szCs w:val="18"/>
        </w:rPr>
      </w:r>
      <w:r w:rsidRPr="007C2D68">
        <w:rPr>
          <w:rFonts w:cs="Arial"/>
          <w:sz w:val="18"/>
          <w:szCs w:val="18"/>
        </w:rPr>
        <w:fldChar w:fldCharType="separate"/>
      </w:r>
      <w:r w:rsidR="00D12F12">
        <w:rPr>
          <w:rFonts w:cs="Arial"/>
          <w:sz w:val="18"/>
          <w:szCs w:val="18"/>
        </w:rPr>
        <w:t>3</w:t>
      </w:r>
      <w:r w:rsidRPr="007C2D68">
        <w:rPr>
          <w:rFonts w:cs="Arial"/>
          <w:sz w:val="18"/>
          <w:szCs w:val="18"/>
        </w:rPr>
        <w:fldChar w:fldCharType="end"/>
      </w:r>
      <w:r w:rsidRPr="007C2D68">
        <w:rPr>
          <w:rFonts w:cs="Arial"/>
          <w:sz w:val="18"/>
          <w:szCs w:val="18"/>
        </w:rPr>
        <w:t>; or</w:t>
      </w:r>
    </w:p>
    <w:p w14:paraId="741180A7" w14:textId="2EDD81DD" w:rsidR="00DA5375" w:rsidRPr="007C2D68" w:rsidRDefault="00DA5375" w:rsidP="00DA5375">
      <w:pPr>
        <w:pStyle w:val="MELegal5"/>
        <w:numPr>
          <w:ilvl w:val="4"/>
          <w:numId w:val="15"/>
        </w:numPr>
        <w:tabs>
          <w:tab w:val="clear" w:pos="2722"/>
        </w:tabs>
        <w:spacing w:before="0" w:after="120" w:line="240" w:lineRule="auto"/>
        <w:ind w:left="2835" w:hanging="567"/>
        <w:rPr>
          <w:rFonts w:cs="Arial"/>
          <w:sz w:val="18"/>
          <w:szCs w:val="18"/>
        </w:rPr>
      </w:pPr>
      <w:r w:rsidRPr="007C2D68">
        <w:rPr>
          <w:rFonts w:cs="Arial"/>
          <w:sz w:val="18"/>
          <w:szCs w:val="18"/>
        </w:rPr>
        <w:t xml:space="preserve">licences to the Project Participant's Background IP granted or to be granted under clause </w:t>
      </w:r>
      <w:r w:rsidRPr="007C2D68">
        <w:rPr>
          <w:rFonts w:cs="Arial"/>
          <w:sz w:val="18"/>
          <w:szCs w:val="18"/>
        </w:rPr>
        <w:fldChar w:fldCharType="begin"/>
      </w:r>
      <w:r w:rsidRPr="007C2D68">
        <w:rPr>
          <w:rFonts w:cs="Arial"/>
          <w:sz w:val="18"/>
          <w:szCs w:val="18"/>
        </w:rPr>
        <w:instrText xml:space="preserve"> REF _Ref467077311 \n \h  \* MERGEFORMAT </w:instrText>
      </w:r>
      <w:r w:rsidRPr="007C2D68">
        <w:rPr>
          <w:rFonts w:cs="Arial"/>
          <w:sz w:val="18"/>
          <w:szCs w:val="18"/>
        </w:rPr>
      </w:r>
      <w:r w:rsidRPr="007C2D68">
        <w:rPr>
          <w:rFonts w:cs="Arial"/>
          <w:sz w:val="18"/>
          <w:szCs w:val="18"/>
        </w:rPr>
        <w:fldChar w:fldCharType="separate"/>
      </w:r>
      <w:r w:rsidR="00D12F12">
        <w:rPr>
          <w:rFonts w:cs="Arial"/>
          <w:sz w:val="18"/>
          <w:szCs w:val="18"/>
        </w:rPr>
        <w:t>3</w:t>
      </w:r>
      <w:r w:rsidRPr="007C2D68">
        <w:rPr>
          <w:rFonts w:cs="Arial"/>
          <w:sz w:val="18"/>
          <w:szCs w:val="18"/>
        </w:rPr>
        <w:fldChar w:fldCharType="end"/>
      </w:r>
      <w:r w:rsidRPr="007C2D68">
        <w:rPr>
          <w:rFonts w:cs="Arial"/>
          <w:sz w:val="18"/>
          <w:szCs w:val="18"/>
        </w:rPr>
        <w:t>;</w:t>
      </w:r>
    </w:p>
    <w:p w14:paraId="5E81830C" w14:textId="50583FF2" w:rsidR="00DA5375" w:rsidRPr="007C2D68" w:rsidRDefault="00DA5375" w:rsidP="00137A4B">
      <w:pPr>
        <w:pStyle w:val="MELegal4"/>
        <w:numPr>
          <w:ilvl w:val="3"/>
          <w:numId w:val="31"/>
        </w:numPr>
        <w:tabs>
          <w:tab w:val="clear" w:pos="2081"/>
        </w:tabs>
        <w:spacing w:before="0" w:after="120" w:line="240" w:lineRule="auto"/>
        <w:rPr>
          <w:rFonts w:cs="Arial"/>
          <w:sz w:val="18"/>
          <w:szCs w:val="18"/>
        </w:rPr>
      </w:pPr>
      <w:r w:rsidRPr="007C2D68">
        <w:rPr>
          <w:rFonts w:cs="Arial"/>
          <w:sz w:val="18"/>
          <w:szCs w:val="18"/>
        </w:rPr>
        <w:t xml:space="preserve">will not relieve the Project Participant of the obligations imposed upon it under this Agreement other than as specified in clause </w:t>
      </w:r>
      <w:r w:rsidRPr="007C2D68">
        <w:rPr>
          <w:rFonts w:cs="Arial"/>
          <w:sz w:val="18"/>
          <w:szCs w:val="18"/>
        </w:rPr>
        <w:fldChar w:fldCharType="begin"/>
      </w:r>
      <w:r w:rsidRPr="007C2D68">
        <w:rPr>
          <w:rFonts w:cs="Arial"/>
          <w:sz w:val="18"/>
          <w:szCs w:val="18"/>
        </w:rPr>
        <w:instrText xml:space="preserve"> REF _Ref467077512 \n \h  \* MERGEFORMAT </w:instrText>
      </w:r>
      <w:r w:rsidRPr="007C2D68">
        <w:rPr>
          <w:rFonts w:cs="Arial"/>
          <w:sz w:val="18"/>
          <w:szCs w:val="18"/>
        </w:rPr>
      </w:r>
      <w:r w:rsidRPr="007C2D68">
        <w:rPr>
          <w:rFonts w:cs="Arial"/>
          <w:sz w:val="18"/>
          <w:szCs w:val="18"/>
        </w:rPr>
        <w:fldChar w:fldCharType="separate"/>
      </w:r>
      <w:r w:rsidR="00D12F12">
        <w:rPr>
          <w:rFonts w:cs="Arial"/>
          <w:sz w:val="18"/>
          <w:szCs w:val="18"/>
        </w:rPr>
        <w:t>6.3</w:t>
      </w:r>
      <w:r w:rsidRPr="007C2D68">
        <w:rPr>
          <w:rFonts w:cs="Arial"/>
          <w:sz w:val="18"/>
          <w:szCs w:val="18"/>
        </w:rPr>
        <w:fldChar w:fldCharType="end"/>
      </w:r>
      <w:r w:rsidRPr="007C2D68">
        <w:rPr>
          <w:rFonts w:cs="Arial"/>
          <w:sz w:val="18"/>
          <w:szCs w:val="18"/>
        </w:rPr>
        <w:fldChar w:fldCharType="begin"/>
      </w:r>
      <w:r w:rsidRPr="007C2D68">
        <w:rPr>
          <w:rFonts w:cs="Arial"/>
          <w:sz w:val="18"/>
          <w:szCs w:val="18"/>
        </w:rPr>
        <w:instrText xml:space="preserve"> REF _Ref467077514 \n \h  \* MERGEFORMAT </w:instrText>
      </w:r>
      <w:r w:rsidRPr="007C2D68">
        <w:rPr>
          <w:rFonts w:cs="Arial"/>
          <w:sz w:val="18"/>
          <w:szCs w:val="18"/>
        </w:rPr>
      </w:r>
      <w:r w:rsidRPr="007C2D68">
        <w:rPr>
          <w:rFonts w:cs="Arial"/>
          <w:sz w:val="18"/>
          <w:szCs w:val="18"/>
        </w:rPr>
        <w:fldChar w:fldCharType="separate"/>
      </w:r>
      <w:r w:rsidR="00D12F12">
        <w:rPr>
          <w:rFonts w:cs="Arial"/>
          <w:sz w:val="18"/>
          <w:szCs w:val="18"/>
        </w:rPr>
        <w:t>(a)</w:t>
      </w:r>
      <w:r w:rsidRPr="007C2D68">
        <w:rPr>
          <w:rFonts w:cs="Arial"/>
          <w:sz w:val="18"/>
          <w:szCs w:val="18"/>
        </w:rPr>
        <w:fldChar w:fldCharType="end"/>
      </w:r>
      <w:r w:rsidRPr="007C2D68">
        <w:rPr>
          <w:rFonts w:cs="Arial"/>
          <w:sz w:val="18"/>
          <w:szCs w:val="18"/>
        </w:rPr>
        <w:fldChar w:fldCharType="begin"/>
      </w:r>
      <w:r w:rsidRPr="007C2D68">
        <w:rPr>
          <w:rFonts w:cs="Arial"/>
          <w:sz w:val="18"/>
          <w:szCs w:val="18"/>
        </w:rPr>
        <w:instrText xml:space="preserve"> REF _Ref93130147 \n \h  \* MERGEFORMAT </w:instrText>
      </w:r>
      <w:r w:rsidRPr="007C2D68">
        <w:rPr>
          <w:rFonts w:cs="Arial"/>
          <w:sz w:val="18"/>
          <w:szCs w:val="18"/>
        </w:rPr>
      </w:r>
      <w:r w:rsidRPr="007C2D68">
        <w:rPr>
          <w:rFonts w:cs="Arial"/>
          <w:sz w:val="18"/>
          <w:szCs w:val="18"/>
        </w:rPr>
        <w:fldChar w:fldCharType="separate"/>
      </w:r>
      <w:r w:rsidR="00D12F12">
        <w:rPr>
          <w:rFonts w:cs="Arial"/>
          <w:sz w:val="18"/>
          <w:szCs w:val="18"/>
        </w:rPr>
        <w:t>(iii)</w:t>
      </w:r>
      <w:r w:rsidRPr="007C2D68">
        <w:rPr>
          <w:rFonts w:cs="Arial"/>
          <w:sz w:val="18"/>
          <w:szCs w:val="18"/>
        </w:rPr>
        <w:fldChar w:fldCharType="end"/>
      </w:r>
      <w:r w:rsidRPr="007C2D68">
        <w:rPr>
          <w:rFonts w:cs="Arial"/>
          <w:sz w:val="18"/>
          <w:szCs w:val="18"/>
        </w:rPr>
        <w:t>; and</w:t>
      </w:r>
    </w:p>
    <w:p w14:paraId="298D5148" w14:textId="7639F9A2" w:rsidR="00DA5375" w:rsidRPr="007C2D68" w:rsidRDefault="00DA5375" w:rsidP="00137A4B">
      <w:pPr>
        <w:pStyle w:val="MELegal4"/>
        <w:numPr>
          <w:ilvl w:val="3"/>
          <w:numId w:val="31"/>
        </w:numPr>
        <w:tabs>
          <w:tab w:val="clear" w:pos="2081"/>
        </w:tabs>
        <w:spacing w:before="0" w:after="120" w:line="240" w:lineRule="auto"/>
        <w:rPr>
          <w:rFonts w:cs="Arial"/>
          <w:sz w:val="18"/>
          <w:szCs w:val="18"/>
        </w:rPr>
      </w:pPr>
      <w:r w:rsidRPr="007C2D68">
        <w:rPr>
          <w:rFonts w:cs="Arial"/>
          <w:sz w:val="18"/>
          <w:szCs w:val="18"/>
        </w:rPr>
        <w:t xml:space="preserve">subject to clause </w:t>
      </w:r>
      <w:r w:rsidRPr="007C2D68">
        <w:rPr>
          <w:rFonts w:cs="Arial"/>
          <w:sz w:val="18"/>
          <w:szCs w:val="18"/>
        </w:rPr>
        <w:fldChar w:fldCharType="begin"/>
      </w:r>
      <w:r w:rsidRPr="007C2D68">
        <w:rPr>
          <w:rFonts w:cs="Arial"/>
          <w:sz w:val="18"/>
          <w:szCs w:val="18"/>
        </w:rPr>
        <w:instrText xml:space="preserve"> REF _Ref467078326 \n \h  \* MERGEFORMAT </w:instrText>
      </w:r>
      <w:r w:rsidRPr="007C2D68">
        <w:rPr>
          <w:rFonts w:cs="Arial"/>
          <w:sz w:val="18"/>
          <w:szCs w:val="18"/>
        </w:rPr>
      </w:r>
      <w:r w:rsidRPr="007C2D68">
        <w:rPr>
          <w:rFonts w:cs="Arial"/>
          <w:sz w:val="18"/>
          <w:szCs w:val="18"/>
        </w:rPr>
        <w:fldChar w:fldCharType="separate"/>
      </w:r>
      <w:r w:rsidR="00D12F12">
        <w:rPr>
          <w:rFonts w:cs="Arial"/>
          <w:sz w:val="18"/>
          <w:szCs w:val="18"/>
        </w:rPr>
        <w:t>6.1</w:t>
      </w:r>
      <w:r w:rsidRPr="007C2D68">
        <w:rPr>
          <w:rFonts w:cs="Arial"/>
          <w:sz w:val="18"/>
          <w:szCs w:val="18"/>
        </w:rPr>
        <w:fldChar w:fldCharType="end"/>
      </w:r>
      <w:r w:rsidRPr="007C2D68">
        <w:rPr>
          <w:rFonts w:cs="Arial"/>
          <w:sz w:val="18"/>
          <w:szCs w:val="18"/>
        </w:rPr>
        <w:fldChar w:fldCharType="begin"/>
      </w:r>
      <w:r w:rsidRPr="007C2D68">
        <w:rPr>
          <w:rFonts w:cs="Arial"/>
          <w:sz w:val="18"/>
          <w:szCs w:val="18"/>
        </w:rPr>
        <w:instrText xml:space="preserve"> REF _Ref467078328 \n \h  \* MERGEFORMAT </w:instrText>
      </w:r>
      <w:r w:rsidRPr="007C2D68">
        <w:rPr>
          <w:rFonts w:cs="Arial"/>
          <w:sz w:val="18"/>
          <w:szCs w:val="18"/>
        </w:rPr>
      </w:r>
      <w:r w:rsidRPr="007C2D68">
        <w:rPr>
          <w:rFonts w:cs="Arial"/>
          <w:sz w:val="18"/>
          <w:szCs w:val="18"/>
        </w:rPr>
        <w:fldChar w:fldCharType="separate"/>
      </w:r>
      <w:r w:rsidR="00D12F12">
        <w:rPr>
          <w:rFonts w:cs="Arial"/>
          <w:sz w:val="18"/>
          <w:szCs w:val="18"/>
        </w:rPr>
        <w:t>(b)</w:t>
      </w:r>
      <w:r w:rsidRPr="007C2D68">
        <w:rPr>
          <w:rFonts w:cs="Arial"/>
          <w:sz w:val="18"/>
          <w:szCs w:val="18"/>
        </w:rPr>
        <w:fldChar w:fldCharType="end"/>
      </w:r>
      <w:r w:rsidRPr="007C2D68">
        <w:rPr>
          <w:rFonts w:cs="Arial"/>
          <w:sz w:val="18"/>
          <w:szCs w:val="18"/>
        </w:rPr>
        <w:t>, will not relieve the remaining Parties of their obligations under this Agreement and they will continue to carry out the Project in accordance with the terms of this Agreement.</w:t>
      </w:r>
    </w:p>
    <w:p w14:paraId="2D73FC8B" w14:textId="77777777" w:rsidR="00DA5375" w:rsidRPr="007C2D68" w:rsidRDefault="00DA5375" w:rsidP="00DA5375">
      <w:pPr>
        <w:pStyle w:val="Style1"/>
        <w:keepNext w:val="0"/>
        <w:widowControl w:val="0"/>
        <w:numPr>
          <w:ilvl w:val="0"/>
          <w:numId w:val="8"/>
        </w:numPr>
        <w:autoSpaceDE w:val="0"/>
        <w:autoSpaceDN w:val="0"/>
        <w:adjustRightInd w:val="0"/>
        <w:spacing w:after="120"/>
        <w:jc w:val="both"/>
        <w:outlineLvl w:val="9"/>
        <w:rPr>
          <w:color w:val="000000" w:themeColor="text1"/>
          <w:sz w:val="18"/>
          <w:szCs w:val="18"/>
        </w:rPr>
      </w:pPr>
      <w:r w:rsidRPr="007C2D68">
        <w:rPr>
          <w:color w:val="000000" w:themeColor="text1"/>
          <w:sz w:val="18"/>
          <w:szCs w:val="18"/>
        </w:rPr>
        <w:t>variation to project</w:t>
      </w:r>
    </w:p>
    <w:p w14:paraId="55AC1B9D" w14:textId="77777777" w:rsidR="00DA5375" w:rsidRPr="007C2D68" w:rsidRDefault="00DA5375" w:rsidP="00DA5375">
      <w:pPr>
        <w:spacing w:after="120"/>
        <w:ind w:left="709"/>
        <w:rPr>
          <w:rFonts w:cs="Arial"/>
          <w:sz w:val="18"/>
          <w:szCs w:val="18"/>
        </w:rPr>
      </w:pPr>
      <w:r w:rsidRPr="007C2D68">
        <w:rPr>
          <w:rFonts w:cs="Arial"/>
          <w:sz w:val="18"/>
          <w:szCs w:val="18"/>
        </w:rPr>
        <w:t>Subject to any variation mechanism that may be set out in the Project Details:</w:t>
      </w:r>
    </w:p>
    <w:p w14:paraId="46AC3BF0"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any significant variation to the Project, including variations to Project scope, Milestones or Deliverables, dealings with Intellectual Property, or cost, must be agreed in writing by the Company and all Project Participants, unless otherwise agreed in writing; and</w:t>
      </w:r>
    </w:p>
    <w:p w14:paraId="58844139"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 xml:space="preserve">a Project Participant will not be compensated for any work performed in </w:t>
      </w:r>
      <w:r w:rsidRPr="007C2D68">
        <w:rPr>
          <w:rFonts w:eastAsia="Calibri"/>
          <w:sz w:val="18"/>
          <w:szCs w:val="18"/>
        </w:rPr>
        <w:lastRenderedPageBreak/>
        <w:t>relation to a variation that has not been authorised in accordance with this clause unless otherwise agreed by the Company (in its sole discretion).</w:t>
      </w:r>
    </w:p>
    <w:p w14:paraId="64C71C25" w14:textId="77777777" w:rsidR="00DA5375" w:rsidRPr="007C2D68" w:rsidRDefault="00DA5375" w:rsidP="00DA5375">
      <w:pPr>
        <w:pStyle w:val="Style1"/>
        <w:keepNext w:val="0"/>
        <w:widowControl w:val="0"/>
        <w:numPr>
          <w:ilvl w:val="0"/>
          <w:numId w:val="8"/>
        </w:numPr>
        <w:autoSpaceDE w:val="0"/>
        <w:autoSpaceDN w:val="0"/>
        <w:adjustRightInd w:val="0"/>
        <w:spacing w:after="120"/>
        <w:jc w:val="both"/>
        <w:outlineLvl w:val="9"/>
        <w:rPr>
          <w:color w:val="000000" w:themeColor="text1"/>
          <w:sz w:val="18"/>
          <w:szCs w:val="18"/>
        </w:rPr>
      </w:pPr>
      <w:bookmarkStart w:id="95" w:name="_Ref467082353"/>
      <w:r w:rsidRPr="007C2D68">
        <w:rPr>
          <w:color w:val="000000" w:themeColor="text1"/>
          <w:sz w:val="18"/>
          <w:szCs w:val="18"/>
        </w:rPr>
        <w:t xml:space="preserve">Termination of Project &amp; </w:t>
      </w:r>
      <w:bookmarkEnd w:id="95"/>
      <w:r w:rsidRPr="007C2D68">
        <w:rPr>
          <w:color w:val="000000" w:themeColor="text1"/>
          <w:sz w:val="18"/>
          <w:szCs w:val="18"/>
        </w:rPr>
        <w:t>Agreement</w:t>
      </w:r>
    </w:p>
    <w:p w14:paraId="458F9B9F"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sz w:val="18"/>
          <w:szCs w:val="18"/>
        </w:rPr>
      </w:pPr>
      <w:r w:rsidRPr="007C2D68">
        <w:rPr>
          <w:b/>
          <w:sz w:val="18"/>
          <w:szCs w:val="18"/>
        </w:rPr>
        <w:t>Termination generally</w:t>
      </w:r>
    </w:p>
    <w:p w14:paraId="3151F6FB" w14:textId="77777777" w:rsidR="00DA5375" w:rsidRPr="007C2D68" w:rsidRDefault="00DA5375" w:rsidP="00DA5375">
      <w:pPr>
        <w:spacing w:after="120"/>
        <w:ind w:left="709"/>
        <w:rPr>
          <w:rFonts w:cs="Arial"/>
          <w:sz w:val="18"/>
          <w:szCs w:val="18"/>
        </w:rPr>
      </w:pPr>
      <w:r w:rsidRPr="007C2D68">
        <w:rPr>
          <w:rFonts w:cs="Arial"/>
          <w:sz w:val="18"/>
          <w:szCs w:val="18"/>
        </w:rPr>
        <w:t>The Project and this Agreement will terminate immediately:</w:t>
      </w:r>
    </w:p>
    <w:p w14:paraId="307CDB51"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 xml:space="preserve">if the Parties by unanimous written resolution agree to terminate the Project and this </w:t>
      </w:r>
      <w:proofErr w:type="gramStart"/>
      <w:r w:rsidRPr="007C2D68">
        <w:rPr>
          <w:rFonts w:eastAsia="Calibri"/>
          <w:sz w:val="18"/>
          <w:szCs w:val="18"/>
        </w:rPr>
        <w:t>Agreement;</w:t>
      </w:r>
      <w:proofErr w:type="gramEnd"/>
    </w:p>
    <w:p w14:paraId="40F68DFD" w14:textId="682C8EDE"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 xml:space="preserve">where pursuant to clause </w:t>
      </w:r>
      <w:r w:rsidRPr="007C2D68">
        <w:rPr>
          <w:rFonts w:eastAsia="Calibri"/>
          <w:sz w:val="18"/>
          <w:szCs w:val="18"/>
        </w:rPr>
        <w:fldChar w:fldCharType="begin"/>
      </w:r>
      <w:r w:rsidRPr="007C2D68">
        <w:rPr>
          <w:rFonts w:eastAsia="Calibri"/>
          <w:sz w:val="18"/>
          <w:szCs w:val="18"/>
        </w:rPr>
        <w:instrText xml:space="preserve"> REF _Ref467078346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6</w:t>
      </w:r>
      <w:r w:rsidRPr="007C2D68">
        <w:rPr>
          <w:rFonts w:eastAsia="Calibri"/>
          <w:sz w:val="18"/>
          <w:szCs w:val="18"/>
        </w:rPr>
        <w:fldChar w:fldCharType="end"/>
      </w:r>
      <w:r w:rsidRPr="007C2D68">
        <w:rPr>
          <w:rFonts w:eastAsia="Calibri"/>
          <w:sz w:val="18"/>
          <w:szCs w:val="18"/>
        </w:rPr>
        <w:t xml:space="preserve"> all but one of the Parties has withdrawn or been expelled from the Project and this Agreement; and</w:t>
      </w:r>
    </w:p>
    <w:p w14:paraId="4DB1FB66" w14:textId="77A6F43D"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 xml:space="preserve">as provided in clause </w:t>
      </w:r>
      <w:r w:rsidRPr="007C2D68">
        <w:rPr>
          <w:rFonts w:eastAsia="Calibri"/>
          <w:sz w:val="18"/>
          <w:szCs w:val="18"/>
        </w:rPr>
        <w:fldChar w:fldCharType="begin"/>
      </w:r>
      <w:r w:rsidRPr="007C2D68">
        <w:rPr>
          <w:rFonts w:eastAsia="Calibri"/>
          <w:sz w:val="18"/>
          <w:szCs w:val="18"/>
        </w:rPr>
        <w:instrText xml:space="preserve"> REF _Ref467078358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8.4</w:t>
      </w:r>
      <w:r w:rsidRPr="007C2D68">
        <w:rPr>
          <w:rFonts w:eastAsia="Calibri"/>
          <w:sz w:val="18"/>
          <w:szCs w:val="18"/>
        </w:rPr>
        <w:fldChar w:fldCharType="end"/>
      </w:r>
      <w:r w:rsidRPr="007C2D68">
        <w:rPr>
          <w:rFonts w:eastAsia="Calibri"/>
          <w:sz w:val="18"/>
          <w:szCs w:val="18"/>
        </w:rPr>
        <w:t>.</w:t>
      </w:r>
    </w:p>
    <w:p w14:paraId="400665C0"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sz w:val="18"/>
          <w:szCs w:val="18"/>
        </w:rPr>
      </w:pPr>
      <w:bookmarkStart w:id="96" w:name="_Ref467078377"/>
      <w:r w:rsidRPr="007C2D68">
        <w:rPr>
          <w:b/>
          <w:sz w:val="18"/>
          <w:szCs w:val="18"/>
        </w:rPr>
        <w:t>Termination by the Company</w:t>
      </w:r>
      <w:bookmarkEnd w:id="96"/>
    </w:p>
    <w:p w14:paraId="507A4D97" w14:textId="77777777" w:rsidR="00DA5375" w:rsidRPr="007C2D68" w:rsidRDefault="00DA5375" w:rsidP="00DA5375">
      <w:pPr>
        <w:spacing w:after="120"/>
        <w:ind w:left="709"/>
        <w:rPr>
          <w:rFonts w:cs="Arial"/>
          <w:sz w:val="18"/>
          <w:szCs w:val="18"/>
        </w:rPr>
      </w:pPr>
      <w:r w:rsidRPr="007C2D68">
        <w:rPr>
          <w:rFonts w:cs="Arial"/>
          <w:sz w:val="18"/>
          <w:szCs w:val="18"/>
        </w:rPr>
        <w:t>The Company may terminate the Project and this Agreement upon 30 days written notice to the Project Participants:</w:t>
      </w:r>
    </w:p>
    <w:p w14:paraId="7EFF87B2"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bookmarkStart w:id="97" w:name="_Ref478499126"/>
      <w:r w:rsidRPr="007C2D68">
        <w:rPr>
          <w:rFonts w:eastAsia="Calibri"/>
          <w:sz w:val="18"/>
          <w:szCs w:val="18"/>
        </w:rPr>
        <w:t xml:space="preserve">if a Milestone is not achieved by the date by which it was required to be achieved and remains not achieved after 30 days following a notice from the Company to the Project Participants (or longer </w:t>
      </w:r>
      <w:proofErr w:type="gramStart"/>
      <w:r w:rsidRPr="007C2D68">
        <w:rPr>
          <w:rFonts w:eastAsia="Calibri"/>
          <w:sz w:val="18"/>
          <w:szCs w:val="18"/>
        </w:rPr>
        <w:t>period of time</w:t>
      </w:r>
      <w:proofErr w:type="gramEnd"/>
      <w:r w:rsidRPr="007C2D68">
        <w:rPr>
          <w:rFonts w:eastAsia="Calibri"/>
          <w:sz w:val="18"/>
          <w:szCs w:val="18"/>
        </w:rPr>
        <w:t xml:space="preserve"> specified by the Company in the notice);</w:t>
      </w:r>
      <w:bookmarkEnd w:id="97"/>
      <w:r w:rsidRPr="007C2D68">
        <w:rPr>
          <w:rFonts w:eastAsia="Calibri"/>
          <w:sz w:val="18"/>
          <w:szCs w:val="18"/>
        </w:rPr>
        <w:t xml:space="preserve"> or</w:t>
      </w:r>
    </w:p>
    <w:p w14:paraId="2C05C2CF"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 xml:space="preserve">if a Deliverable has not been provided by the date by which it was required to be provided and remains not provided after 30 days following a notice from the Company to the Project Participants (or longer </w:t>
      </w:r>
      <w:proofErr w:type="gramStart"/>
      <w:r w:rsidRPr="007C2D68">
        <w:rPr>
          <w:rFonts w:eastAsia="Calibri"/>
          <w:sz w:val="18"/>
          <w:szCs w:val="18"/>
        </w:rPr>
        <w:t>period of time</w:t>
      </w:r>
      <w:proofErr w:type="gramEnd"/>
      <w:r w:rsidRPr="007C2D68">
        <w:rPr>
          <w:rFonts w:eastAsia="Calibri"/>
          <w:sz w:val="18"/>
          <w:szCs w:val="18"/>
        </w:rPr>
        <w:t xml:space="preserve"> specified by the Company in the notice),</w:t>
      </w:r>
    </w:p>
    <w:p w14:paraId="740F3E83" w14:textId="77777777" w:rsidR="00DA5375" w:rsidRPr="007C2D68" w:rsidRDefault="00DA5375" w:rsidP="00DA5375">
      <w:pPr>
        <w:pStyle w:val="MELegal3"/>
        <w:numPr>
          <w:ilvl w:val="0"/>
          <w:numId w:val="0"/>
        </w:numPr>
        <w:spacing w:after="120" w:line="240" w:lineRule="auto"/>
        <w:ind w:left="680"/>
        <w:rPr>
          <w:rFonts w:cs="Arial"/>
          <w:sz w:val="18"/>
          <w:szCs w:val="18"/>
        </w:rPr>
      </w:pPr>
      <w:bookmarkStart w:id="98" w:name="_Ref89573194"/>
      <w:r w:rsidRPr="007C2D68">
        <w:rPr>
          <w:rFonts w:cs="Arial"/>
          <w:sz w:val="18"/>
          <w:szCs w:val="18"/>
        </w:rPr>
        <w:t>provided that if required by the Commonwealth Agreement, the Commonwealth has been informed of the proposed termination and does not object to the termination of the Project.</w:t>
      </w:r>
      <w:bookmarkEnd w:id="98"/>
    </w:p>
    <w:p w14:paraId="07DE1417"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sz w:val="18"/>
          <w:szCs w:val="18"/>
        </w:rPr>
      </w:pPr>
      <w:bookmarkStart w:id="99" w:name="_Ref467094786"/>
      <w:r w:rsidRPr="007C2D68">
        <w:rPr>
          <w:b/>
          <w:sz w:val="18"/>
          <w:szCs w:val="18"/>
        </w:rPr>
        <w:t>Consequences of termination</w:t>
      </w:r>
      <w:bookmarkEnd w:id="99"/>
    </w:p>
    <w:p w14:paraId="6DB56A6E" w14:textId="77777777" w:rsidR="00DA5375" w:rsidRPr="007C2D68" w:rsidRDefault="00DA5375" w:rsidP="00DA5375">
      <w:pPr>
        <w:pStyle w:val="ListParagraph"/>
        <w:spacing w:after="120"/>
        <w:ind w:left="719"/>
        <w:contextualSpacing w:val="0"/>
        <w:rPr>
          <w:rFonts w:cs="Arial"/>
          <w:sz w:val="18"/>
          <w:szCs w:val="18"/>
        </w:rPr>
      </w:pPr>
      <w:r w:rsidRPr="007C2D68">
        <w:rPr>
          <w:rFonts w:cs="Arial"/>
          <w:sz w:val="18"/>
          <w:szCs w:val="18"/>
        </w:rPr>
        <w:t>Termination of the Project for any reason will be without prejudice to the continuing enforceability of any rights or obligations of the Parties accrued at the time of termination.</w:t>
      </w:r>
    </w:p>
    <w:p w14:paraId="63C0E104"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sz w:val="18"/>
          <w:szCs w:val="18"/>
        </w:rPr>
      </w:pPr>
      <w:bookmarkStart w:id="100" w:name="_Ref467078358"/>
      <w:r w:rsidRPr="007C2D68">
        <w:rPr>
          <w:b/>
          <w:sz w:val="18"/>
          <w:szCs w:val="18"/>
        </w:rPr>
        <w:t xml:space="preserve">Termination of </w:t>
      </w:r>
      <w:bookmarkEnd w:id="100"/>
      <w:r w:rsidRPr="007C2D68">
        <w:rPr>
          <w:b/>
          <w:sz w:val="18"/>
          <w:szCs w:val="18"/>
        </w:rPr>
        <w:t>Participants Agreement</w:t>
      </w:r>
    </w:p>
    <w:p w14:paraId="79853562" w14:textId="77777777" w:rsidR="00DA5375" w:rsidRPr="007C2D68" w:rsidRDefault="00DA5375" w:rsidP="00DA5375">
      <w:pPr>
        <w:pStyle w:val="ListParagraph"/>
        <w:spacing w:after="120"/>
        <w:ind w:left="719"/>
        <w:contextualSpacing w:val="0"/>
        <w:rPr>
          <w:rFonts w:cs="Arial"/>
          <w:sz w:val="18"/>
          <w:szCs w:val="18"/>
        </w:rPr>
      </w:pPr>
      <w:r w:rsidRPr="007C2D68">
        <w:rPr>
          <w:rFonts w:cs="Arial"/>
          <w:sz w:val="18"/>
          <w:szCs w:val="18"/>
        </w:rPr>
        <w:t>The Project and this Agreement will automatically terminate if the Participants Agreement is terminated for whatever reason, unless otherwise agreed by the Parties.</w:t>
      </w:r>
    </w:p>
    <w:p w14:paraId="065DF621"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sz w:val="18"/>
          <w:szCs w:val="18"/>
        </w:rPr>
      </w:pPr>
      <w:r w:rsidRPr="007C2D68">
        <w:rPr>
          <w:b/>
          <w:sz w:val="18"/>
          <w:szCs w:val="18"/>
        </w:rPr>
        <w:t>Ceasing to be a Participant</w:t>
      </w:r>
    </w:p>
    <w:p w14:paraId="5DB7F779" w14:textId="7BE84741" w:rsidR="00DA5375" w:rsidRPr="007C2D68" w:rsidRDefault="00DA5375" w:rsidP="00DA5375">
      <w:pPr>
        <w:pStyle w:val="Style2"/>
        <w:numPr>
          <w:ilvl w:val="0"/>
          <w:numId w:val="0"/>
        </w:numPr>
        <w:spacing w:after="120"/>
        <w:ind w:left="709"/>
        <w:rPr>
          <w:sz w:val="18"/>
          <w:szCs w:val="18"/>
        </w:rPr>
      </w:pPr>
      <w:r w:rsidRPr="007C2D68">
        <w:rPr>
          <w:sz w:val="18"/>
          <w:szCs w:val="18"/>
        </w:rPr>
        <w:t xml:space="preserve">If a Project Participant that is a Participant at the Commencement Date ceases to be a Participant prior to the end of the Term but does not withdraw from the Project in accordance with clause </w:t>
      </w:r>
      <w:r w:rsidRPr="007C2D68">
        <w:rPr>
          <w:sz w:val="18"/>
          <w:szCs w:val="18"/>
        </w:rPr>
        <w:fldChar w:fldCharType="begin"/>
      </w:r>
      <w:r w:rsidRPr="007C2D68">
        <w:rPr>
          <w:sz w:val="18"/>
          <w:szCs w:val="18"/>
        </w:rPr>
        <w:instrText xml:space="preserve"> REF _Ref467078346 \n \h  \* MERGEFORMAT </w:instrText>
      </w:r>
      <w:r w:rsidRPr="007C2D68">
        <w:rPr>
          <w:sz w:val="18"/>
          <w:szCs w:val="18"/>
        </w:rPr>
      </w:r>
      <w:r w:rsidRPr="007C2D68">
        <w:rPr>
          <w:sz w:val="18"/>
          <w:szCs w:val="18"/>
        </w:rPr>
        <w:fldChar w:fldCharType="separate"/>
      </w:r>
      <w:r w:rsidR="00D12F12">
        <w:rPr>
          <w:sz w:val="18"/>
          <w:szCs w:val="18"/>
        </w:rPr>
        <w:t>6</w:t>
      </w:r>
      <w:r w:rsidRPr="007C2D68">
        <w:rPr>
          <w:sz w:val="18"/>
          <w:szCs w:val="18"/>
        </w:rPr>
        <w:fldChar w:fldCharType="end"/>
      </w:r>
      <w:r w:rsidRPr="007C2D68">
        <w:rPr>
          <w:sz w:val="18"/>
          <w:szCs w:val="18"/>
        </w:rPr>
        <w:t>, then the Board, acting reasonably, will determine the consequences for the Project Participant under this Agreement.</w:t>
      </w:r>
    </w:p>
    <w:p w14:paraId="759DD297" w14:textId="72A6558C" w:rsidR="00DA5375" w:rsidRPr="007C2D68" w:rsidRDefault="00DA5375" w:rsidP="00DA5375">
      <w:pPr>
        <w:pStyle w:val="Style1"/>
        <w:keepNext w:val="0"/>
        <w:widowControl w:val="0"/>
        <w:numPr>
          <w:ilvl w:val="0"/>
          <w:numId w:val="8"/>
        </w:numPr>
        <w:autoSpaceDE w:val="0"/>
        <w:autoSpaceDN w:val="0"/>
        <w:adjustRightInd w:val="0"/>
        <w:spacing w:after="120"/>
        <w:jc w:val="both"/>
        <w:outlineLvl w:val="9"/>
        <w:rPr>
          <w:color w:val="000000" w:themeColor="text1"/>
          <w:sz w:val="18"/>
          <w:szCs w:val="18"/>
        </w:rPr>
      </w:pPr>
      <w:bookmarkStart w:id="101" w:name="_Ref467080212"/>
      <w:r w:rsidRPr="007C2D68">
        <w:rPr>
          <w:color w:val="000000" w:themeColor="text1"/>
          <w:sz w:val="18"/>
          <w:szCs w:val="18"/>
        </w:rPr>
        <w:t>project ip</w:t>
      </w:r>
      <w:bookmarkEnd w:id="83"/>
      <w:bookmarkEnd w:id="101"/>
    </w:p>
    <w:p w14:paraId="42A4F1CD"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sz w:val="18"/>
          <w:szCs w:val="18"/>
        </w:rPr>
      </w:pPr>
      <w:bookmarkStart w:id="102" w:name="_Ref473216111"/>
      <w:bookmarkStart w:id="103" w:name="_Ref411340865"/>
      <w:bookmarkStart w:id="104" w:name="_Ref426366633"/>
      <w:r w:rsidRPr="007C2D68">
        <w:rPr>
          <w:b/>
          <w:sz w:val="18"/>
          <w:szCs w:val="18"/>
        </w:rPr>
        <w:t>Ownership of Project IP</w:t>
      </w:r>
      <w:bookmarkEnd w:id="102"/>
    </w:p>
    <w:p w14:paraId="4CDD248E" w14:textId="76A57A76" w:rsidR="00DA5375" w:rsidRPr="007C2D68" w:rsidRDefault="00DA5375" w:rsidP="00DA5375">
      <w:pPr>
        <w:pStyle w:val="Style2"/>
        <w:numPr>
          <w:ilvl w:val="0"/>
          <w:numId w:val="0"/>
        </w:numPr>
        <w:spacing w:after="120"/>
        <w:ind w:left="709"/>
        <w:rPr>
          <w:rFonts w:eastAsia="Calibri"/>
          <w:sz w:val="18"/>
          <w:szCs w:val="18"/>
        </w:rPr>
      </w:pPr>
      <w:r w:rsidRPr="007C2D68">
        <w:rPr>
          <w:rFonts w:eastAsia="Calibri"/>
          <w:sz w:val="18"/>
          <w:szCs w:val="18"/>
        </w:rPr>
        <w:t xml:space="preserve">Except to the extent otherwise </w:t>
      </w:r>
      <w:proofErr w:type="gramStart"/>
      <w:r w:rsidRPr="007C2D68">
        <w:rPr>
          <w:rFonts w:eastAsia="Calibri"/>
          <w:sz w:val="18"/>
          <w:szCs w:val="18"/>
        </w:rPr>
        <w:t>detailed in Item 6.1 of the Project Details and subject at all times</w:t>
      </w:r>
      <w:proofErr w:type="gramEnd"/>
      <w:r w:rsidRPr="007C2D68">
        <w:rPr>
          <w:rFonts w:eastAsia="Calibri"/>
          <w:sz w:val="18"/>
          <w:szCs w:val="18"/>
        </w:rPr>
        <w:t xml:space="preserve"> to the licences detailed in clause </w:t>
      </w:r>
      <w:r w:rsidRPr="007C2D68">
        <w:rPr>
          <w:rFonts w:eastAsia="Calibri"/>
          <w:sz w:val="18"/>
          <w:szCs w:val="18"/>
        </w:rPr>
        <w:fldChar w:fldCharType="begin"/>
      </w:r>
      <w:r w:rsidRPr="007C2D68">
        <w:rPr>
          <w:rFonts w:eastAsia="Calibri"/>
          <w:sz w:val="18"/>
          <w:szCs w:val="18"/>
        </w:rPr>
        <w:instrText xml:space="preserve"> REF _Ref473192558 \n \h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10</w:t>
      </w:r>
      <w:r w:rsidRPr="007C2D68">
        <w:rPr>
          <w:rFonts w:eastAsia="Calibri"/>
          <w:sz w:val="18"/>
          <w:szCs w:val="18"/>
        </w:rPr>
        <w:fldChar w:fldCharType="end"/>
      </w:r>
      <w:r w:rsidRPr="007C2D68">
        <w:rPr>
          <w:rFonts w:eastAsia="Calibri"/>
          <w:sz w:val="18"/>
          <w:szCs w:val="18"/>
        </w:rPr>
        <w:t>:</w:t>
      </w:r>
    </w:p>
    <w:p w14:paraId="5AD048AE"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 xml:space="preserve">Project IP will vest </w:t>
      </w:r>
      <w:r w:rsidRPr="007C2D68">
        <w:rPr>
          <w:sz w:val="18"/>
          <w:szCs w:val="18"/>
        </w:rPr>
        <w:t xml:space="preserve">legally and beneficially in the LPP upon </w:t>
      </w:r>
      <w:proofErr w:type="gramStart"/>
      <w:r w:rsidRPr="007C2D68">
        <w:rPr>
          <w:sz w:val="18"/>
          <w:szCs w:val="18"/>
        </w:rPr>
        <w:t>creation;</w:t>
      </w:r>
      <w:proofErr w:type="gramEnd"/>
    </w:p>
    <w:p w14:paraId="03812709"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sz w:val="18"/>
          <w:szCs w:val="18"/>
        </w:rPr>
        <w:t>the Company will hold the</w:t>
      </w:r>
      <w:r w:rsidRPr="007C2D68">
        <w:rPr>
          <w:rFonts w:eastAsia="Calibri"/>
          <w:sz w:val="18"/>
          <w:szCs w:val="18"/>
        </w:rPr>
        <w:t xml:space="preserve"> Project IP on trust for the Parties during the Term; and</w:t>
      </w:r>
    </w:p>
    <w:p w14:paraId="0CC3465C"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bookmarkStart w:id="105" w:name="_Ref482971343"/>
      <w:r w:rsidRPr="007C2D68">
        <w:rPr>
          <w:rFonts w:eastAsia="Calibri"/>
          <w:sz w:val="18"/>
          <w:szCs w:val="18"/>
        </w:rPr>
        <w:t>at the end of the Term:</w:t>
      </w:r>
      <w:bookmarkEnd w:id="105"/>
    </w:p>
    <w:p w14:paraId="3A6EF2D7" w14:textId="77777777" w:rsidR="00DA5375" w:rsidRPr="007C2D68" w:rsidRDefault="00DA5375" w:rsidP="00137A4B">
      <w:pPr>
        <w:pStyle w:val="MELegal4"/>
        <w:numPr>
          <w:ilvl w:val="3"/>
          <w:numId w:val="32"/>
        </w:numPr>
        <w:tabs>
          <w:tab w:val="clear" w:pos="2081"/>
        </w:tabs>
        <w:spacing w:before="0" w:after="120" w:line="240" w:lineRule="auto"/>
        <w:rPr>
          <w:rFonts w:cs="Arial"/>
          <w:sz w:val="18"/>
          <w:szCs w:val="18"/>
        </w:rPr>
      </w:pPr>
      <w:bookmarkStart w:id="106" w:name="_Ref482971769"/>
      <w:r w:rsidRPr="007C2D68">
        <w:rPr>
          <w:rFonts w:cs="Arial"/>
          <w:sz w:val="18"/>
          <w:szCs w:val="18"/>
        </w:rPr>
        <w:t>the LPP will assign the legal and/or beneficial interest in the Project IP to such other of the Parties as detailed in Item 6.1 of the Project Details; or</w:t>
      </w:r>
      <w:bookmarkEnd w:id="106"/>
    </w:p>
    <w:p w14:paraId="4D66FD84" w14:textId="77777777" w:rsidR="00DA5375" w:rsidRPr="007C2D68" w:rsidRDefault="00DA5375" w:rsidP="00137A4B">
      <w:pPr>
        <w:pStyle w:val="MELegal4"/>
        <w:numPr>
          <w:ilvl w:val="3"/>
          <w:numId w:val="32"/>
        </w:numPr>
        <w:tabs>
          <w:tab w:val="clear" w:pos="2081"/>
        </w:tabs>
        <w:spacing w:before="0" w:after="120" w:line="240" w:lineRule="auto"/>
        <w:rPr>
          <w:rFonts w:cs="Arial"/>
          <w:sz w:val="18"/>
          <w:szCs w:val="18"/>
        </w:rPr>
      </w:pPr>
      <w:bookmarkStart w:id="107" w:name="_Ref482971786"/>
      <w:r w:rsidRPr="007C2D68">
        <w:rPr>
          <w:rFonts w:cs="Arial"/>
          <w:sz w:val="18"/>
          <w:szCs w:val="18"/>
        </w:rPr>
        <w:t>the LPP will retain the legal and/or beneficial interest in the Project IP for such period and on such terms as detailed in Item 6.1 of the Project Details,</w:t>
      </w:r>
      <w:bookmarkEnd w:id="107"/>
    </w:p>
    <w:p w14:paraId="0318A1E0" w14:textId="03438AA5" w:rsidR="00DA5375" w:rsidRPr="007C2D68" w:rsidRDefault="00DA5375" w:rsidP="00137A4B">
      <w:pPr>
        <w:pStyle w:val="MELegal4"/>
        <w:numPr>
          <w:ilvl w:val="3"/>
          <w:numId w:val="32"/>
        </w:numPr>
        <w:tabs>
          <w:tab w:val="clear" w:pos="2081"/>
        </w:tabs>
        <w:spacing w:before="0" w:after="120" w:line="240" w:lineRule="auto"/>
        <w:rPr>
          <w:rFonts w:cs="Arial"/>
          <w:sz w:val="18"/>
          <w:szCs w:val="18"/>
        </w:rPr>
      </w:pPr>
      <w:r w:rsidRPr="007C2D68">
        <w:rPr>
          <w:rFonts w:cs="Arial"/>
          <w:sz w:val="18"/>
          <w:szCs w:val="18"/>
        </w:rPr>
        <w:t xml:space="preserve">(and the Lead Project Party and/or other Parties under </w:t>
      </w:r>
      <w:r w:rsidRPr="007C2D68">
        <w:rPr>
          <w:rFonts w:cs="Arial"/>
          <w:sz w:val="18"/>
          <w:szCs w:val="18"/>
        </w:rPr>
        <w:fldChar w:fldCharType="begin"/>
      </w:r>
      <w:r w:rsidRPr="007C2D68">
        <w:rPr>
          <w:rFonts w:cs="Arial"/>
          <w:sz w:val="18"/>
          <w:szCs w:val="18"/>
        </w:rPr>
        <w:instrText xml:space="preserve"> REF _Ref473216111 \n \h </w:instrText>
      </w:r>
      <w:r w:rsidR="00F9226F" w:rsidRPr="007C2D68">
        <w:rPr>
          <w:rFonts w:cs="Arial"/>
          <w:sz w:val="18"/>
          <w:szCs w:val="18"/>
        </w:rPr>
        <w:instrText xml:space="preserve"> \* MERGEFORMAT </w:instrText>
      </w:r>
      <w:r w:rsidRPr="007C2D68">
        <w:rPr>
          <w:rFonts w:cs="Arial"/>
          <w:sz w:val="18"/>
          <w:szCs w:val="18"/>
        </w:rPr>
      </w:r>
      <w:r w:rsidRPr="007C2D68">
        <w:rPr>
          <w:rFonts w:cs="Arial"/>
          <w:sz w:val="18"/>
          <w:szCs w:val="18"/>
        </w:rPr>
        <w:fldChar w:fldCharType="separate"/>
      </w:r>
      <w:r w:rsidR="00D12F12">
        <w:rPr>
          <w:rFonts w:cs="Arial"/>
          <w:sz w:val="18"/>
          <w:szCs w:val="18"/>
        </w:rPr>
        <w:t>9.1</w:t>
      </w:r>
      <w:r w:rsidRPr="007C2D68">
        <w:rPr>
          <w:rFonts w:cs="Arial"/>
          <w:sz w:val="18"/>
          <w:szCs w:val="18"/>
        </w:rPr>
        <w:fldChar w:fldCharType="end"/>
      </w:r>
      <w:r w:rsidRPr="007C2D68">
        <w:rPr>
          <w:rFonts w:cs="Arial"/>
          <w:sz w:val="18"/>
          <w:szCs w:val="18"/>
        </w:rPr>
        <w:fldChar w:fldCharType="begin"/>
      </w:r>
      <w:r w:rsidRPr="007C2D68">
        <w:rPr>
          <w:rFonts w:cs="Arial"/>
          <w:sz w:val="18"/>
          <w:szCs w:val="18"/>
        </w:rPr>
        <w:instrText xml:space="preserve"> REF _Ref482971343 \n \h </w:instrText>
      </w:r>
      <w:r w:rsidR="00F9226F" w:rsidRPr="007C2D68">
        <w:rPr>
          <w:rFonts w:cs="Arial"/>
          <w:sz w:val="18"/>
          <w:szCs w:val="18"/>
        </w:rPr>
        <w:instrText xml:space="preserve"> \* MERGEFORMAT </w:instrText>
      </w:r>
      <w:r w:rsidRPr="007C2D68">
        <w:rPr>
          <w:rFonts w:cs="Arial"/>
          <w:sz w:val="18"/>
          <w:szCs w:val="18"/>
        </w:rPr>
      </w:r>
      <w:r w:rsidRPr="007C2D68">
        <w:rPr>
          <w:rFonts w:cs="Arial"/>
          <w:sz w:val="18"/>
          <w:szCs w:val="18"/>
        </w:rPr>
        <w:fldChar w:fldCharType="separate"/>
      </w:r>
      <w:r w:rsidR="00D12F12">
        <w:rPr>
          <w:rFonts w:cs="Arial"/>
          <w:sz w:val="18"/>
          <w:szCs w:val="18"/>
        </w:rPr>
        <w:t>(c)</w:t>
      </w:r>
      <w:r w:rsidRPr="007C2D68">
        <w:rPr>
          <w:rFonts w:cs="Arial"/>
          <w:sz w:val="18"/>
          <w:szCs w:val="18"/>
        </w:rPr>
        <w:fldChar w:fldCharType="end"/>
      </w:r>
      <w:r w:rsidRPr="007C2D68">
        <w:rPr>
          <w:rFonts w:cs="Arial"/>
          <w:sz w:val="18"/>
          <w:szCs w:val="18"/>
        </w:rPr>
        <w:fldChar w:fldCharType="begin"/>
      </w:r>
      <w:r w:rsidRPr="007C2D68">
        <w:rPr>
          <w:rFonts w:cs="Arial"/>
          <w:sz w:val="18"/>
          <w:szCs w:val="18"/>
        </w:rPr>
        <w:instrText xml:space="preserve"> REF _Ref482971769 \n \h </w:instrText>
      </w:r>
      <w:r w:rsidR="00F9226F" w:rsidRPr="007C2D68">
        <w:rPr>
          <w:rFonts w:cs="Arial"/>
          <w:sz w:val="18"/>
          <w:szCs w:val="18"/>
        </w:rPr>
        <w:instrText xml:space="preserve"> \* MERGEFORMAT </w:instrText>
      </w:r>
      <w:r w:rsidRPr="007C2D68">
        <w:rPr>
          <w:rFonts w:cs="Arial"/>
          <w:sz w:val="18"/>
          <w:szCs w:val="18"/>
        </w:rPr>
      </w:r>
      <w:r w:rsidRPr="007C2D68">
        <w:rPr>
          <w:rFonts w:cs="Arial"/>
          <w:sz w:val="18"/>
          <w:szCs w:val="18"/>
        </w:rPr>
        <w:fldChar w:fldCharType="separate"/>
      </w:r>
      <w:r w:rsidR="00D12F12">
        <w:rPr>
          <w:rFonts w:cs="Arial"/>
          <w:sz w:val="18"/>
          <w:szCs w:val="18"/>
        </w:rPr>
        <w:t>(</w:t>
      </w:r>
      <w:proofErr w:type="spellStart"/>
      <w:r w:rsidR="00D12F12">
        <w:rPr>
          <w:rFonts w:cs="Arial"/>
          <w:sz w:val="18"/>
          <w:szCs w:val="18"/>
        </w:rPr>
        <w:t>i</w:t>
      </w:r>
      <w:proofErr w:type="spellEnd"/>
      <w:r w:rsidR="00D12F12">
        <w:rPr>
          <w:rFonts w:cs="Arial"/>
          <w:sz w:val="18"/>
          <w:szCs w:val="18"/>
        </w:rPr>
        <w:t>)</w:t>
      </w:r>
      <w:r w:rsidRPr="007C2D68">
        <w:rPr>
          <w:rFonts w:cs="Arial"/>
          <w:sz w:val="18"/>
          <w:szCs w:val="18"/>
        </w:rPr>
        <w:fldChar w:fldCharType="end"/>
      </w:r>
      <w:r w:rsidRPr="007C2D68">
        <w:rPr>
          <w:rFonts w:cs="Arial"/>
          <w:sz w:val="18"/>
          <w:szCs w:val="18"/>
        </w:rPr>
        <w:t>,, is or are the Project IP Rights Holder).</w:t>
      </w:r>
    </w:p>
    <w:p w14:paraId="6306B795" w14:textId="013C8BA6" w:rsidR="00DA5375" w:rsidRPr="007C2D68" w:rsidRDefault="00DA5375" w:rsidP="00DA5375">
      <w:pPr>
        <w:pStyle w:val="Style2"/>
        <w:widowControl w:val="0"/>
        <w:numPr>
          <w:ilvl w:val="1"/>
          <w:numId w:val="8"/>
        </w:numPr>
        <w:autoSpaceDE w:val="0"/>
        <w:autoSpaceDN w:val="0"/>
        <w:adjustRightInd w:val="0"/>
        <w:spacing w:after="120"/>
        <w:ind w:left="709" w:hanging="709"/>
        <w:rPr>
          <w:sz w:val="18"/>
          <w:szCs w:val="18"/>
        </w:rPr>
      </w:pPr>
      <w:bookmarkStart w:id="108" w:name="_Ref482720869"/>
      <w:r w:rsidRPr="007C2D68">
        <w:rPr>
          <w:b/>
          <w:sz w:val="18"/>
          <w:szCs w:val="18"/>
        </w:rPr>
        <w:t>Vesting of ownership</w:t>
      </w:r>
      <w:bookmarkEnd w:id="108"/>
    </w:p>
    <w:p w14:paraId="13BDCB97" w14:textId="77777777" w:rsidR="00DA5375" w:rsidRPr="007C2D68" w:rsidRDefault="00DA5375" w:rsidP="00DA5375">
      <w:pPr>
        <w:pStyle w:val="Style2"/>
        <w:numPr>
          <w:ilvl w:val="0"/>
          <w:numId w:val="0"/>
        </w:numPr>
        <w:spacing w:after="120"/>
        <w:ind w:left="709"/>
        <w:rPr>
          <w:sz w:val="18"/>
          <w:szCs w:val="18"/>
        </w:rPr>
      </w:pPr>
      <w:r w:rsidRPr="007C2D68">
        <w:rPr>
          <w:sz w:val="18"/>
          <w:szCs w:val="18"/>
        </w:rPr>
        <w:t>The Parties must co-operate with each other Party and promptly do all acts and things and execute all documents which may be necessary or desirable for the purpose of vesting ownership of the legal and beneficial interest in the Project IP as required from time to time under this Agreement.</w:t>
      </w:r>
    </w:p>
    <w:p w14:paraId="73381F04"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sz w:val="18"/>
          <w:szCs w:val="18"/>
        </w:rPr>
      </w:pPr>
      <w:r w:rsidRPr="007C2D68">
        <w:rPr>
          <w:b/>
          <w:sz w:val="18"/>
          <w:szCs w:val="18"/>
        </w:rPr>
        <w:t>Dealing with Project IP</w:t>
      </w:r>
    </w:p>
    <w:p w14:paraId="4B0AE160" w14:textId="7A6F19D0" w:rsidR="00DA5375" w:rsidRPr="007C2D68" w:rsidRDefault="00DA5375" w:rsidP="00DA5375">
      <w:pPr>
        <w:pStyle w:val="Style2"/>
        <w:numPr>
          <w:ilvl w:val="0"/>
          <w:numId w:val="0"/>
        </w:numPr>
        <w:spacing w:after="120"/>
        <w:ind w:left="709"/>
        <w:rPr>
          <w:sz w:val="18"/>
          <w:szCs w:val="18"/>
        </w:rPr>
      </w:pPr>
      <w:r w:rsidRPr="007C2D68">
        <w:rPr>
          <w:sz w:val="18"/>
          <w:szCs w:val="18"/>
        </w:rPr>
        <w:t xml:space="preserve">Subject to clauses </w:t>
      </w:r>
      <w:r w:rsidRPr="007C2D68">
        <w:rPr>
          <w:sz w:val="18"/>
          <w:szCs w:val="18"/>
        </w:rPr>
        <w:fldChar w:fldCharType="begin"/>
      </w:r>
      <w:r w:rsidRPr="007C2D68">
        <w:rPr>
          <w:sz w:val="18"/>
          <w:szCs w:val="18"/>
        </w:rPr>
        <w:instrText xml:space="preserve"> REF _Ref473192558 \n \h  \* MERGEFORMAT </w:instrText>
      </w:r>
      <w:r w:rsidRPr="007C2D68">
        <w:rPr>
          <w:sz w:val="18"/>
          <w:szCs w:val="18"/>
        </w:rPr>
      </w:r>
      <w:r w:rsidRPr="007C2D68">
        <w:rPr>
          <w:sz w:val="18"/>
          <w:szCs w:val="18"/>
        </w:rPr>
        <w:fldChar w:fldCharType="separate"/>
      </w:r>
      <w:r w:rsidR="00D12F12">
        <w:rPr>
          <w:sz w:val="18"/>
          <w:szCs w:val="18"/>
        </w:rPr>
        <w:t>10</w:t>
      </w:r>
      <w:r w:rsidRPr="007C2D68">
        <w:rPr>
          <w:sz w:val="18"/>
          <w:szCs w:val="18"/>
        </w:rPr>
        <w:fldChar w:fldCharType="end"/>
      </w:r>
      <w:r w:rsidRPr="007C2D68">
        <w:rPr>
          <w:sz w:val="18"/>
          <w:szCs w:val="18"/>
        </w:rPr>
        <w:t xml:space="preserve"> and </w:t>
      </w:r>
      <w:r w:rsidRPr="007C2D68">
        <w:rPr>
          <w:sz w:val="18"/>
          <w:szCs w:val="18"/>
        </w:rPr>
        <w:fldChar w:fldCharType="begin"/>
      </w:r>
      <w:r w:rsidRPr="007C2D68">
        <w:rPr>
          <w:sz w:val="18"/>
          <w:szCs w:val="18"/>
        </w:rPr>
        <w:instrText xml:space="preserve"> REF _Ref478493427 \n \h  \* MERGEFORMAT </w:instrText>
      </w:r>
      <w:r w:rsidRPr="007C2D68">
        <w:rPr>
          <w:sz w:val="18"/>
          <w:szCs w:val="18"/>
        </w:rPr>
      </w:r>
      <w:r w:rsidRPr="007C2D68">
        <w:rPr>
          <w:sz w:val="18"/>
          <w:szCs w:val="18"/>
        </w:rPr>
        <w:fldChar w:fldCharType="separate"/>
      </w:r>
      <w:r w:rsidR="00D12F12">
        <w:rPr>
          <w:sz w:val="18"/>
          <w:szCs w:val="18"/>
        </w:rPr>
        <w:t>11</w:t>
      </w:r>
      <w:r w:rsidRPr="007C2D68">
        <w:rPr>
          <w:sz w:val="18"/>
          <w:szCs w:val="18"/>
        </w:rPr>
        <w:fldChar w:fldCharType="end"/>
      </w:r>
      <w:r w:rsidRPr="007C2D68">
        <w:rPr>
          <w:sz w:val="18"/>
          <w:szCs w:val="18"/>
        </w:rPr>
        <w:t>, no Party may deal with, use, Utilise, dispose of or encumber any interest which it might hold in Project IP, without the prior written consent of:</w:t>
      </w:r>
    </w:p>
    <w:p w14:paraId="7B7502B4"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the Company during the Term; and</w:t>
      </w:r>
    </w:p>
    <w:p w14:paraId="52F5A3A2"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the Project IP Rights Holder following the end of the Term.</w:t>
      </w:r>
    </w:p>
    <w:p w14:paraId="34935B96" w14:textId="24C83610" w:rsidR="00DA5375" w:rsidRPr="007C2D68" w:rsidRDefault="00DA5375" w:rsidP="00DA5375">
      <w:pPr>
        <w:pStyle w:val="Style2"/>
        <w:widowControl w:val="0"/>
        <w:numPr>
          <w:ilvl w:val="1"/>
          <w:numId w:val="8"/>
        </w:numPr>
        <w:autoSpaceDE w:val="0"/>
        <w:autoSpaceDN w:val="0"/>
        <w:adjustRightInd w:val="0"/>
        <w:spacing w:after="120"/>
        <w:ind w:left="709" w:hanging="709"/>
        <w:rPr>
          <w:sz w:val="18"/>
          <w:szCs w:val="18"/>
        </w:rPr>
      </w:pPr>
      <w:bookmarkStart w:id="109" w:name="_Ref467078453"/>
      <w:r w:rsidRPr="007C2D68">
        <w:rPr>
          <w:b/>
          <w:sz w:val="18"/>
          <w:szCs w:val="18"/>
        </w:rPr>
        <w:t>Decision to protect</w:t>
      </w:r>
      <w:bookmarkEnd w:id="109"/>
      <w:r w:rsidRPr="007C2D68">
        <w:rPr>
          <w:b/>
          <w:sz w:val="18"/>
          <w:szCs w:val="18"/>
        </w:rPr>
        <w:t xml:space="preserve"> &amp; application for </w:t>
      </w:r>
      <w:proofErr w:type="gramStart"/>
      <w:r w:rsidRPr="007C2D68">
        <w:rPr>
          <w:b/>
          <w:sz w:val="18"/>
          <w:szCs w:val="18"/>
        </w:rPr>
        <w:t>protection</w:t>
      </w:r>
      <w:proofErr w:type="gramEnd"/>
    </w:p>
    <w:p w14:paraId="142D6C40"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Subject to Item 6.6 of the Project Details or unless otherwise agreed by the Parties:</w:t>
      </w:r>
    </w:p>
    <w:p w14:paraId="2D9E962A" w14:textId="77777777" w:rsidR="00DA5375" w:rsidRPr="007C2D68" w:rsidRDefault="00DA5375" w:rsidP="00137A4B">
      <w:pPr>
        <w:pStyle w:val="MELegal4"/>
        <w:numPr>
          <w:ilvl w:val="3"/>
          <w:numId w:val="33"/>
        </w:numPr>
        <w:tabs>
          <w:tab w:val="clear" w:pos="2081"/>
        </w:tabs>
        <w:spacing w:before="0" w:after="120" w:line="240" w:lineRule="auto"/>
        <w:rPr>
          <w:rFonts w:cs="Arial"/>
          <w:sz w:val="18"/>
          <w:szCs w:val="18"/>
        </w:rPr>
      </w:pPr>
      <w:r w:rsidRPr="007C2D68">
        <w:rPr>
          <w:rFonts w:cs="Arial"/>
          <w:sz w:val="18"/>
          <w:szCs w:val="18"/>
        </w:rPr>
        <w:t xml:space="preserve">the Lead Project Party will have the first right to seek registered IP rights protection for Project IP (including patent and </w:t>
      </w:r>
      <w:proofErr w:type="gramStart"/>
      <w:r w:rsidRPr="007C2D68">
        <w:rPr>
          <w:rFonts w:cs="Arial"/>
          <w:sz w:val="18"/>
          <w:szCs w:val="18"/>
        </w:rPr>
        <w:t>trade mark</w:t>
      </w:r>
      <w:proofErr w:type="gramEnd"/>
      <w:r w:rsidRPr="007C2D68">
        <w:rPr>
          <w:rFonts w:cs="Arial"/>
          <w:sz w:val="18"/>
          <w:szCs w:val="18"/>
        </w:rPr>
        <w:t xml:space="preserve"> protection);</w:t>
      </w:r>
    </w:p>
    <w:p w14:paraId="37F3849A" w14:textId="77777777" w:rsidR="00DA5375" w:rsidRPr="007C2D68" w:rsidRDefault="00DA5375" w:rsidP="00137A4B">
      <w:pPr>
        <w:pStyle w:val="MELegal4"/>
        <w:numPr>
          <w:ilvl w:val="3"/>
          <w:numId w:val="33"/>
        </w:numPr>
        <w:tabs>
          <w:tab w:val="clear" w:pos="2081"/>
        </w:tabs>
        <w:spacing w:before="0" w:after="120" w:line="240" w:lineRule="auto"/>
        <w:rPr>
          <w:rFonts w:cs="Arial"/>
          <w:sz w:val="18"/>
          <w:szCs w:val="18"/>
        </w:rPr>
      </w:pPr>
      <w:r w:rsidRPr="007C2D68">
        <w:rPr>
          <w:rFonts w:cs="Arial"/>
          <w:sz w:val="18"/>
          <w:szCs w:val="18"/>
        </w:rPr>
        <w:t>other Parties may only seek registered IP rights protection for Project IP if the Lead Project Party declines to do so; and</w:t>
      </w:r>
    </w:p>
    <w:p w14:paraId="1432DC64" w14:textId="77777777" w:rsidR="00DA5375" w:rsidRPr="007C2D68" w:rsidRDefault="00DA5375" w:rsidP="00137A4B">
      <w:pPr>
        <w:pStyle w:val="MELegal4"/>
        <w:numPr>
          <w:ilvl w:val="3"/>
          <w:numId w:val="33"/>
        </w:numPr>
        <w:tabs>
          <w:tab w:val="clear" w:pos="2081"/>
        </w:tabs>
        <w:spacing w:before="0" w:after="120" w:line="240" w:lineRule="auto"/>
        <w:rPr>
          <w:rFonts w:cs="Arial"/>
          <w:sz w:val="18"/>
          <w:szCs w:val="18"/>
        </w:rPr>
      </w:pPr>
      <w:r w:rsidRPr="007C2D68">
        <w:rPr>
          <w:rFonts w:cs="Arial"/>
          <w:sz w:val="18"/>
          <w:szCs w:val="18"/>
        </w:rPr>
        <w:t>the applicant for the registered IP rights protection will be solely responsible for the costs of seeking and maintaining that protection.</w:t>
      </w:r>
    </w:p>
    <w:p w14:paraId="7E3DB700"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 xml:space="preserve">The Parties will take all necessary steps and sign such documents as are reasonably required by </w:t>
      </w:r>
      <w:r w:rsidRPr="007C2D68">
        <w:rPr>
          <w:sz w:val="18"/>
          <w:szCs w:val="18"/>
        </w:rPr>
        <w:t xml:space="preserve">the applicant for the registered IP rights protection </w:t>
      </w:r>
      <w:r w:rsidRPr="007C2D68">
        <w:rPr>
          <w:rFonts w:eastAsia="Calibri"/>
          <w:sz w:val="18"/>
          <w:szCs w:val="18"/>
        </w:rPr>
        <w:t>to support an application.</w:t>
      </w:r>
    </w:p>
    <w:p w14:paraId="20A27091" w14:textId="770F99A1" w:rsidR="00DA5375" w:rsidRPr="007C2D68" w:rsidRDefault="00DA5375" w:rsidP="00DA5375">
      <w:pPr>
        <w:pStyle w:val="Style2"/>
        <w:widowControl w:val="0"/>
        <w:numPr>
          <w:ilvl w:val="1"/>
          <w:numId w:val="8"/>
        </w:numPr>
        <w:autoSpaceDE w:val="0"/>
        <w:autoSpaceDN w:val="0"/>
        <w:adjustRightInd w:val="0"/>
        <w:spacing w:after="120"/>
        <w:ind w:left="709" w:hanging="709"/>
        <w:rPr>
          <w:sz w:val="18"/>
          <w:szCs w:val="18"/>
        </w:rPr>
      </w:pPr>
      <w:bookmarkStart w:id="110" w:name="_Ref473548979"/>
      <w:r w:rsidRPr="007C2D68">
        <w:rPr>
          <w:b/>
          <w:sz w:val="18"/>
          <w:szCs w:val="18"/>
        </w:rPr>
        <w:t>Registration</w:t>
      </w:r>
      <w:bookmarkEnd w:id="110"/>
    </w:p>
    <w:p w14:paraId="12C51E01" w14:textId="567B2E9F" w:rsidR="00DA5375" w:rsidRPr="007C2D68" w:rsidRDefault="00DA5375" w:rsidP="00DA5375">
      <w:pPr>
        <w:pStyle w:val="Style2"/>
        <w:numPr>
          <w:ilvl w:val="0"/>
          <w:numId w:val="0"/>
        </w:numPr>
        <w:spacing w:after="120"/>
        <w:ind w:left="709"/>
        <w:rPr>
          <w:sz w:val="18"/>
          <w:szCs w:val="18"/>
        </w:rPr>
      </w:pPr>
      <w:r w:rsidRPr="007C2D68">
        <w:rPr>
          <w:sz w:val="18"/>
          <w:szCs w:val="18"/>
        </w:rPr>
        <w:t xml:space="preserve">If patenting or other registrable form of Intellectual Property protection of Project IP is pursued in accordance with clause </w:t>
      </w:r>
      <w:r w:rsidRPr="007C2D68">
        <w:rPr>
          <w:sz w:val="18"/>
          <w:szCs w:val="18"/>
        </w:rPr>
        <w:fldChar w:fldCharType="begin"/>
      </w:r>
      <w:r w:rsidRPr="007C2D68">
        <w:rPr>
          <w:sz w:val="18"/>
          <w:szCs w:val="18"/>
        </w:rPr>
        <w:instrText xml:space="preserve"> REF _Ref467078453 \r \h  \* MERGEFORMAT </w:instrText>
      </w:r>
      <w:r w:rsidRPr="007C2D68">
        <w:rPr>
          <w:sz w:val="18"/>
          <w:szCs w:val="18"/>
        </w:rPr>
      </w:r>
      <w:r w:rsidRPr="007C2D68">
        <w:rPr>
          <w:sz w:val="18"/>
          <w:szCs w:val="18"/>
        </w:rPr>
        <w:fldChar w:fldCharType="separate"/>
      </w:r>
      <w:r w:rsidR="00D12F12">
        <w:rPr>
          <w:sz w:val="18"/>
          <w:szCs w:val="18"/>
        </w:rPr>
        <w:t>9.4</w:t>
      </w:r>
      <w:r w:rsidRPr="007C2D68">
        <w:rPr>
          <w:sz w:val="18"/>
          <w:szCs w:val="18"/>
        </w:rPr>
        <w:fldChar w:fldCharType="end"/>
      </w:r>
      <w:r w:rsidRPr="007C2D68">
        <w:rPr>
          <w:sz w:val="18"/>
          <w:szCs w:val="18"/>
        </w:rPr>
        <w:t>, such registration:</w:t>
      </w:r>
    </w:p>
    <w:p w14:paraId="2F1CD01A"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 xml:space="preserve">is to be in the applicant’s </w:t>
      </w:r>
      <w:proofErr w:type="gramStart"/>
      <w:r w:rsidRPr="007C2D68">
        <w:rPr>
          <w:rFonts w:eastAsia="Calibri"/>
          <w:sz w:val="18"/>
          <w:szCs w:val="18"/>
        </w:rPr>
        <w:t>name;</w:t>
      </w:r>
      <w:proofErr w:type="gramEnd"/>
    </w:p>
    <w:p w14:paraId="7F6830B6"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lastRenderedPageBreak/>
        <w:t>where required, will identify the inventors of the Project IP; and</w:t>
      </w:r>
    </w:p>
    <w:p w14:paraId="5B21A9F4"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must not be discontinued or abandoned without the prior written consent of the Company during the Term and the Project IP Rights Holder following the end of the Term.</w:t>
      </w:r>
    </w:p>
    <w:p w14:paraId="3581EEF3"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sz w:val="18"/>
          <w:szCs w:val="18"/>
        </w:rPr>
      </w:pPr>
      <w:r w:rsidRPr="007C2D68">
        <w:rPr>
          <w:rFonts w:eastAsia="Calibri"/>
          <w:b/>
          <w:sz w:val="18"/>
          <w:szCs w:val="18"/>
        </w:rPr>
        <w:t>Notice of Infringement</w:t>
      </w:r>
    </w:p>
    <w:p w14:paraId="54B8BD0A" w14:textId="77777777" w:rsidR="00DA5375" w:rsidRPr="007C2D68" w:rsidRDefault="00DA5375" w:rsidP="00DA5375">
      <w:pPr>
        <w:pStyle w:val="Style2"/>
        <w:numPr>
          <w:ilvl w:val="0"/>
          <w:numId w:val="0"/>
        </w:numPr>
        <w:spacing w:after="120"/>
        <w:ind w:left="709"/>
        <w:rPr>
          <w:sz w:val="18"/>
          <w:szCs w:val="18"/>
        </w:rPr>
      </w:pPr>
      <w:r w:rsidRPr="007C2D68">
        <w:rPr>
          <w:sz w:val="18"/>
          <w:szCs w:val="18"/>
        </w:rPr>
        <w:t>Each Party must give the Company, the Lead Project Party and the Project IP Rights Holder (if different) prompt notice of any infringement of Project IP which comes to its attention and each Party agrees to give the Company, the Lead Project Party and the Project IP Rights Holder (as the case may be) all assistance which may be reasonably required in order to protect the Project IP (but only if the Company, the Lead Project Party or the Project IP Rights Holder (as the case may be) pays the Party providing the assistance for all reasonable costs and expenses of doing so).</w:t>
      </w:r>
    </w:p>
    <w:p w14:paraId="4E38FD87"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sz w:val="18"/>
          <w:szCs w:val="18"/>
        </w:rPr>
      </w:pPr>
      <w:r w:rsidRPr="007C2D68">
        <w:rPr>
          <w:b/>
          <w:color w:val="000000" w:themeColor="text1"/>
          <w:sz w:val="18"/>
          <w:szCs w:val="18"/>
        </w:rPr>
        <w:t>Dealing with Project IP</w:t>
      </w:r>
    </w:p>
    <w:p w14:paraId="7B62F629" w14:textId="77777777" w:rsidR="00DA5375" w:rsidRPr="007C2D68" w:rsidRDefault="00DA5375" w:rsidP="00DA5375">
      <w:pPr>
        <w:pStyle w:val="Style2"/>
        <w:numPr>
          <w:ilvl w:val="0"/>
          <w:numId w:val="0"/>
        </w:numPr>
        <w:spacing w:after="120"/>
        <w:ind w:left="709"/>
        <w:rPr>
          <w:sz w:val="18"/>
          <w:szCs w:val="18"/>
        </w:rPr>
      </w:pPr>
      <w:r w:rsidRPr="007C2D68">
        <w:rPr>
          <w:sz w:val="18"/>
          <w:szCs w:val="18"/>
        </w:rPr>
        <w:t>Each Project Participant:</w:t>
      </w:r>
    </w:p>
    <w:p w14:paraId="1E8A8619"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 xml:space="preserve">must respond to a request from the Company to provide information in its possession regarding Project IP that has been developed by or on behalf of the Project Participant or is under development by or on behalf of the Project </w:t>
      </w:r>
      <w:proofErr w:type="gramStart"/>
      <w:r w:rsidRPr="007C2D68">
        <w:rPr>
          <w:rFonts w:eastAsia="Calibri"/>
          <w:sz w:val="18"/>
          <w:szCs w:val="18"/>
        </w:rPr>
        <w:t>Participant;</w:t>
      </w:r>
      <w:proofErr w:type="gramEnd"/>
    </w:p>
    <w:p w14:paraId="434722A8"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must use its reasonable efforts to ensure that itself and its employees, agents, contractors, students under its supervision or other persons participating in the Project:</w:t>
      </w:r>
    </w:p>
    <w:p w14:paraId="1B095C01" w14:textId="77777777" w:rsidR="00DA5375" w:rsidRPr="007C2D68" w:rsidRDefault="00DA5375" w:rsidP="00137A4B">
      <w:pPr>
        <w:pStyle w:val="MELegal4"/>
        <w:numPr>
          <w:ilvl w:val="3"/>
          <w:numId w:val="34"/>
        </w:numPr>
        <w:tabs>
          <w:tab w:val="clear" w:pos="2081"/>
        </w:tabs>
        <w:spacing w:before="0" w:after="120" w:line="240" w:lineRule="auto"/>
        <w:rPr>
          <w:rFonts w:cs="Arial"/>
          <w:sz w:val="18"/>
          <w:szCs w:val="18"/>
        </w:rPr>
      </w:pPr>
      <w:r w:rsidRPr="007C2D68">
        <w:rPr>
          <w:rFonts w:cs="Arial"/>
          <w:sz w:val="18"/>
          <w:szCs w:val="18"/>
        </w:rPr>
        <w:t xml:space="preserve">identify Project IP generated or developed by </w:t>
      </w:r>
      <w:proofErr w:type="gramStart"/>
      <w:r w:rsidRPr="007C2D68">
        <w:rPr>
          <w:rFonts w:cs="Arial"/>
          <w:sz w:val="18"/>
          <w:szCs w:val="18"/>
        </w:rPr>
        <w:t>them;</w:t>
      </w:r>
      <w:proofErr w:type="gramEnd"/>
    </w:p>
    <w:p w14:paraId="511B4517" w14:textId="77777777" w:rsidR="00DA5375" w:rsidRPr="007C2D68" w:rsidRDefault="00DA5375" w:rsidP="00137A4B">
      <w:pPr>
        <w:pStyle w:val="MELegal4"/>
        <w:numPr>
          <w:ilvl w:val="3"/>
          <w:numId w:val="34"/>
        </w:numPr>
        <w:tabs>
          <w:tab w:val="clear" w:pos="2081"/>
        </w:tabs>
        <w:spacing w:before="0" w:after="120" w:line="240" w:lineRule="auto"/>
        <w:rPr>
          <w:rFonts w:cs="Arial"/>
          <w:sz w:val="18"/>
          <w:szCs w:val="18"/>
        </w:rPr>
      </w:pPr>
      <w:r w:rsidRPr="007C2D68">
        <w:rPr>
          <w:rFonts w:cs="Arial"/>
          <w:sz w:val="18"/>
          <w:szCs w:val="18"/>
        </w:rPr>
        <w:t>promptly communicate details of Project IP to the Project Leader; and</w:t>
      </w:r>
    </w:p>
    <w:p w14:paraId="1E365C13" w14:textId="77777777" w:rsidR="00DA5375" w:rsidRPr="007C2D68" w:rsidRDefault="00DA5375" w:rsidP="00137A4B">
      <w:pPr>
        <w:pStyle w:val="MELegal4"/>
        <w:numPr>
          <w:ilvl w:val="3"/>
          <w:numId w:val="34"/>
        </w:numPr>
        <w:tabs>
          <w:tab w:val="clear" w:pos="2081"/>
        </w:tabs>
        <w:spacing w:before="0" w:after="120" w:line="240" w:lineRule="auto"/>
        <w:rPr>
          <w:rFonts w:cs="Arial"/>
          <w:sz w:val="18"/>
          <w:szCs w:val="18"/>
        </w:rPr>
      </w:pPr>
      <w:r w:rsidRPr="007C2D68">
        <w:rPr>
          <w:rFonts w:cs="Arial"/>
          <w:sz w:val="18"/>
          <w:szCs w:val="18"/>
        </w:rPr>
        <w:t>do not prejudice protection of Project IP; and</w:t>
      </w:r>
    </w:p>
    <w:p w14:paraId="2676FAC7"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 xml:space="preserve">must not use, Utilise, dispose of, </w:t>
      </w:r>
      <w:proofErr w:type="gramStart"/>
      <w:r w:rsidRPr="007C2D68">
        <w:rPr>
          <w:rFonts w:eastAsia="Calibri"/>
          <w:sz w:val="18"/>
          <w:szCs w:val="18"/>
        </w:rPr>
        <w:t>encumber</w:t>
      </w:r>
      <w:proofErr w:type="gramEnd"/>
      <w:r w:rsidRPr="007C2D68">
        <w:rPr>
          <w:rFonts w:eastAsia="Calibri"/>
          <w:sz w:val="18"/>
          <w:szCs w:val="18"/>
        </w:rPr>
        <w:t xml:space="preserve"> or otherwise deal with or enter any agreement in relation to any interest that it might hold in Project IP, except as authorised in this Agreement.</w:t>
      </w:r>
    </w:p>
    <w:p w14:paraId="3D7F6EC6"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sz w:val="18"/>
          <w:szCs w:val="18"/>
        </w:rPr>
      </w:pPr>
      <w:bookmarkStart w:id="111" w:name="_Ref478478408"/>
      <w:r w:rsidRPr="007C2D68">
        <w:rPr>
          <w:b/>
          <w:color w:val="000000" w:themeColor="text1"/>
          <w:sz w:val="18"/>
          <w:szCs w:val="18"/>
        </w:rPr>
        <w:t>Company’s right to use Project IP</w:t>
      </w:r>
      <w:bookmarkEnd w:id="111"/>
    </w:p>
    <w:p w14:paraId="5CC96A89" w14:textId="77777777" w:rsidR="00DA5375" w:rsidRPr="007C2D68" w:rsidRDefault="00DA5375" w:rsidP="00DA5375">
      <w:pPr>
        <w:pStyle w:val="Style2"/>
        <w:numPr>
          <w:ilvl w:val="0"/>
          <w:numId w:val="0"/>
        </w:numPr>
        <w:spacing w:after="120"/>
        <w:ind w:left="709"/>
        <w:rPr>
          <w:sz w:val="18"/>
          <w:szCs w:val="18"/>
        </w:rPr>
      </w:pPr>
      <w:r w:rsidRPr="007C2D68">
        <w:rPr>
          <w:sz w:val="18"/>
          <w:szCs w:val="18"/>
        </w:rPr>
        <w:t xml:space="preserve">The Company </w:t>
      </w:r>
      <w:proofErr w:type="gramStart"/>
      <w:r w:rsidRPr="007C2D68">
        <w:rPr>
          <w:sz w:val="18"/>
          <w:szCs w:val="18"/>
        </w:rPr>
        <w:t>may at all times</w:t>
      </w:r>
      <w:proofErr w:type="gramEnd"/>
      <w:r w:rsidRPr="007C2D68">
        <w:rPr>
          <w:sz w:val="18"/>
          <w:szCs w:val="18"/>
        </w:rPr>
        <w:t>:</w:t>
      </w:r>
    </w:p>
    <w:p w14:paraId="3608E3FC"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 xml:space="preserve">use the Project IP for the research, training and education purposes of the </w:t>
      </w:r>
      <w:proofErr w:type="gramStart"/>
      <w:r w:rsidRPr="007C2D68">
        <w:rPr>
          <w:rFonts w:eastAsia="Calibri"/>
          <w:sz w:val="18"/>
          <w:szCs w:val="18"/>
        </w:rPr>
        <w:t>CRC;</w:t>
      </w:r>
      <w:proofErr w:type="gramEnd"/>
    </w:p>
    <w:p w14:paraId="0E1F08B3"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 xml:space="preserve">license any Participant, Project </w:t>
      </w:r>
      <w:proofErr w:type="gramStart"/>
      <w:r w:rsidRPr="007C2D68">
        <w:rPr>
          <w:rFonts w:eastAsia="Calibri"/>
          <w:sz w:val="18"/>
          <w:szCs w:val="18"/>
        </w:rPr>
        <w:t>Participant</w:t>
      </w:r>
      <w:proofErr w:type="gramEnd"/>
      <w:r w:rsidRPr="007C2D68">
        <w:rPr>
          <w:rFonts w:eastAsia="Calibri"/>
          <w:sz w:val="18"/>
          <w:szCs w:val="18"/>
        </w:rPr>
        <w:t xml:space="preserve"> or any other person to use the Project IP for the research, training and education purposes of the CRC; and</w:t>
      </w:r>
    </w:p>
    <w:p w14:paraId="579D7FCF"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grant the licences to the Commonwealth to the use the Project IP as required under clause 16 of the Commonwealth Agreement (refer to Annexure 1).</w:t>
      </w:r>
    </w:p>
    <w:p w14:paraId="503D1EA9"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r w:rsidRPr="007C2D68">
        <w:rPr>
          <w:b/>
          <w:color w:val="000000" w:themeColor="text1"/>
          <w:sz w:val="18"/>
          <w:szCs w:val="18"/>
        </w:rPr>
        <w:t>Publication and disclosure</w:t>
      </w:r>
    </w:p>
    <w:p w14:paraId="53CE19E7" w14:textId="77777777" w:rsidR="00DA5375" w:rsidRPr="007C2D68" w:rsidRDefault="00DA5375" w:rsidP="00DA5375">
      <w:pPr>
        <w:pStyle w:val="Style2"/>
        <w:numPr>
          <w:ilvl w:val="0"/>
          <w:numId w:val="0"/>
        </w:numPr>
        <w:spacing w:after="120"/>
        <w:ind w:left="709"/>
        <w:rPr>
          <w:sz w:val="18"/>
          <w:szCs w:val="18"/>
        </w:rPr>
      </w:pPr>
      <w:r w:rsidRPr="007C2D68">
        <w:rPr>
          <w:sz w:val="18"/>
          <w:szCs w:val="18"/>
        </w:rPr>
        <w:t xml:space="preserve">Unless authorised expressly under this Agreement (including in the Project Details), a Party must not </w:t>
      </w:r>
      <w:r w:rsidRPr="007C2D68">
        <w:rPr>
          <w:sz w:val="18"/>
          <w:szCs w:val="18"/>
        </w:rPr>
        <w:t>publish or disclose to any third party any CRC Confidential Information.</w:t>
      </w:r>
    </w:p>
    <w:p w14:paraId="24C48AF6" w14:textId="77777777" w:rsidR="00DA5375" w:rsidRPr="007C2D68" w:rsidRDefault="00DA5375" w:rsidP="00DA5375">
      <w:pPr>
        <w:pStyle w:val="Style1"/>
        <w:keepNext w:val="0"/>
        <w:widowControl w:val="0"/>
        <w:numPr>
          <w:ilvl w:val="0"/>
          <w:numId w:val="8"/>
        </w:numPr>
        <w:autoSpaceDE w:val="0"/>
        <w:autoSpaceDN w:val="0"/>
        <w:adjustRightInd w:val="0"/>
        <w:spacing w:after="120"/>
        <w:ind w:hanging="719"/>
        <w:jc w:val="both"/>
        <w:outlineLvl w:val="9"/>
        <w:rPr>
          <w:color w:val="000000" w:themeColor="text1"/>
          <w:sz w:val="18"/>
          <w:szCs w:val="18"/>
        </w:rPr>
      </w:pPr>
      <w:bookmarkStart w:id="112" w:name="_Ref473192558"/>
      <w:bookmarkStart w:id="113" w:name="_Ref467079661"/>
      <w:bookmarkEnd w:id="103"/>
      <w:bookmarkEnd w:id="104"/>
      <w:r w:rsidRPr="007C2D68">
        <w:rPr>
          <w:color w:val="000000" w:themeColor="text1"/>
          <w:sz w:val="18"/>
          <w:szCs w:val="18"/>
        </w:rPr>
        <w:t>Project Participants’ right to use Project IP</w:t>
      </w:r>
      <w:bookmarkEnd w:id="112"/>
    </w:p>
    <w:p w14:paraId="2313C341"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rFonts w:eastAsia="Calibri"/>
          <w:b/>
          <w:sz w:val="18"/>
          <w:szCs w:val="18"/>
        </w:rPr>
      </w:pPr>
      <w:bookmarkStart w:id="114" w:name="_Ref482973931"/>
      <w:r w:rsidRPr="007C2D68">
        <w:rPr>
          <w:rFonts w:eastAsia="Calibri"/>
          <w:b/>
          <w:sz w:val="18"/>
          <w:szCs w:val="18"/>
        </w:rPr>
        <w:t>Lead Project Party</w:t>
      </w:r>
      <w:bookmarkEnd w:id="114"/>
    </w:p>
    <w:p w14:paraId="48365DD1" w14:textId="142DACF9" w:rsidR="00DA5375" w:rsidRPr="007C2D68" w:rsidRDefault="00DA5375" w:rsidP="00DA5375">
      <w:pPr>
        <w:pStyle w:val="Style2"/>
        <w:numPr>
          <w:ilvl w:val="0"/>
          <w:numId w:val="0"/>
        </w:numPr>
        <w:spacing w:after="120"/>
        <w:ind w:left="709"/>
        <w:rPr>
          <w:rFonts w:eastAsia="Calibri"/>
          <w:sz w:val="18"/>
          <w:szCs w:val="18"/>
        </w:rPr>
      </w:pPr>
      <w:r w:rsidRPr="007C2D68">
        <w:rPr>
          <w:rFonts w:eastAsia="Calibri"/>
          <w:sz w:val="18"/>
          <w:szCs w:val="18"/>
        </w:rPr>
        <w:t xml:space="preserve">Subject to clause </w:t>
      </w:r>
      <w:r w:rsidRPr="007C2D68">
        <w:rPr>
          <w:rFonts w:eastAsia="Calibri"/>
          <w:sz w:val="18"/>
          <w:szCs w:val="18"/>
        </w:rPr>
        <w:fldChar w:fldCharType="begin"/>
      </w:r>
      <w:r w:rsidRPr="007C2D68">
        <w:rPr>
          <w:rFonts w:eastAsia="Calibri"/>
          <w:sz w:val="18"/>
          <w:szCs w:val="18"/>
        </w:rPr>
        <w:instrText xml:space="preserve"> REF _Ref473547896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10.3</w:t>
      </w:r>
      <w:r w:rsidRPr="007C2D68">
        <w:rPr>
          <w:rFonts w:eastAsia="Calibri"/>
          <w:sz w:val="18"/>
          <w:szCs w:val="18"/>
        </w:rPr>
        <w:fldChar w:fldCharType="end"/>
      </w:r>
      <w:r w:rsidRPr="007C2D68">
        <w:rPr>
          <w:rFonts w:eastAsia="Calibri"/>
          <w:sz w:val="18"/>
          <w:szCs w:val="18"/>
        </w:rPr>
        <w:t>, the Lead Project Party:</w:t>
      </w:r>
    </w:p>
    <w:p w14:paraId="68BA0685"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has a non-exclusive royalty-free right to use the Project IP for:</w:t>
      </w:r>
    </w:p>
    <w:p w14:paraId="4399163A" w14:textId="77777777" w:rsidR="00DA5375" w:rsidRPr="007C2D68" w:rsidRDefault="00DA5375" w:rsidP="00137A4B">
      <w:pPr>
        <w:pStyle w:val="MELegal4"/>
        <w:numPr>
          <w:ilvl w:val="3"/>
          <w:numId w:val="35"/>
        </w:numPr>
        <w:tabs>
          <w:tab w:val="clear" w:pos="2081"/>
        </w:tabs>
        <w:spacing w:before="0" w:after="120" w:line="240" w:lineRule="auto"/>
        <w:rPr>
          <w:rFonts w:cs="Arial"/>
          <w:sz w:val="18"/>
          <w:szCs w:val="18"/>
        </w:rPr>
      </w:pPr>
      <w:r w:rsidRPr="007C2D68">
        <w:rPr>
          <w:rFonts w:cs="Arial"/>
          <w:sz w:val="18"/>
          <w:szCs w:val="18"/>
        </w:rPr>
        <w:t>the purpose of undertaking the Project in accordance with this Agreement; and</w:t>
      </w:r>
    </w:p>
    <w:p w14:paraId="62F676DA" w14:textId="77777777" w:rsidR="00DA5375" w:rsidRPr="007C2D68" w:rsidRDefault="00DA5375" w:rsidP="00137A4B">
      <w:pPr>
        <w:pStyle w:val="MELegal4"/>
        <w:numPr>
          <w:ilvl w:val="3"/>
          <w:numId w:val="35"/>
        </w:numPr>
        <w:tabs>
          <w:tab w:val="clear" w:pos="2081"/>
        </w:tabs>
        <w:spacing w:before="0" w:after="120" w:line="240" w:lineRule="auto"/>
        <w:rPr>
          <w:rFonts w:cs="Arial"/>
          <w:sz w:val="18"/>
          <w:szCs w:val="18"/>
        </w:rPr>
      </w:pPr>
      <w:r w:rsidRPr="007C2D68">
        <w:rPr>
          <w:rFonts w:cs="Arial"/>
          <w:sz w:val="18"/>
          <w:szCs w:val="18"/>
        </w:rPr>
        <w:t xml:space="preserve">the Lead Project Party’s internal research, </w:t>
      </w:r>
      <w:proofErr w:type="gramStart"/>
      <w:r w:rsidRPr="007C2D68">
        <w:rPr>
          <w:rFonts w:cs="Arial"/>
          <w:sz w:val="18"/>
          <w:szCs w:val="18"/>
        </w:rPr>
        <w:t>education</w:t>
      </w:r>
      <w:proofErr w:type="gramEnd"/>
      <w:r w:rsidRPr="007C2D68">
        <w:rPr>
          <w:rFonts w:cs="Arial"/>
          <w:sz w:val="18"/>
          <w:szCs w:val="18"/>
        </w:rPr>
        <w:t xml:space="preserve"> and teaching purposes other than Utilisation; and</w:t>
      </w:r>
    </w:p>
    <w:p w14:paraId="243A637C" w14:textId="4C976624"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 xml:space="preserve">has the Utilisation rights detailed in clause </w:t>
      </w:r>
      <w:r w:rsidRPr="007C2D68">
        <w:rPr>
          <w:rFonts w:eastAsia="Calibri"/>
          <w:sz w:val="18"/>
          <w:szCs w:val="18"/>
        </w:rPr>
        <w:fldChar w:fldCharType="begin"/>
      </w:r>
      <w:r w:rsidRPr="007C2D68">
        <w:rPr>
          <w:rFonts w:eastAsia="Calibri"/>
          <w:sz w:val="18"/>
          <w:szCs w:val="18"/>
        </w:rPr>
        <w:instrText xml:space="preserve"> REF _Ref482972029 \n \h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11.2</w:t>
      </w:r>
      <w:r w:rsidRPr="007C2D68">
        <w:rPr>
          <w:rFonts w:eastAsia="Calibri"/>
          <w:sz w:val="18"/>
          <w:szCs w:val="18"/>
        </w:rPr>
        <w:fldChar w:fldCharType="end"/>
      </w:r>
      <w:r w:rsidRPr="007C2D68">
        <w:rPr>
          <w:rFonts w:eastAsia="Calibri"/>
          <w:sz w:val="18"/>
          <w:szCs w:val="18"/>
        </w:rPr>
        <w:t>.</w:t>
      </w:r>
    </w:p>
    <w:p w14:paraId="6F07612A"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rFonts w:eastAsia="Calibri"/>
          <w:b/>
          <w:sz w:val="18"/>
          <w:szCs w:val="18"/>
        </w:rPr>
      </w:pPr>
      <w:bookmarkStart w:id="115" w:name="_Ref473203636"/>
      <w:bookmarkStart w:id="116" w:name="_Ref482973932"/>
      <w:r w:rsidRPr="007C2D68">
        <w:rPr>
          <w:rFonts w:eastAsia="Calibri"/>
          <w:b/>
          <w:sz w:val="18"/>
          <w:szCs w:val="18"/>
        </w:rPr>
        <w:t xml:space="preserve">Other </w:t>
      </w:r>
      <w:bookmarkEnd w:id="115"/>
      <w:r w:rsidRPr="007C2D68">
        <w:rPr>
          <w:rFonts w:eastAsia="Calibri"/>
          <w:b/>
          <w:sz w:val="18"/>
          <w:szCs w:val="18"/>
        </w:rPr>
        <w:t>Project Participants</w:t>
      </w:r>
      <w:bookmarkEnd w:id="116"/>
    </w:p>
    <w:p w14:paraId="09276F4A" w14:textId="2C36E241" w:rsidR="00DA5375" w:rsidRPr="007C2D68" w:rsidRDefault="00DA5375" w:rsidP="00DA5375">
      <w:pPr>
        <w:pStyle w:val="Style2"/>
        <w:numPr>
          <w:ilvl w:val="0"/>
          <w:numId w:val="0"/>
        </w:numPr>
        <w:spacing w:after="120"/>
        <w:ind w:left="709"/>
        <w:rPr>
          <w:rFonts w:eastAsia="Calibri"/>
          <w:sz w:val="18"/>
          <w:szCs w:val="18"/>
        </w:rPr>
      </w:pPr>
      <w:r w:rsidRPr="007C2D68">
        <w:rPr>
          <w:rFonts w:eastAsia="Calibri"/>
          <w:sz w:val="18"/>
          <w:szCs w:val="18"/>
        </w:rPr>
        <w:t xml:space="preserve">Subject to clause </w:t>
      </w:r>
      <w:r w:rsidRPr="007C2D68">
        <w:rPr>
          <w:rFonts w:eastAsia="Calibri"/>
          <w:sz w:val="18"/>
          <w:szCs w:val="18"/>
        </w:rPr>
        <w:fldChar w:fldCharType="begin"/>
      </w:r>
      <w:r w:rsidRPr="007C2D68">
        <w:rPr>
          <w:rFonts w:eastAsia="Calibri"/>
          <w:sz w:val="18"/>
          <w:szCs w:val="18"/>
        </w:rPr>
        <w:instrText xml:space="preserve"> REF _Ref473547896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10.3</w:t>
      </w:r>
      <w:r w:rsidRPr="007C2D68">
        <w:rPr>
          <w:rFonts w:eastAsia="Calibri"/>
          <w:sz w:val="18"/>
          <w:szCs w:val="18"/>
        </w:rPr>
        <w:fldChar w:fldCharType="end"/>
      </w:r>
      <w:r w:rsidRPr="007C2D68">
        <w:rPr>
          <w:rFonts w:eastAsia="Calibri"/>
          <w:sz w:val="18"/>
          <w:szCs w:val="18"/>
        </w:rPr>
        <w:t>, each Project Participant:</w:t>
      </w:r>
    </w:p>
    <w:p w14:paraId="48E51411"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has a non-exclusive royalty-free right to use the Project IP for:</w:t>
      </w:r>
    </w:p>
    <w:p w14:paraId="173FB422" w14:textId="77777777" w:rsidR="00DA5375" w:rsidRPr="007C2D68" w:rsidRDefault="00DA5375" w:rsidP="00137A4B">
      <w:pPr>
        <w:pStyle w:val="MELegal4"/>
        <w:numPr>
          <w:ilvl w:val="3"/>
          <w:numId w:val="36"/>
        </w:numPr>
        <w:tabs>
          <w:tab w:val="clear" w:pos="2081"/>
        </w:tabs>
        <w:spacing w:before="0" w:after="120" w:line="240" w:lineRule="auto"/>
        <w:rPr>
          <w:rFonts w:cs="Arial"/>
          <w:sz w:val="18"/>
          <w:szCs w:val="18"/>
        </w:rPr>
      </w:pPr>
      <w:r w:rsidRPr="007C2D68">
        <w:rPr>
          <w:rFonts w:cs="Arial"/>
          <w:sz w:val="18"/>
          <w:szCs w:val="18"/>
        </w:rPr>
        <w:t>the purpose of undertaking the Project in accordance with this Agreement; and</w:t>
      </w:r>
    </w:p>
    <w:p w14:paraId="01EE3BAC" w14:textId="77777777" w:rsidR="00DA5375" w:rsidRPr="007C2D68" w:rsidRDefault="00DA5375" w:rsidP="00137A4B">
      <w:pPr>
        <w:pStyle w:val="MELegal4"/>
        <w:numPr>
          <w:ilvl w:val="3"/>
          <w:numId w:val="36"/>
        </w:numPr>
        <w:tabs>
          <w:tab w:val="clear" w:pos="2081"/>
        </w:tabs>
        <w:spacing w:before="0" w:after="120" w:line="240" w:lineRule="auto"/>
        <w:rPr>
          <w:rFonts w:cs="Arial"/>
          <w:sz w:val="18"/>
          <w:szCs w:val="18"/>
        </w:rPr>
      </w:pPr>
      <w:bookmarkStart w:id="117" w:name="_Ref473204296"/>
      <w:r w:rsidRPr="007C2D68">
        <w:rPr>
          <w:rFonts w:cs="Arial"/>
          <w:sz w:val="18"/>
          <w:szCs w:val="18"/>
        </w:rPr>
        <w:t xml:space="preserve">the Project Participant’s internal research, </w:t>
      </w:r>
      <w:proofErr w:type="gramStart"/>
      <w:r w:rsidRPr="007C2D68">
        <w:rPr>
          <w:rFonts w:cs="Arial"/>
          <w:sz w:val="18"/>
          <w:szCs w:val="18"/>
        </w:rPr>
        <w:t>education</w:t>
      </w:r>
      <w:proofErr w:type="gramEnd"/>
      <w:r w:rsidRPr="007C2D68">
        <w:rPr>
          <w:rFonts w:cs="Arial"/>
          <w:sz w:val="18"/>
          <w:szCs w:val="18"/>
        </w:rPr>
        <w:t xml:space="preserve"> and teaching purposes other than Utilisation; and</w:t>
      </w:r>
    </w:p>
    <w:p w14:paraId="2B73D541" w14:textId="27359ABC"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 xml:space="preserve">has the Utilisation rights detailed in clause </w:t>
      </w:r>
      <w:r w:rsidRPr="007C2D68">
        <w:rPr>
          <w:rFonts w:eastAsia="Calibri"/>
          <w:sz w:val="18"/>
          <w:szCs w:val="18"/>
        </w:rPr>
        <w:fldChar w:fldCharType="begin"/>
      </w:r>
      <w:r w:rsidRPr="007C2D68">
        <w:rPr>
          <w:rFonts w:eastAsia="Calibri"/>
          <w:sz w:val="18"/>
          <w:szCs w:val="18"/>
        </w:rPr>
        <w:instrText xml:space="preserve"> REF _Ref482972505 \n \h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11.3</w:t>
      </w:r>
      <w:r w:rsidRPr="007C2D68">
        <w:rPr>
          <w:rFonts w:eastAsia="Calibri"/>
          <w:sz w:val="18"/>
          <w:szCs w:val="18"/>
        </w:rPr>
        <w:fldChar w:fldCharType="end"/>
      </w:r>
      <w:r w:rsidRPr="007C2D68">
        <w:rPr>
          <w:rFonts w:eastAsia="Calibri"/>
          <w:sz w:val="18"/>
          <w:szCs w:val="18"/>
        </w:rPr>
        <w:t>.</w:t>
      </w:r>
      <w:bookmarkEnd w:id="117"/>
    </w:p>
    <w:p w14:paraId="15C8F90F"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rFonts w:eastAsia="Calibri"/>
          <w:b/>
          <w:sz w:val="18"/>
          <w:szCs w:val="18"/>
        </w:rPr>
      </w:pPr>
      <w:bookmarkStart w:id="118" w:name="_Ref473547896"/>
      <w:r w:rsidRPr="007C2D68">
        <w:rPr>
          <w:rFonts w:eastAsia="Calibri"/>
          <w:b/>
          <w:sz w:val="18"/>
          <w:szCs w:val="18"/>
        </w:rPr>
        <w:t>Conditions on use rights</w:t>
      </w:r>
      <w:bookmarkEnd w:id="118"/>
    </w:p>
    <w:p w14:paraId="5A0761C8" w14:textId="0B19B600" w:rsidR="00DA5375" w:rsidRPr="007C2D68" w:rsidRDefault="00DA5375" w:rsidP="00DA5375">
      <w:pPr>
        <w:pStyle w:val="Style2"/>
        <w:numPr>
          <w:ilvl w:val="0"/>
          <w:numId w:val="0"/>
        </w:numPr>
        <w:spacing w:after="120"/>
        <w:ind w:left="709"/>
        <w:rPr>
          <w:rFonts w:eastAsia="Calibri"/>
          <w:sz w:val="18"/>
          <w:szCs w:val="18"/>
        </w:rPr>
      </w:pPr>
      <w:r w:rsidRPr="007C2D68">
        <w:rPr>
          <w:rFonts w:eastAsia="Calibri"/>
          <w:sz w:val="18"/>
          <w:szCs w:val="18"/>
        </w:rPr>
        <w:t xml:space="preserve">The rights to use Project IP detailed in clauses </w:t>
      </w:r>
      <w:r w:rsidRPr="007C2D68">
        <w:rPr>
          <w:rFonts w:eastAsia="Calibri"/>
          <w:sz w:val="18"/>
          <w:szCs w:val="18"/>
        </w:rPr>
        <w:fldChar w:fldCharType="begin"/>
      </w:r>
      <w:r w:rsidRPr="007C2D68">
        <w:rPr>
          <w:rFonts w:eastAsia="Calibri"/>
          <w:sz w:val="18"/>
          <w:szCs w:val="18"/>
        </w:rPr>
        <w:instrText xml:space="preserve"> REF _Ref482973931 \n \h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10.1</w:t>
      </w:r>
      <w:r w:rsidRPr="007C2D68">
        <w:rPr>
          <w:rFonts w:eastAsia="Calibri"/>
          <w:sz w:val="18"/>
          <w:szCs w:val="18"/>
        </w:rPr>
        <w:fldChar w:fldCharType="end"/>
      </w:r>
      <w:r w:rsidRPr="007C2D68">
        <w:rPr>
          <w:rFonts w:eastAsia="Calibri"/>
          <w:sz w:val="18"/>
          <w:szCs w:val="18"/>
        </w:rPr>
        <w:t xml:space="preserve"> and </w:t>
      </w:r>
      <w:r w:rsidRPr="007C2D68">
        <w:rPr>
          <w:rFonts w:eastAsia="Calibri"/>
          <w:sz w:val="18"/>
          <w:szCs w:val="18"/>
        </w:rPr>
        <w:fldChar w:fldCharType="begin"/>
      </w:r>
      <w:r w:rsidRPr="007C2D68">
        <w:rPr>
          <w:rFonts w:eastAsia="Calibri"/>
          <w:sz w:val="18"/>
          <w:szCs w:val="18"/>
        </w:rPr>
        <w:instrText xml:space="preserve"> REF _Ref482973932 \n \h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10.2</w:t>
      </w:r>
      <w:r w:rsidRPr="007C2D68">
        <w:rPr>
          <w:rFonts w:eastAsia="Calibri"/>
          <w:sz w:val="18"/>
          <w:szCs w:val="18"/>
        </w:rPr>
        <w:fldChar w:fldCharType="end"/>
      </w:r>
      <w:r w:rsidRPr="007C2D68">
        <w:rPr>
          <w:rFonts w:eastAsia="Calibri"/>
          <w:sz w:val="18"/>
          <w:szCs w:val="18"/>
        </w:rPr>
        <w:t xml:space="preserve"> are subject to the relevant Project Participant: </w:t>
      </w:r>
    </w:p>
    <w:p w14:paraId="683F0B5F"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maintaining the confidentiality of Confidential Information; and</w:t>
      </w:r>
    </w:p>
    <w:p w14:paraId="55A433EC"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not prejudicing:</w:t>
      </w:r>
    </w:p>
    <w:p w14:paraId="1768BA9B" w14:textId="509F272D" w:rsidR="00DA5375" w:rsidRPr="007C2D68" w:rsidRDefault="00DA5375" w:rsidP="00137A4B">
      <w:pPr>
        <w:pStyle w:val="MELegal4"/>
        <w:numPr>
          <w:ilvl w:val="3"/>
          <w:numId w:val="37"/>
        </w:numPr>
        <w:tabs>
          <w:tab w:val="clear" w:pos="2081"/>
        </w:tabs>
        <w:spacing w:before="0" w:after="120" w:line="240" w:lineRule="auto"/>
        <w:rPr>
          <w:rFonts w:cs="Arial"/>
          <w:sz w:val="18"/>
          <w:szCs w:val="18"/>
        </w:rPr>
      </w:pPr>
      <w:r w:rsidRPr="007C2D68">
        <w:rPr>
          <w:rFonts w:cs="Arial"/>
          <w:sz w:val="18"/>
          <w:szCs w:val="18"/>
        </w:rPr>
        <w:t xml:space="preserve">the Utilisation of the Project IP in accordance with clause </w:t>
      </w:r>
      <w:r w:rsidRPr="007C2D68">
        <w:rPr>
          <w:rFonts w:cs="Arial"/>
          <w:sz w:val="18"/>
          <w:szCs w:val="18"/>
        </w:rPr>
        <w:fldChar w:fldCharType="begin"/>
      </w:r>
      <w:r w:rsidRPr="007C2D68">
        <w:rPr>
          <w:rFonts w:cs="Arial"/>
          <w:sz w:val="18"/>
          <w:szCs w:val="18"/>
        </w:rPr>
        <w:instrText xml:space="preserve"> REF _Ref478493427 \n \h </w:instrText>
      </w:r>
      <w:r w:rsidRPr="007C2D68">
        <w:rPr>
          <w:rFonts w:cs="Arial"/>
          <w:sz w:val="18"/>
          <w:szCs w:val="18"/>
        </w:rPr>
      </w:r>
      <w:r w:rsidRPr="007C2D68">
        <w:rPr>
          <w:rFonts w:cs="Arial"/>
          <w:sz w:val="18"/>
          <w:szCs w:val="18"/>
        </w:rPr>
        <w:fldChar w:fldCharType="separate"/>
      </w:r>
      <w:r w:rsidR="00D12F12">
        <w:rPr>
          <w:rFonts w:cs="Arial"/>
          <w:sz w:val="18"/>
          <w:szCs w:val="18"/>
        </w:rPr>
        <w:t>11</w:t>
      </w:r>
      <w:r w:rsidRPr="007C2D68">
        <w:rPr>
          <w:rFonts w:cs="Arial"/>
          <w:sz w:val="18"/>
          <w:szCs w:val="18"/>
        </w:rPr>
        <w:fldChar w:fldCharType="end"/>
      </w:r>
      <w:r w:rsidRPr="007C2D68">
        <w:rPr>
          <w:rFonts w:cs="Arial"/>
          <w:sz w:val="18"/>
          <w:szCs w:val="18"/>
        </w:rPr>
        <w:t>; and</w:t>
      </w:r>
    </w:p>
    <w:p w14:paraId="27CB85EE" w14:textId="4C7EC5EF" w:rsidR="00DA5375" w:rsidRPr="007C2D68" w:rsidRDefault="00DA5375" w:rsidP="00137A4B">
      <w:pPr>
        <w:pStyle w:val="MELegal4"/>
        <w:numPr>
          <w:ilvl w:val="3"/>
          <w:numId w:val="37"/>
        </w:numPr>
        <w:tabs>
          <w:tab w:val="clear" w:pos="2081"/>
        </w:tabs>
        <w:spacing w:before="0" w:after="120" w:line="240" w:lineRule="auto"/>
        <w:rPr>
          <w:rFonts w:cs="Arial"/>
          <w:sz w:val="18"/>
          <w:szCs w:val="18"/>
        </w:rPr>
      </w:pPr>
      <w:r w:rsidRPr="007C2D68">
        <w:rPr>
          <w:rFonts w:cs="Arial"/>
          <w:sz w:val="18"/>
          <w:szCs w:val="18"/>
        </w:rPr>
        <w:t xml:space="preserve">the protection of the Project IP in accordance with clauses </w:t>
      </w:r>
      <w:r w:rsidRPr="007C2D68">
        <w:rPr>
          <w:rFonts w:cs="Arial"/>
          <w:sz w:val="18"/>
          <w:szCs w:val="18"/>
        </w:rPr>
        <w:fldChar w:fldCharType="begin"/>
      </w:r>
      <w:r w:rsidRPr="007C2D68">
        <w:rPr>
          <w:rFonts w:cs="Arial"/>
          <w:sz w:val="18"/>
          <w:szCs w:val="18"/>
        </w:rPr>
        <w:instrText xml:space="preserve"> REF _Ref467078453 \n \h  \* MERGEFORMAT </w:instrText>
      </w:r>
      <w:r w:rsidRPr="007C2D68">
        <w:rPr>
          <w:rFonts w:cs="Arial"/>
          <w:sz w:val="18"/>
          <w:szCs w:val="18"/>
        </w:rPr>
      </w:r>
      <w:r w:rsidRPr="007C2D68">
        <w:rPr>
          <w:rFonts w:cs="Arial"/>
          <w:sz w:val="18"/>
          <w:szCs w:val="18"/>
        </w:rPr>
        <w:fldChar w:fldCharType="separate"/>
      </w:r>
      <w:r w:rsidR="00D12F12">
        <w:rPr>
          <w:rFonts w:cs="Arial"/>
          <w:sz w:val="18"/>
          <w:szCs w:val="18"/>
        </w:rPr>
        <w:t>9.4</w:t>
      </w:r>
      <w:r w:rsidRPr="007C2D68">
        <w:rPr>
          <w:rFonts w:cs="Arial"/>
          <w:sz w:val="18"/>
          <w:szCs w:val="18"/>
        </w:rPr>
        <w:fldChar w:fldCharType="end"/>
      </w:r>
      <w:r w:rsidRPr="007C2D68">
        <w:rPr>
          <w:rFonts w:cs="Arial"/>
          <w:sz w:val="18"/>
          <w:szCs w:val="18"/>
        </w:rPr>
        <w:t xml:space="preserve"> and </w:t>
      </w:r>
      <w:r w:rsidRPr="007C2D68">
        <w:rPr>
          <w:rFonts w:cs="Arial"/>
          <w:sz w:val="18"/>
          <w:szCs w:val="18"/>
        </w:rPr>
        <w:fldChar w:fldCharType="begin"/>
      </w:r>
      <w:r w:rsidRPr="007C2D68">
        <w:rPr>
          <w:rFonts w:cs="Arial"/>
          <w:sz w:val="18"/>
          <w:szCs w:val="18"/>
        </w:rPr>
        <w:instrText xml:space="preserve"> REF _Ref473548979 \n \h  \* MERGEFORMAT </w:instrText>
      </w:r>
      <w:r w:rsidRPr="007C2D68">
        <w:rPr>
          <w:rFonts w:cs="Arial"/>
          <w:sz w:val="18"/>
          <w:szCs w:val="18"/>
        </w:rPr>
      </w:r>
      <w:r w:rsidRPr="007C2D68">
        <w:rPr>
          <w:rFonts w:cs="Arial"/>
          <w:sz w:val="18"/>
          <w:szCs w:val="18"/>
        </w:rPr>
        <w:fldChar w:fldCharType="separate"/>
      </w:r>
      <w:r w:rsidR="00D12F12">
        <w:rPr>
          <w:rFonts w:cs="Arial"/>
          <w:sz w:val="18"/>
          <w:szCs w:val="18"/>
        </w:rPr>
        <w:t>9.5</w:t>
      </w:r>
      <w:r w:rsidRPr="007C2D68">
        <w:rPr>
          <w:rFonts w:cs="Arial"/>
          <w:sz w:val="18"/>
          <w:szCs w:val="18"/>
        </w:rPr>
        <w:fldChar w:fldCharType="end"/>
      </w:r>
      <w:r w:rsidRPr="007C2D68">
        <w:rPr>
          <w:rFonts w:cs="Arial"/>
          <w:sz w:val="18"/>
          <w:szCs w:val="18"/>
        </w:rPr>
        <w:t>.</w:t>
      </w:r>
    </w:p>
    <w:p w14:paraId="45DDC916"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r w:rsidRPr="007C2D68">
        <w:rPr>
          <w:b/>
          <w:color w:val="000000" w:themeColor="text1"/>
          <w:sz w:val="18"/>
          <w:szCs w:val="18"/>
        </w:rPr>
        <w:t>Reporting by Project Participants</w:t>
      </w:r>
    </w:p>
    <w:p w14:paraId="687831B9" w14:textId="77777777" w:rsidR="00DA5375" w:rsidRPr="007C2D68" w:rsidRDefault="00DA5375" w:rsidP="00DA5375">
      <w:pPr>
        <w:pStyle w:val="Style2"/>
        <w:numPr>
          <w:ilvl w:val="0"/>
          <w:numId w:val="0"/>
        </w:numPr>
        <w:spacing w:after="120"/>
        <w:ind w:left="709"/>
        <w:rPr>
          <w:sz w:val="18"/>
          <w:szCs w:val="18"/>
        </w:rPr>
      </w:pPr>
      <w:r w:rsidRPr="007C2D68">
        <w:rPr>
          <w:sz w:val="18"/>
          <w:szCs w:val="18"/>
        </w:rPr>
        <w:t>Each Project Participant must provide written reports to the Company regarding its use of the Project IP, at such times and containing such details as reasonably requested by the Company from time to time.</w:t>
      </w:r>
    </w:p>
    <w:p w14:paraId="66187327" w14:textId="77777777" w:rsidR="00DA5375" w:rsidRPr="007C2D68" w:rsidRDefault="00DA5375" w:rsidP="00DA5375">
      <w:pPr>
        <w:pStyle w:val="Style2"/>
        <w:widowControl w:val="0"/>
        <w:numPr>
          <w:ilvl w:val="0"/>
          <w:numId w:val="8"/>
        </w:numPr>
        <w:autoSpaceDE w:val="0"/>
        <w:autoSpaceDN w:val="0"/>
        <w:adjustRightInd w:val="0"/>
        <w:spacing w:after="120"/>
        <w:rPr>
          <w:b/>
          <w:color w:val="000000" w:themeColor="text1"/>
          <w:sz w:val="18"/>
          <w:szCs w:val="18"/>
        </w:rPr>
      </w:pPr>
      <w:bookmarkStart w:id="119" w:name="_Ref478493427"/>
      <w:bookmarkStart w:id="120" w:name="_Ref467080071"/>
      <w:bookmarkEnd w:id="113"/>
      <w:r w:rsidRPr="007C2D68">
        <w:rPr>
          <w:b/>
          <w:color w:val="000000" w:themeColor="text1"/>
          <w:sz w:val="18"/>
          <w:szCs w:val="18"/>
        </w:rPr>
        <w:t>UTILISATION OF PROJECT IP</w:t>
      </w:r>
      <w:bookmarkEnd w:id="119"/>
    </w:p>
    <w:p w14:paraId="53067D0D"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bookmarkStart w:id="121" w:name="_Ref482972777"/>
      <w:bookmarkStart w:id="122" w:name="_Ref478493404"/>
      <w:r w:rsidRPr="007C2D68">
        <w:rPr>
          <w:b/>
          <w:color w:val="000000" w:themeColor="text1"/>
          <w:sz w:val="18"/>
          <w:szCs w:val="18"/>
        </w:rPr>
        <w:t>Utilisation Plan</w:t>
      </w:r>
      <w:bookmarkEnd w:id="121"/>
    </w:p>
    <w:p w14:paraId="3AF84C6A"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The Utilisation Plan for the Utilisation of the Project IP is set out in Item 4.7 of the Project Details.</w:t>
      </w:r>
    </w:p>
    <w:p w14:paraId="62985F8A"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Each Party in its Utilisation of Project IP will comply with the terms of the Utilisation Plan (to the extent that the Utilisation Plan is applicable to its Utilisation of the Project IP).</w:t>
      </w:r>
    </w:p>
    <w:p w14:paraId="0A961398"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bookmarkStart w:id="123" w:name="_Ref482972029"/>
      <w:r w:rsidRPr="007C2D68">
        <w:rPr>
          <w:b/>
          <w:color w:val="000000" w:themeColor="text1"/>
          <w:sz w:val="18"/>
          <w:szCs w:val="18"/>
        </w:rPr>
        <w:lastRenderedPageBreak/>
        <w:t>Lead Project Party’s rights</w:t>
      </w:r>
      <w:bookmarkEnd w:id="122"/>
      <w:bookmarkEnd w:id="123"/>
    </w:p>
    <w:p w14:paraId="3A7A5542" w14:textId="64248A32" w:rsidR="00DA5375" w:rsidRPr="007C2D68" w:rsidRDefault="00DA5375" w:rsidP="00DA5375">
      <w:pPr>
        <w:pStyle w:val="Style2"/>
        <w:numPr>
          <w:ilvl w:val="0"/>
          <w:numId w:val="0"/>
        </w:numPr>
        <w:spacing w:after="120"/>
        <w:ind w:left="709"/>
        <w:rPr>
          <w:b/>
          <w:color w:val="000000" w:themeColor="text1"/>
          <w:sz w:val="18"/>
          <w:szCs w:val="18"/>
        </w:rPr>
      </w:pPr>
      <w:r w:rsidRPr="007C2D68">
        <w:rPr>
          <w:sz w:val="18"/>
          <w:szCs w:val="18"/>
        </w:rPr>
        <w:t xml:space="preserve">Subject to Item 6.3 of the Project Details and clauses </w:t>
      </w:r>
      <w:r w:rsidRPr="007C2D68">
        <w:rPr>
          <w:sz w:val="18"/>
          <w:szCs w:val="18"/>
        </w:rPr>
        <w:fldChar w:fldCharType="begin"/>
      </w:r>
      <w:r w:rsidRPr="007C2D68">
        <w:rPr>
          <w:sz w:val="18"/>
          <w:szCs w:val="18"/>
        </w:rPr>
        <w:instrText xml:space="preserve"> REF _Ref482972730 \n \h </w:instrText>
      </w:r>
      <w:r w:rsidRPr="007C2D68">
        <w:rPr>
          <w:sz w:val="18"/>
          <w:szCs w:val="18"/>
        </w:rPr>
      </w:r>
      <w:r w:rsidRPr="007C2D68">
        <w:rPr>
          <w:sz w:val="18"/>
          <w:szCs w:val="18"/>
        </w:rPr>
        <w:fldChar w:fldCharType="separate"/>
      </w:r>
      <w:r w:rsidR="00D12F12">
        <w:rPr>
          <w:sz w:val="18"/>
          <w:szCs w:val="18"/>
        </w:rPr>
        <w:t>11.6</w:t>
      </w:r>
      <w:r w:rsidRPr="007C2D68">
        <w:rPr>
          <w:sz w:val="18"/>
          <w:szCs w:val="18"/>
        </w:rPr>
        <w:fldChar w:fldCharType="end"/>
      </w:r>
      <w:r w:rsidRPr="007C2D68">
        <w:rPr>
          <w:sz w:val="18"/>
          <w:szCs w:val="18"/>
        </w:rPr>
        <w:t xml:space="preserve"> and </w:t>
      </w:r>
      <w:r w:rsidRPr="007C2D68">
        <w:rPr>
          <w:sz w:val="18"/>
          <w:szCs w:val="18"/>
        </w:rPr>
        <w:fldChar w:fldCharType="begin"/>
      </w:r>
      <w:r w:rsidRPr="007C2D68">
        <w:rPr>
          <w:sz w:val="18"/>
          <w:szCs w:val="18"/>
        </w:rPr>
        <w:instrText xml:space="preserve"> REF _Ref478493474 \r \h  \* MERGEFORMAT </w:instrText>
      </w:r>
      <w:r w:rsidRPr="007C2D68">
        <w:rPr>
          <w:sz w:val="18"/>
          <w:szCs w:val="18"/>
        </w:rPr>
      </w:r>
      <w:r w:rsidRPr="007C2D68">
        <w:rPr>
          <w:sz w:val="18"/>
          <w:szCs w:val="18"/>
        </w:rPr>
        <w:fldChar w:fldCharType="separate"/>
      </w:r>
      <w:r w:rsidR="00D12F12">
        <w:rPr>
          <w:sz w:val="18"/>
          <w:szCs w:val="18"/>
        </w:rPr>
        <w:t>11.7</w:t>
      </w:r>
      <w:r w:rsidRPr="007C2D68">
        <w:rPr>
          <w:sz w:val="18"/>
          <w:szCs w:val="18"/>
        </w:rPr>
        <w:fldChar w:fldCharType="end"/>
      </w:r>
      <w:r w:rsidRPr="007C2D68">
        <w:rPr>
          <w:sz w:val="18"/>
          <w:szCs w:val="18"/>
        </w:rPr>
        <w:t xml:space="preserve">, the Lead Project Party has an </w:t>
      </w:r>
      <w:r w:rsidRPr="007C2D68">
        <w:rPr>
          <w:rFonts w:eastAsia="Calibri"/>
          <w:sz w:val="18"/>
          <w:szCs w:val="18"/>
        </w:rPr>
        <w:t xml:space="preserve">exclusive, royalty-free right and licence to Utilise the Project IP (including the right to sublicense) </w:t>
      </w:r>
      <w:r w:rsidRPr="007C2D68">
        <w:rPr>
          <w:sz w:val="18"/>
          <w:szCs w:val="18"/>
        </w:rPr>
        <w:t>within the LPP Field, and subject to any LPP Field Conditions detailed in the Project Details.</w:t>
      </w:r>
    </w:p>
    <w:p w14:paraId="022590CF" w14:textId="52BCF655"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bookmarkStart w:id="124" w:name="_Ref482972505"/>
      <w:bookmarkEnd w:id="120"/>
      <w:r w:rsidRPr="007C2D68">
        <w:rPr>
          <w:b/>
          <w:color w:val="000000" w:themeColor="text1"/>
          <w:sz w:val="18"/>
          <w:szCs w:val="18"/>
        </w:rPr>
        <w:t>Other Party’s Utilisation rights</w:t>
      </w:r>
      <w:bookmarkEnd w:id="124"/>
    </w:p>
    <w:p w14:paraId="763101C7" w14:textId="52E334A6" w:rsidR="00DA5375" w:rsidRPr="007C2D68" w:rsidRDefault="00DA5375" w:rsidP="00DA5375">
      <w:pPr>
        <w:pStyle w:val="Style2"/>
        <w:numPr>
          <w:ilvl w:val="0"/>
          <w:numId w:val="0"/>
        </w:numPr>
        <w:spacing w:after="120"/>
        <w:ind w:left="709"/>
        <w:rPr>
          <w:sz w:val="18"/>
          <w:szCs w:val="18"/>
        </w:rPr>
      </w:pPr>
      <w:r w:rsidRPr="007C2D68">
        <w:rPr>
          <w:sz w:val="18"/>
          <w:szCs w:val="18"/>
        </w:rPr>
        <w:t xml:space="preserve">Subject to Item 6.4 of the Project Details and clauses </w:t>
      </w:r>
      <w:r w:rsidRPr="007C2D68">
        <w:rPr>
          <w:sz w:val="18"/>
          <w:szCs w:val="18"/>
        </w:rPr>
        <w:fldChar w:fldCharType="begin"/>
      </w:r>
      <w:r w:rsidRPr="007C2D68">
        <w:rPr>
          <w:sz w:val="18"/>
          <w:szCs w:val="18"/>
        </w:rPr>
        <w:instrText xml:space="preserve"> REF _Ref482972730 \n \h </w:instrText>
      </w:r>
      <w:r w:rsidRPr="007C2D68">
        <w:rPr>
          <w:sz w:val="18"/>
          <w:szCs w:val="18"/>
        </w:rPr>
      </w:r>
      <w:r w:rsidRPr="007C2D68">
        <w:rPr>
          <w:sz w:val="18"/>
          <w:szCs w:val="18"/>
        </w:rPr>
        <w:fldChar w:fldCharType="separate"/>
      </w:r>
      <w:r w:rsidR="00D12F12">
        <w:rPr>
          <w:sz w:val="18"/>
          <w:szCs w:val="18"/>
        </w:rPr>
        <w:t>11.6</w:t>
      </w:r>
      <w:r w:rsidRPr="007C2D68">
        <w:rPr>
          <w:sz w:val="18"/>
          <w:szCs w:val="18"/>
        </w:rPr>
        <w:fldChar w:fldCharType="end"/>
      </w:r>
      <w:r w:rsidRPr="007C2D68">
        <w:rPr>
          <w:sz w:val="18"/>
          <w:szCs w:val="18"/>
        </w:rPr>
        <w:t xml:space="preserve"> and </w:t>
      </w:r>
      <w:r w:rsidRPr="007C2D68">
        <w:rPr>
          <w:sz w:val="18"/>
          <w:szCs w:val="18"/>
        </w:rPr>
        <w:fldChar w:fldCharType="begin"/>
      </w:r>
      <w:r w:rsidRPr="007C2D68">
        <w:rPr>
          <w:sz w:val="18"/>
          <w:szCs w:val="18"/>
        </w:rPr>
        <w:instrText xml:space="preserve"> REF _Ref478493474 \r \h  \* MERGEFORMAT </w:instrText>
      </w:r>
      <w:r w:rsidRPr="007C2D68">
        <w:rPr>
          <w:sz w:val="18"/>
          <w:szCs w:val="18"/>
        </w:rPr>
      </w:r>
      <w:r w:rsidRPr="007C2D68">
        <w:rPr>
          <w:sz w:val="18"/>
          <w:szCs w:val="18"/>
        </w:rPr>
        <w:fldChar w:fldCharType="separate"/>
      </w:r>
      <w:r w:rsidR="00D12F12">
        <w:rPr>
          <w:sz w:val="18"/>
          <w:szCs w:val="18"/>
        </w:rPr>
        <w:t>11.7</w:t>
      </w:r>
      <w:r w:rsidRPr="007C2D68">
        <w:rPr>
          <w:sz w:val="18"/>
          <w:szCs w:val="18"/>
        </w:rPr>
        <w:fldChar w:fldCharType="end"/>
      </w:r>
      <w:r w:rsidRPr="007C2D68">
        <w:rPr>
          <w:sz w:val="18"/>
          <w:szCs w:val="18"/>
        </w:rPr>
        <w:t>, each Party (other than the Lead Project Party) will have a non-exclusive, royalty-free right and licence to Utilise the Project IP outside the LPP Field and subject to any conditions detailed in the Project Details.</w:t>
      </w:r>
    </w:p>
    <w:p w14:paraId="511E326B"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bookmarkStart w:id="125" w:name="_Ref478493470"/>
      <w:r w:rsidRPr="007C2D68">
        <w:rPr>
          <w:b/>
          <w:color w:val="000000" w:themeColor="text1"/>
          <w:sz w:val="18"/>
          <w:szCs w:val="18"/>
        </w:rPr>
        <w:t>Exclusive rights</w:t>
      </w:r>
    </w:p>
    <w:p w14:paraId="0E811ED9" w14:textId="2E44CD76" w:rsidR="00DA5375" w:rsidRPr="007C2D68" w:rsidRDefault="00DA5375" w:rsidP="00137A4B">
      <w:pPr>
        <w:pStyle w:val="MELegal3"/>
        <w:numPr>
          <w:ilvl w:val="0"/>
          <w:numId w:val="18"/>
        </w:numPr>
        <w:spacing w:before="0" w:after="120" w:line="240" w:lineRule="auto"/>
        <w:ind w:hanging="691"/>
        <w:rPr>
          <w:rFonts w:cs="Arial"/>
          <w:sz w:val="18"/>
          <w:szCs w:val="18"/>
        </w:rPr>
      </w:pPr>
      <w:r w:rsidRPr="007C2D68">
        <w:rPr>
          <w:rFonts w:cs="Arial"/>
          <w:sz w:val="18"/>
          <w:szCs w:val="18"/>
        </w:rPr>
        <w:t xml:space="preserve">Without limitation to clause </w:t>
      </w:r>
      <w:r w:rsidRPr="007C2D68">
        <w:rPr>
          <w:rFonts w:cs="Arial"/>
          <w:sz w:val="18"/>
          <w:szCs w:val="18"/>
        </w:rPr>
        <w:fldChar w:fldCharType="begin"/>
      </w:r>
      <w:r w:rsidRPr="007C2D68">
        <w:rPr>
          <w:rFonts w:cs="Arial"/>
          <w:sz w:val="18"/>
          <w:szCs w:val="18"/>
        </w:rPr>
        <w:instrText xml:space="preserve"> REF _Ref482972029 \n \h </w:instrText>
      </w:r>
      <w:r w:rsidRPr="007C2D68">
        <w:rPr>
          <w:rFonts w:cs="Arial"/>
          <w:sz w:val="18"/>
          <w:szCs w:val="18"/>
        </w:rPr>
      </w:r>
      <w:r w:rsidRPr="007C2D68">
        <w:rPr>
          <w:rFonts w:cs="Arial"/>
          <w:sz w:val="18"/>
          <w:szCs w:val="18"/>
        </w:rPr>
        <w:fldChar w:fldCharType="separate"/>
      </w:r>
      <w:r w:rsidR="00D12F12">
        <w:rPr>
          <w:rFonts w:cs="Arial"/>
          <w:sz w:val="18"/>
          <w:szCs w:val="18"/>
        </w:rPr>
        <w:t>11.2</w:t>
      </w:r>
      <w:r w:rsidRPr="007C2D68">
        <w:rPr>
          <w:rFonts w:cs="Arial"/>
          <w:sz w:val="18"/>
          <w:szCs w:val="18"/>
        </w:rPr>
        <w:fldChar w:fldCharType="end"/>
      </w:r>
      <w:r w:rsidRPr="007C2D68">
        <w:rPr>
          <w:rFonts w:cs="Arial"/>
          <w:sz w:val="18"/>
          <w:szCs w:val="18"/>
        </w:rPr>
        <w:t xml:space="preserve"> with respect to the Lead Project Party and the LPP Field, </w:t>
      </w:r>
      <w:proofErr w:type="gramStart"/>
      <w:r w:rsidRPr="007C2D68">
        <w:rPr>
          <w:rFonts w:cs="Arial"/>
          <w:sz w:val="18"/>
          <w:szCs w:val="18"/>
        </w:rPr>
        <w:t>in the event that</w:t>
      </w:r>
      <w:proofErr w:type="gramEnd"/>
      <w:r w:rsidRPr="007C2D68">
        <w:rPr>
          <w:rFonts w:cs="Arial"/>
          <w:sz w:val="18"/>
          <w:szCs w:val="18"/>
        </w:rPr>
        <w:t xml:space="preserve"> a Party seeks and has been granted (as specified in Item 6.5 of the Project Details) or is later granted:</w:t>
      </w:r>
    </w:p>
    <w:p w14:paraId="0A89147F" w14:textId="77777777" w:rsidR="00DA5375" w:rsidRPr="007C2D68" w:rsidRDefault="00DA5375" w:rsidP="00137A4B">
      <w:pPr>
        <w:pStyle w:val="ListParagraph"/>
        <w:numPr>
          <w:ilvl w:val="0"/>
          <w:numId w:val="19"/>
        </w:numPr>
        <w:spacing w:before="0" w:after="120"/>
        <w:ind w:hanging="720"/>
        <w:contextualSpacing w:val="0"/>
        <w:rPr>
          <w:rFonts w:cs="Arial"/>
          <w:sz w:val="18"/>
          <w:szCs w:val="18"/>
        </w:rPr>
      </w:pPr>
      <w:r w:rsidRPr="007C2D68">
        <w:rPr>
          <w:rFonts w:cs="Arial"/>
          <w:sz w:val="18"/>
          <w:szCs w:val="18"/>
        </w:rPr>
        <w:t xml:space="preserve">exclusive Utilisation rights for Project IP for </w:t>
      </w:r>
      <w:proofErr w:type="gramStart"/>
      <w:r w:rsidRPr="007C2D68">
        <w:rPr>
          <w:rFonts w:cs="Arial"/>
          <w:sz w:val="18"/>
          <w:szCs w:val="18"/>
        </w:rPr>
        <w:t>particular uses</w:t>
      </w:r>
      <w:proofErr w:type="gramEnd"/>
      <w:r w:rsidRPr="007C2D68">
        <w:rPr>
          <w:rFonts w:cs="Arial"/>
          <w:sz w:val="18"/>
          <w:szCs w:val="18"/>
        </w:rPr>
        <w:t xml:space="preserve"> or purposes, such rights will be limited in field and time as set out in Item 6.5 of the Project Details or as otherwise agreed by the Parties; and</w:t>
      </w:r>
    </w:p>
    <w:p w14:paraId="47E3FF50" w14:textId="77777777" w:rsidR="00DA5375" w:rsidRPr="007C2D68" w:rsidRDefault="00DA5375" w:rsidP="00137A4B">
      <w:pPr>
        <w:pStyle w:val="ListParagraph"/>
        <w:numPr>
          <w:ilvl w:val="0"/>
          <w:numId w:val="19"/>
        </w:numPr>
        <w:spacing w:before="0" w:after="120"/>
        <w:ind w:hanging="720"/>
        <w:contextualSpacing w:val="0"/>
        <w:rPr>
          <w:rFonts w:cs="Arial"/>
          <w:sz w:val="18"/>
          <w:szCs w:val="18"/>
        </w:rPr>
      </w:pPr>
      <w:r w:rsidRPr="007C2D68">
        <w:rPr>
          <w:rFonts w:cs="Arial"/>
          <w:sz w:val="18"/>
          <w:szCs w:val="18"/>
        </w:rPr>
        <w:t>exclusive Utilisation rights for Project IP for all uses or purposes, such Party will provide additional funds to compensate the other Parties for their loss of access to the Project IP, as set out in Item 6.5 of the Project Details or as otherwise agreed by the Parties.</w:t>
      </w:r>
      <w:r w:rsidRPr="007C2D68" w:rsidDel="00FC6054">
        <w:rPr>
          <w:rFonts w:cs="Arial"/>
          <w:sz w:val="18"/>
          <w:szCs w:val="18"/>
        </w:rPr>
        <w:t xml:space="preserve"> </w:t>
      </w:r>
      <w:r w:rsidRPr="007C2D68">
        <w:rPr>
          <w:rFonts w:cs="Arial"/>
          <w:sz w:val="18"/>
          <w:szCs w:val="18"/>
        </w:rPr>
        <w:t xml:space="preserve">Without limitation to the foregoing, the amount of the additional </w:t>
      </w:r>
      <w:proofErr w:type="gramStart"/>
      <w:r w:rsidRPr="007C2D68">
        <w:rPr>
          <w:rFonts w:cs="Arial"/>
          <w:sz w:val="18"/>
          <w:szCs w:val="18"/>
        </w:rPr>
        <w:t>funds</w:t>
      </w:r>
      <w:proofErr w:type="gramEnd"/>
      <w:r w:rsidRPr="007C2D68">
        <w:rPr>
          <w:rFonts w:cs="Arial"/>
          <w:sz w:val="18"/>
          <w:szCs w:val="18"/>
        </w:rPr>
        <w:t xml:space="preserve"> payable will be equal to or greater than the total combined Project Contributions made available by the other Parties, unless otherwise agreed by the Parties; and</w:t>
      </w:r>
    </w:p>
    <w:p w14:paraId="10C67C3A" w14:textId="3B364126" w:rsidR="00DA5375" w:rsidRPr="007C2D68" w:rsidRDefault="00DA5375" w:rsidP="00DA5375">
      <w:pPr>
        <w:spacing w:after="120"/>
        <w:ind w:left="1418"/>
        <w:rPr>
          <w:rFonts w:cs="Arial"/>
          <w:sz w:val="18"/>
          <w:szCs w:val="18"/>
        </w:rPr>
      </w:pPr>
      <w:r w:rsidRPr="007C2D68">
        <w:rPr>
          <w:rFonts w:cs="Arial"/>
          <w:sz w:val="18"/>
          <w:szCs w:val="18"/>
        </w:rPr>
        <w:t xml:space="preserve">any such exclusive rights to Utilise the Project IP will, in any event, be subject to clauses </w:t>
      </w:r>
      <w:r w:rsidRPr="007C2D68">
        <w:rPr>
          <w:rFonts w:cs="Arial"/>
          <w:sz w:val="18"/>
          <w:szCs w:val="18"/>
        </w:rPr>
        <w:fldChar w:fldCharType="begin"/>
      </w:r>
      <w:r w:rsidRPr="007C2D68">
        <w:rPr>
          <w:rFonts w:cs="Arial"/>
          <w:sz w:val="18"/>
          <w:szCs w:val="18"/>
        </w:rPr>
        <w:instrText xml:space="preserve"> REF _Ref482972730 \n \h  \* MERGEFORMAT </w:instrText>
      </w:r>
      <w:r w:rsidRPr="007C2D68">
        <w:rPr>
          <w:rFonts w:cs="Arial"/>
          <w:sz w:val="18"/>
          <w:szCs w:val="18"/>
        </w:rPr>
      </w:r>
      <w:r w:rsidRPr="007C2D68">
        <w:rPr>
          <w:rFonts w:cs="Arial"/>
          <w:sz w:val="18"/>
          <w:szCs w:val="18"/>
        </w:rPr>
        <w:fldChar w:fldCharType="separate"/>
      </w:r>
      <w:r w:rsidR="00D12F12">
        <w:rPr>
          <w:rFonts w:cs="Arial"/>
          <w:sz w:val="18"/>
          <w:szCs w:val="18"/>
        </w:rPr>
        <w:t>11.6</w:t>
      </w:r>
      <w:r w:rsidRPr="007C2D68">
        <w:rPr>
          <w:rFonts w:cs="Arial"/>
          <w:sz w:val="18"/>
          <w:szCs w:val="18"/>
        </w:rPr>
        <w:fldChar w:fldCharType="end"/>
      </w:r>
      <w:r w:rsidRPr="007C2D68">
        <w:rPr>
          <w:rFonts w:cs="Arial"/>
          <w:sz w:val="18"/>
          <w:szCs w:val="18"/>
        </w:rPr>
        <w:t xml:space="preserve"> and </w:t>
      </w:r>
      <w:r w:rsidRPr="007C2D68">
        <w:rPr>
          <w:rFonts w:cs="Arial"/>
          <w:sz w:val="18"/>
          <w:szCs w:val="18"/>
        </w:rPr>
        <w:fldChar w:fldCharType="begin"/>
      </w:r>
      <w:r w:rsidRPr="007C2D68">
        <w:rPr>
          <w:rFonts w:cs="Arial"/>
          <w:sz w:val="18"/>
          <w:szCs w:val="18"/>
        </w:rPr>
        <w:instrText xml:space="preserve"> REF _Ref478493474 \n \h </w:instrText>
      </w:r>
      <w:r w:rsidRPr="007C2D68">
        <w:rPr>
          <w:rFonts w:cs="Arial"/>
          <w:sz w:val="18"/>
          <w:szCs w:val="18"/>
        </w:rPr>
      </w:r>
      <w:r w:rsidRPr="007C2D68">
        <w:rPr>
          <w:rFonts w:cs="Arial"/>
          <w:sz w:val="18"/>
          <w:szCs w:val="18"/>
        </w:rPr>
        <w:fldChar w:fldCharType="separate"/>
      </w:r>
      <w:r w:rsidR="00D12F12">
        <w:rPr>
          <w:rFonts w:cs="Arial"/>
          <w:sz w:val="18"/>
          <w:szCs w:val="18"/>
        </w:rPr>
        <w:t>11.7</w:t>
      </w:r>
      <w:r w:rsidRPr="007C2D68">
        <w:rPr>
          <w:rFonts w:cs="Arial"/>
          <w:sz w:val="18"/>
          <w:szCs w:val="18"/>
        </w:rPr>
        <w:fldChar w:fldCharType="end"/>
      </w:r>
      <w:r w:rsidRPr="007C2D68">
        <w:rPr>
          <w:rFonts w:cs="Arial"/>
          <w:sz w:val="18"/>
          <w:szCs w:val="18"/>
        </w:rPr>
        <w:t>.</w:t>
      </w:r>
    </w:p>
    <w:p w14:paraId="29988095"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r w:rsidRPr="007C2D68">
        <w:rPr>
          <w:b/>
          <w:color w:val="000000" w:themeColor="text1"/>
          <w:sz w:val="18"/>
          <w:szCs w:val="18"/>
        </w:rPr>
        <w:t>Grant of rights</w:t>
      </w:r>
    </w:p>
    <w:p w14:paraId="5A89A0DB" w14:textId="3CA40D68" w:rsidR="00DA5375" w:rsidRPr="007C2D68" w:rsidRDefault="00DA5375" w:rsidP="00DA5375">
      <w:pPr>
        <w:pStyle w:val="Style2"/>
        <w:numPr>
          <w:ilvl w:val="0"/>
          <w:numId w:val="0"/>
        </w:numPr>
        <w:spacing w:after="120"/>
        <w:ind w:left="709"/>
        <w:rPr>
          <w:color w:val="000000" w:themeColor="text1"/>
          <w:sz w:val="18"/>
          <w:szCs w:val="18"/>
        </w:rPr>
      </w:pPr>
      <w:r w:rsidRPr="007C2D68">
        <w:rPr>
          <w:color w:val="000000" w:themeColor="text1"/>
          <w:sz w:val="18"/>
          <w:szCs w:val="18"/>
        </w:rPr>
        <w:t xml:space="preserve">To the extent not granted under this Agreement at the Commencement Date, the Company or Project IP Rights Holder (as the case may be) must </w:t>
      </w:r>
      <w:r w:rsidRPr="007C2D68">
        <w:rPr>
          <w:sz w:val="18"/>
          <w:szCs w:val="18"/>
        </w:rPr>
        <w:t xml:space="preserve">do all acts and things and execute all documents which may be necessary for the purpose of granting the rights to Utilise the Project IP as required from time to time under this clause </w:t>
      </w:r>
      <w:r w:rsidRPr="007C2D68">
        <w:rPr>
          <w:sz w:val="18"/>
          <w:szCs w:val="18"/>
        </w:rPr>
        <w:fldChar w:fldCharType="begin"/>
      </w:r>
      <w:r w:rsidRPr="007C2D68">
        <w:rPr>
          <w:sz w:val="18"/>
          <w:szCs w:val="18"/>
        </w:rPr>
        <w:instrText xml:space="preserve"> REF _Ref478493427 \n \h </w:instrText>
      </w:r>
      <w:r w:rsidRPr="007C2D68">
        <w:rPr>
          <w:sz w:val="18"/>
          <w:szCs w:val="18"/>
        </w:rPr>
      </w:r>
      <w:r w:rsidRPr="007C2D68">
        <w:rPr>
          <w:sz w:val="18"/>
          <w:szCs w:val="18"/>
        </w:rPr>
        <w:fldChar w:fldCharType="separate"/>
      </w:r>
      <w:r w:rsidR="00D12F12">
        <w:rPr>
          <w:sz w:val="18"/>
          <w:szCs w:val="18"/>
        </w:rPr>
        <w:t>11</w:t>
      </w:r>
      <w:r w:rsidRPr="007C2D68">
        <w:rPr>
          <w:sz w:val="18"/>
          <w:szCs w:val="18"/>
        </w:rPr>
        <w:fldChar w:fldCharType="end"/>
      </w:r>
      <w:r w:rsidRPr="007C2D68">
        <w:rPr>
          <w:sz w:val="18"/>
          <w:szCs w:val="18"/>
        </w:rPr>
        <w:t>.</w:t>
      </w:r>
    </w:p>
    <w:p w14:paraId="6CECCB65"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bookmarkStart w:id="126" w:name="_Ref482972730"/>
      <w:r w:rsidRPr="007C2D68">
        <w:rPr>
          <w:b/>
          <w:color w:val="000000" w:themeColor="text1"/>
          <w:sz w:val="18"/>
          <w:szCs w:val="18"/>
        </w:rPr>
        <w:t>Conditions on Utilisation</w:t>
      </w:r>
      <w:bookmarkEnd w:id="125"/>
      <w:bookmarkEnd w:id="126"/>
    </w:p>
    <w:p w14:paraId="5343D9BA" w14:textId="3AF4DA40" w:rsidR="00DA5375" w:rsidRPr="007C2D68" w:rsidRDefault="00DA5375" w:rsidP="00DA5375">
      <w:pPr>
        <w:pStyle w:val="Style2"/>
        <w:numPr>
          <w:ilvl w:val="0"/>
          <w:numId w:val="0"/>
        </w:numPr>
        <w:spacing w:after="120"/>
        <w:ind w:left="709"/>
        <w:rPr>
          <w:color w:val="000000" w:themeColor="text1"/>
          <w:sz w:val="18"/>
          <w:szCs w:val="18"/>
        </w:rPr>
      </w:pPr>
      <w:bookmarkStart w:id="127" w:name="_Ref478493516"/>
      <w:r w:rsidRPr="007C2D68">
        <w:rPr>
          <w:color w:val="000000" w:themeColor="text1"/>
          <w:sz w:val="18"/>
          <w:szCs w:val="18"/>
        </w:rPr>
        <w:t xml:space="preserve">Without limitation to clause </w:t>
      </w:r>
      <w:r w:rsidRPr="007C2D68">
        <w:rPr>
          <w:color w:val="000000" w:themeColor="text1"/>
          <w:sz w:val="18"/>
          <w:szCs w:val="18"/>
        </w:rPr>
        <w:fldChar w:fldCharType="begin"/>
      </w:r>
      <w:r w:rsidRPr="007C2D68">
        <w:rPr>
          <w:color w:val="000000" w:themeColor="text1"/>
          <w:sz w:val="18"/>
          <w:szCs w:val="18"/>
        </w:rPr>
        <w:instrText xml:space="preserve"> REF _Ref482972777 \n \h </w:instrText>
      </w:r>
      <w:r w:rsidRPr="007C2D68">
        <w:rPr>
          <w:color w:val="000000" w:themeColor="text1"/>
          <w:sz w:val="18"/>
          <w:szCs w:val="18"/>
        </w:rPr>
      </w:r>
      <w:r w:rsidRPr="007C2D68">
        <w:rPr>
          <w:color w:val="000000" w:themeColor="text1"/>
          <w:sz w:val="18"/>
          <w:szCs w:val="18"/>
        </w:rPr>
        <w:fldChar w:fldCharType="separate"/>
      </w:r>
      <w:r w:rsidR="00D12F12">
        <w:rPr>
          <w:color w:val="000000" w:themeColor="text1"/>
          <w:sz w:val="18"/>
          <w:szCs w:val="18"/>
        </w:rPr>
        <w:t>11.1</w:t>
      </w:r>
      <w:r w:rsidRPr="007C2D68">
        <w:rPr>
          <w:color w:val="000000" w:themeColor="text1"/>
          <w:sz w:val="18"/>
          <w:szCs w:val="18"/>
        </w:rPr>
        <w:fldChar w:fldCharType="end"/>
      </w:r>
      <w:r w:rsidRPr="007C2D68">
        <w:rPr>
          <w:color w:val="000000" w:themeColor="text1"/>
          <w:sz w:val="18"/>
          <w:szCs w:val="18"/>
        </w:rPr>
        <w:t>, in its Utilisation of Project IP a Party must:</w:t>
      </w:r>
      <w:bookmarkEnd w:id="127"/>
    </w:p>
    <w:p w14:paraId="6D048E1B" w14:textId="77777777" w:rsidR="00DA5375" w:rsidRPr="007C2D68" w:rsidRDefault="00DA5375" w:rsidP="00DA5375">
      <w:pPr>
        <w:pStyle w:val="CoverPageNames"/>
        <w:numPr>
          <w:ilvl w:val="2"/>
          <w:numId w:val="8"/>
        </w:numPr>
        <w:spacing w:before="0" w:after="120" w:line="240" w:lineRule="auto"/>
        <w:ind w:left="1418" w:hanging="709"/>
        <w:rPr>
          <w:rFonts w:eastAsia="Calibri" w:cs="Arial"/>
          <w:color w:val="000000"/>
          <w:sz w:val="18"/>
          <w:szCs w:val="18"/>
          <w:lang w:eastAsia="en-AU"/>
        </w:rPr>
      </w:pPr>
      <w:r w:rsidRPr="007C2D68">
        <w:rPr>
          <w:rFonts w:eastAsia="Calibri" w:cs="Arial"/>
          <w:color w:val="000000"/>
          <w:sz w:val="18"/>
          <w:szCs w:val="18"/>
          <w:lang w:eastAsia="en-AU"/>
        </w:rPr>
        <w:t>not do anything that may prejudice the protection of Project IP or the rights of other Parties to Utilise the Project IP; and</w:t>
      </w:r>
    </w:p>
    <w:p w14:paraId="62CCA455" w14:textId="40EF27F0" w:rsidR="00DA5375" w:rsidRPr="007C2D68" w:rsidRDefault="00DA5375" w:rsidP="00DA5375">
      <w:pPr>
        <w:pStyle w:val="CoverPageNames"/>
        <w:numPr>
          <w:ilvl w:val="2"/>
          <w:numId w:val="8"/>
        </w:numPr>
        <w:spacing w:before="0" w:after="120" w:line="240" w:lineRule="auto"/>
        <w:ind w:left="1418" w:hanging="709"/>
        <w:rPr>
          <w:rFonts w:eastAsia="Calibri" w:cs="Arial"/>
          <w:color w:val="000000"/>
          <w:sz w:val="18"/>
          <w:szCs w:val="18"/>
          <w:lang w:eastAsia="en-AU"/>
        </w:rPr>
      </w:pPr>
      <w:r w:rsidRPr="007C2D68">
        <w:rPr>
          <w:rFonts w:eastAsia="Calibri" w:cs="Arial"/>
          <w:color w:val="000000"/>
          <w:sz w:val="18"/>
          <w:szCs w:val="18"/>
          <w:lang w:eastAsia="en-AU"/>
        </w:rPr>
        <w:t xml:space="preserve">indemnify each other Party in accordance with clause </w:t>
      </w:r>
      <w:r w:rsidRPr="007C2D68">
        <w:rPr>
          <w:rFonts w:eastAsia="Calibri" w:cs="Arial"/>
          <w:color w:val="000000"/>
          <w:sz w:val="18"/>
          <w:szCs w:val="18"/>
          <w:lang w:eastAsia="en-AU"/>
        </w:rPr>
        <w:fldChar w:fldCharType="begin"/>
      </w:r>
      <w:r w:rsidRPr="007C2D68">
        <w:rPr>
          <w:rFonts w:eastAsia="Calibri" w:cs="Arial"/>
          <w:color w:val="000000"/>
          <w:sz w:val="18"/>
          <w:szCs w:val="18"/>
          <w:lang w:eastAsia="en-AU"/>
        </w:rPr>
        <w:instrText xml:space="preserve"> REF _Ref467094809 \n \h </w:instrText>
      </w:r>
      <w:r w:rsidRPr="007C2D68">
        <w:rPr>
          <w:rFonts w:eastAsia="Calibri" w:cs="Arial"/>
          <w:color w:val="000000"/>
          <w:sz w:val="18"/>
          <w:szCs w:val="18"/>
          <w:lang w:eastAsia="en-AU"/>
        </w:rPr>
      </w:r>
      <w:r w:rsidRPr="007C2D68">
        <w:rPr>
          <w:rFonts w:eastAsia="Calibri" w:cs="Arial"/>
          <w:color w:val="000000"/>
          <w:sz w:val="18"/>
          <w:szCs w:val="18"/>
          <w:lang w:eastAsia="en-AU"/>
        </w:rPr>
        <w:fldChar w:fldCharType="separate"/>
      </w:r>
      <w:r w:rsidR="00D12F12">
        <w:rPr>
          <w:rFonts w:eastAsia="Calibri" w:cs="Arial"/>
          <w:color w:val="000000"/>
          <w:sz w:val="18"/>
          <w:szCs w:val="18"/>
          <w:lang w:eastAsia="en-AU"/>
        </w:rPr>
        <w:t>13</w:t>
      </w:r>
      <w:r w:rsidRPr="007C2D68">
        <w:rPr>
          <w:rFonts w:eastAsia="Calibri" w:cs="Arial"/>
          <w:color w:val="000000"/>
          <w:sz w:val="18"/>
          <w:szCs w:val="18"/>
          <w:lang w:eastAsia="en-AU"/>
        </w:rPr>
        <w:fldChar w:fldCharType="end"/>
      </w:r>
      <w:r w:rsidRPr="007C2D68">
        <w:rPr>
          <w:rFonts w:eastAsia="Calibri" w:cs="Arial"/>
          <w:color w:val="000000"/>
          <w:sz w:val="18"/>
          <w:szCs w:val="18"/>
          <w:lang w:eastAsia="en-AU"/>
        </w:rPr>
        <w:t>.</w:t>
      </w:r>
    </w:p>
    <w:p w14:paraId="5FC93AE7"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bookmarkStart w:id="128" w:name="_Ref478493474"/>
      <w:r w:rsidRPr="007C2D68">
        <w:rPr>
          <w:b/>
          <w:color w:val="000000" w:themeColor="text1"/>
          <w:sz w:val="18"/>
          <w:szCs w:val="18"/>
        </w:rPr>
        <w:t>Loss of Utilisation rights</w:t>
      </w:r>
      <w:bookmarkEnd w:id="128"/>
    </w:p>
    <w:p w14:paraId="45E58A95" w14:textId="5E40F725" w:rsidR="00DA5375" w:rsidRPr="007C2D68" w:rsidRDefault="00DA5375" w:rsidP="00DA5375">
      <w:pPr>
        <w:pStyle w:val="CoverPageNames"/>
        <w:numPr>
          <w:ilvl w:val="2"/>
          <w:numId w:val="8"/>
        </w:numPr>
        <w:spacing w:before="0" w:after="120" w:line="240" w:lineRule="auto"/>
        <w:ind w:left="1418" w:hanging="709"/>
        <w:rPr>
          <w:rFonts w:eastAsia="Calibri" w:cs="Arial"/>
          <w:color w:val="000000"/>
          <w:sz w:val="18"/>
          <w:szCs w:val="18"/>
          <w:lang w:eastAsia="en-AU"/>
        </w:rPr>
      </w:pPr>
      <w:bookmarkStart w:id="129" w:name="_Ref478493565"/>
      <w:bookmarkStart w:id="130" w:name="_Ref453076840"/>
      <w:r w:rsidRPr="007C2D68">
        <w:rPr>
          <w:rFonts w:eastAsia="Calibri" w:cs="Arial"/>
          <w:color w:val="000000"/>
          <w:sz w:val="18"/>
          <w:szCs w:val="18"/>
          <w:lang w:eastAsia="en-AU"/>
        </w:rPr>
        <w:t xml:space="preserve">If a Project Participant that has been granted exclusive rights to Utilise Project IP pursuant to this clause </w:t>
      </w:r>
      <w:r w:rsidRPr="007C2D68">
        <w:rPr>
          <w:rFonts w:eastAsia="Calibri" w:cs="Arial"/>
          <w:color w:val="000000"/>
          <w:sz w:val="18"/>
          <w:szCs w:val="18"/>
          <w:lang w:eastAsia="en-AU"/>
        </w:rPr>
        <w:fldChar w:fldCharType="begin"/>
      </w:r>
      <w:r w:rsidRPr="007C2D68">
        <w:rPr>
          <w:rFonts w:eastAsia="Calibri" w:cs="Arial"/>
          <w:color w:val="000000"/>
          <w:sz w:val="18"/>
          <w:szCs w:val="18"/>
          <w:lang w:eastAsia="en-AU"/>
        </w:rPr>
        <w:instrText xml:space="preserve"> REF _Ref478493427 \n \h  \* MERGEFORMAT </w:instrText>
      </w:r>
      <w:r w:rsidRPr="007C2D68">
        <w:rPr>
          <w:rFonts w:eastAsia="Calibri" w:cs="Arial"/>
          <w:color w:val="000000"/>
          <w:sz w:val="18"/>
          <w:szCs w:val="18"/>
          <w:lang w:eastAsia="en-AU"/>
        </w:rPr>
      </w:r>
      <w:r w:rsidRPr="007C2D68">
        <w:rPr>
          <w:rFonts w:eastAsia="Calibri" w:cs="Arial"/>
          <w:color w:val="000000"/>
          <w:sz w:val="18"/>
          <w:szCs w:val="18"/>
          <w:lang w:eastAsia="en-AU"/>
        </w:rPr>
        <w:fldChar w:fldCharType="separate"/>
      </w:r>
      <w:r w:rsidR="00D12F12">
        <w:rPr>
          <w:rFonts w:eastAsia="Calibri" w:cs="Arial"/>
          <w:color w:val="000000"/>
          <w:sz w:val="18"/>
          <w:szCs w:val="18"/>
          <w:lang w:eastAsia="en-AU"/>
        </w:rPr>
        <w:t>11</w:t>
      </w:r>
      <w:r w:rsidRPr="007C2D68">
        <w:rPr>
          <w:rFonts w:eastAsia="Calibri" w:cs="Arial"/>
          <w:color w:val="000000"/>
          <w:sz w:val="18"/>
          <w:szCs w:val="18"/>
          <w:lang w:eastAsia="en-AU"/>
        </w:rPr>
        <w:fldChar w:fldCharType="end"/>
      </w:r>
      <w:r w:rsidRPr="007C2D68">
        <w:rPr>
          <w:rFonts w:eastAsia="Calibri" w:cs="Arial"/>
          <w:color w:val="000000"/>
          <w:sz w:val="18"/>
          <w:szCs w:val="18"/>
          <w:lang w:eastAsia="en-AU"/>
        </w:rPr>
        <w:t xml:space="preserve"> has failed to substantially commence to Utilise the Project IP within 2 years of the grant of rights or the completion of the Project, whichever is later, then the Project Participant will meet with the Company </w:t>
      </w:r>
      <w:r w:rsidRPr="007C2D68">
        <w:rPr>
          <w:rFonts w:cs="Arial"/>
          <w:sz w:val="18"/>
          <w:szCs w:val="18"/>
        </w:rPr>
        <w:t>(if it is still in existence</w:t>
      </w:r>
      <w:r w:rsidRPr="007C2D68">
        <w:rPr>
          <w:rFonts w:eastAsia="Calibri" w:cs="Arial"/>
          <w:color w:val="000000"/>
          <w:sz w:val="18"/>
          <w:szCs w:val="18"/>
          <w:lang w:eastAsia="en-AU"/>
        </w:rPr>
        <w:t xml:space="preserve"> to review the proposed Utilisation of Project IP and to develop strategies to facilitate Utilisation by the Project Participant.</w:t>
      </w:r>
      <w:bookmarkEnd w:id="129"/>
    </w:p>
    <w:p w14:paraId="120247BB" w14:textId="77777777" w:rsidR="00DA5375" w:rsidRPr="007C2D68" w:rsidRDefault="00DA5375" w:rsidP="00DA5375">
      <w:pPr>
        <w:pStyle w:val="CoverPageNames"/>
        <w:numPr>
          <w:ilvl w:val="2"/>
          <w:numId w:val="8"/>
        </w:numPr>
        <w:spacing w:before="0" w:after="120" w:line="240" w:lineRule="auto"/>
        <w:ind w:left="1418" w:hanging="709"/>
        <w:rPr>
          <w:rFonts w:eastAsia="Calibri" w:cs="Arial"/>
          <w:color w:val="000000"/>
          <w:sz w:val="18"/>
          <w:szCs w:val="18"/>
          <w:lang w:eastAsia="en-AU"/>
        </w:rPr>
      </w:pPr>
      <w:bookmarkStart w:id="131" w:name="_Ref482973027"/>
      <w:r w:rsidRPr="007C2D68">
        <w:rPr>
          <w:rFonts w:eastAsia="Calibri" w:cs="Arial"/>
          <w:color w:val="000000"/>
          <w:sz w:val="18"/>
          <w:szCs w:val="18"/>
          <w:lang w:eastAsia="en-AU"/>
        </w:rPr>
        <w:t>If:</w:t>
      </w:r>
      <w:bookmarkEnd w:id="131"/>
    </w:p>
    <w:p w14:paraId="7C867CFD" w14:textId="5EE948EA" w:rsidR="00DA5375" w:rsidRPr="007C2D68" w:rsidRDefault="00DA5375" w:rsidP="00137A4B">
      <w:pPr>
        <w:pStyle w:val="ListParagraph"/>
        <w:numPr>
          <w:ilvl w:val="0"/>
          <w:numId w:val="20"/>
        </w:numPr>
        <w:spacing w:before="0" w:after="120"/>
        <w:ind w:left="2268" w:hanging="850"/>
        <w:contextualSpacing w:val="0"/>
        <w:rPr>
          <w:rFonts w:cs="Arial"/>
          <w:sz w:val="18"/>
          <w:szCs w:val="18"/>
        </w:rPr>
      </w:pPr>
      <w:r w:rsidRPr="007C2D68">
        <w:rPr>
          <w:rFonts w:cs="Arial"/>
          <w:sz w:val="18"/>
          <w:szCs w:val="18"/>
        </w:rPr>
        <w:t xml:space="preserve">the Project Participant fails to substantially commence to Utilise the Project IP for the initial 2 year period referred to in clause </w:t>
      </w:r>
      <w:r w:rsidRPr="007C2D68">
        <w:rPr>
          <w:rFonts w:cs="Arial"/>
          <w:sz w:val="18"/>
          <w:szCs w:val="18"/>
        </w:rPr>
        <w:fldChar w:fldCharType="begin"/>
      </w:r>
      <w:r w:rsidRPr="007C2D68">
        <w:rPr>
          <w:rFonts w:cs="Arial"/>
          <w:sz w:val="18"/>
          <w:szCs w:val="18"/>
        </w:rPr>
        <w:instrText xml:space="preserve"> REF _Ref478493474 \n \h </w:instrText>
      </w:r>
      <w:r w:rsidRPr="007C2D68">
        <w:rPr>
          <w:rFonts w:cs="Arial"/>
          <w:sz w:val="18"/>
          <w:szCs w:val="18"/>
        </w:rPr>
      </w:r>
      <w:r w:rsidRPr="007C2D68">
        <w:rPr>
          <w:rFonts w:cs="Arial"/>
          <w:sz w:val="18"/>
          <w:szCs w:val="18"/>
        </w:rPr>
        <w:fldChar w:fldCharType="separate"/>
      </w:r>
      <w:r w:rsidR="00D12F12">
        <w:rPr>
          <w:rFonts w:cs="Arial"/>
          <w:sz w:val="18"/>
          <w:szCs w:val="18"/>
        </w:rPr>
        <w:t>11.7</w:t>
      </w:r>
      <w:r w:rsidRPr="007C2D68">
        <w:rPr>
          <w:rFonts w:cs="Arial"/>
          <w:sz w:val="18"/>
          <w:szCs w:val="18"/>
        </w:rPr>
        <w:fldChar w:fldCharType="end"/>
      </w:r>
      <w:r w:rsidRPr="007C2D68">
        <w:rPr>
          <w:rFonts w:cs="Arial"/>
          <w:sz w:val="18"/>
          <w:szCs w:val="18"/>
        </w:rPr>
        <w:fldChar w:fldCharType="begin"/>
      </w:r>
      <w:r w:rsidRPr="007C2D68">
        <w:rPr>
          <w:rFonts w:cs="Arial"/>
          <w:sz w:val="18"/>
          <w:szCs w:val="18"/>
        </w:rPr>
        <w:instrText xml:space="preserve"> REF _Ref478493565 \n \h </w:instrText>
      </w:r>
      <w:r w:rsidRPr="007C2D68">
        <w:rPr>
          <w:rFonts w:cs="Arial"/>
          <w:sz w:val="18"/>
          <w:szCs w:val="18"/>
        </w:rPr>
      </w:r>
      <w:r w:rsidRPr="007C2D68">
        <w:rPr>
          <w:rFonts w:cs="Arial"/>
          <w:sz w:val="18"/>
          <w:szCs w:val="18"/>
        </w:rPr>
        <w:fldChar w:fldCharType="separate"/>
      </w:r>
      <w:r w:rsidR="00D12F12">
        <w:rPr>
          <w:rFonts w:cs="Arial"/>
          <w:sz w:val="18"/>
          <w:szCs w:val="18"/>
        </w:rPr>
        <w:t>(a)</w:t>
      </w:r>
      <w:r w:rsidRPr="007C2D68">
        <w:rPr>
          <w:rFonts w:cs="Arial"/>
          <w:sz w:val="18"/>
          <w:szCs w:val="18"/>
        </w:rPr>
        <w:fldChar w:fldCharType="end"/>
      </w:r>
      <w:r w:rsidRPr="007C2D68">
        <w:rPr>
          <w:rFonts w:cs="Arial"/>
          <w:sz w:val="18"/>
          <w:szCs w:val="18"/>
        </w:rPr>
        <w:t xml:space="preserve"> above and a further 12 month period thereafter; or</w:t>
      </w:r>
    </w:p>
    <w:p w14:paraId="4E75EE9E" w14:textId="507D3523" w:rsidR="00DA5375" w:rsidRPr="007C2D68" w:rsidRDefault="00DA5375" w:rsidP="00137A4B">
      <w:pPr>
        <w:pStyle w:val="ListParagraph"/>
        <w:numPr>
          <w:ilvl w:val="0"/>
          <w:numId w:val="20"/>
        </w:numPr>
        <w:spacing w:before="0" w:after="120"/>
        <w:ind w:left="2268" w:hanging="850"/>
        <w:contextualSpacing w:val="0"/>
        <w:rPr>
          <w:rFonts w:cs="Arial"/>
          <w:sz w:val="18"/>
          <w:szCs w:val="18"/>
        </w:rPr>
      </w:pPr>
      <w:r w:rsidRPr="007C2D68">
        <w:rPr>
          <w:rFonts w:cs="Arial"/>
          <w:sz w:val="18"/>
          <w:szCs w:val="18"/>
        </w:rPr>
        <w:t xml:space="preserve">is at any time subject to any of the events set out in clauses </w:t>
      </w:r>
      <w:r w:rsidRPr="007C2D68">
        <w:rPr>
          <w:rFonts w:cs="Arial"/>
          <w:sz w:val="18"/>
          <w:szCs w:val="18"/>
        </w:rPr>
        <w:fldChar w:fldCharType="begin"/>
      </w:r>
      <w:r w:rsidRPr="007C2D68">
        <w:rPr>
          <w:rFonts w:cs="Arial"/>
          <w:sz w:val="18"/>
          <w:szCs w:val="18"/>
        </w:rPr>
        <w:instrText xml:space="preserve"> REF _Ref467078172 \n \h </w:instrText>
      </w:r>
      <w:r w:rsidRPr="007C2D68">
        <w:rPr>
          <w:rFonts w:cs="Arial"/>
          <w:sz w:val="18"/>
          <w:szCs w:val="18"/>
        </w:rPr>
      </w:r>
      <w:r w:rsidRPr="007C2D68">
        <w:rPr>
          <w:rFonts w:cs="Arial"/>
          <w:sz w:val="18"/>
          <w:szCs w:val="18"/>
        </w:rPr>
        <w:fldChar w:fldCharType="separate"/>
      </w:r>
      <w:r w:rsidR="00D12F12">
        <w:rPr>
          <w:rFonts w:cs="Arial"/>
          <w:sz w:val="18"/>
          <w:szCs w:val="18"/>
        </w:rPr>
        <w:t>6.2</w:t>
      </w:r>
      <w:r w:rsidRPr="007C2D68">
        <w:rPr>
          <w:rFonts w:cs="Arial"/>
          <w:sz w:val="18"/>
          <w:szCs w:val="18"/>
        </w:rPr>
        <w:fldChar w:fldCharType="end"/>
      </w:r>
      <w:r w:rsidRPr="007C2D68">
        <w:rPr>
          <w:rFonts w:cs="Arial"/>
          <w:sz w:val="18"/>
          <w:szCs w:val="18"/>
        </w:rPr>
        <w:fldChar w:fldCharType="begin"/>
      </w:r>
      <w:r w:rsidRPr="007C2D68">
        <w:rPr>
          <w:rFonts w:cs="Arial"/>
          <w:sz w:val="18"/>
          <w:szCs w:val="18"/>
        </w:rPr>
        <w:instrText xml:space="preserve"> REF _Ref482629765 \n \h </w:instrText>
      </w:r>
      <w:r w:rsidRPr="007C2D68">
        <w:rPr>
          <w:rFonts w:cs="Arial"/>
          <w:sz w:val="18"/>
          <w:szCs w:val="18"/>
        </w:rPr>
      </w:r>
      <w:r w:rsidRPr="007C2D68">
        <w:rPr>
          <w:rFonts w:cs="Arial"/>
          <w:sz w:val="18"/>
          <w:szCs w:val="18"/>
        </w:rPr>
        <w:fldChar w:fldCharType="separate"/>
      </w:r>
      <w:r w:rsidR="00D12F12">
        <w:rPr>
          <w:rFonts w:cs="Arial"/>
          <w:sz w:val="18"/>
          <w:szCs w:val="18"/>
        </w:rPr>
        <w:t>(b)</w:t>
      </w:r>
      <w:r w:rsidRPr="007C2D68">
        <w:rPr>
          <w:rFonts w:cs="Arial"/>
          <w:sz w:val="18"/>
          <w:szCs w:val="18"/>
        </w:rPr>
        <w:fldChar w:fldCharType="end"/>
      </w:r>
      <w:r w:rsidRPr="007C2D68">
        <w:rPr>
          <w:rFonts w:cs="Arial"/>
          <w:sz w:val="18"/>
          <w:szCs w:val="18"/>
        </w:rPr>
        <w:fldChar w:fldCharType="begin"/>
      </w:r>
      <w:r w:rsidRPr="007C2D68">
        <w:rPr>
          <w:rFonts w:cs="Arial"/>
          <w:sz w:val="18"/>
          <w:szCs w:val="18"/>
        </w:rPr>
        <w:instrText xml:space="preserve"> REF _Ref482629817 \n \h </w:instrText>
      </w:r>
      <w:r w:rsidRPr="007C2D68">
        <w:rPr>
          <w:rFonts w:cs="Arial"/>
          <w:sz w:val="18"/>
          <w:szCs w:val="18"/>
        </w:rPr>
      </w:r>
      <w:r w:rsidRPr="007C2D68">
        <w:rPr>
          <w:rFonts w:cs="Arial"/>
          <w:sz w:val="18"/>
          <w:szCs w:val="18"/>
        </w:rPr>
        <w:fldChar w:fldCharType="separate"/>
      </w:r>
      <w:r w:rsidR="00D12F12">
        <w:rPr>
          <w:rFonts w:cs="Arial"/>
          <w:sz w:val="18"/>
          <w:szCs w:val="18"/>
        </w:rPr>
        <w:t>(vi)</w:t>
      </w:r>
      <w:r w:rsidRPr="007C2D68">
        <w:rPr>
          <w:rFonts w:cs="Arial"/>
          <w:sz w:val="18"/>
          <w:szCs w:val="18"/>
        </w:rPr>
        <w:fldChar w:fldCharType="end"/>
      </w:r>
      <w:r w:rsidRPr="007C2D68">
        <w:rPr>
          <w:rFonts w:cs="Arial"/>
          <w:sz w:val="18"/>
          <w:szCs w:val="18"/>
        </w:rPr>
        <w:t xml:space="preserve"> to </w:t>
      </w:r>
      <w:r w:rsidRPr="007C2D68">
        <w:rPr>
          <w:rFonts w:cs="Arial"/>
          <w:sz w:val="18"/>
          <w:szCs w:val="18"/>
        </w:rPr>
        <w:fldChar w:fldCharType="begin"/>
      </w:r>
      <w:r w:rsidRPr="007C2D68">
        <w:rPr>
          <w:rFonts w:cs="Arial"/>
          <w:sz w:val="18"/>
          <w:szCs w:val="18"/>
        </w:rPr>
        <w:instrText xml:space="preserve"> REF _Ref482629829 \n \h </w:instrText>
      </w:r>
      <w:r w:rsidRPr="007C2D68">
        <w:rPr>
          <w:rFonts w:cs="Arial"/>
          <w:sz w:val="18"/>
          <w:szCs w:val="18"/>
        </w:rPr>
      </w:r>
      <w:r w:rsidRPr="007C2D68">
        <w:rPr>
          <w:rFonts w:cs="Arial"/>
          <w:sz w:val="18"/>
          <w:szCs w:val="18"/>
        </w:rPr>
        <w:fldChar w:fldCharType="separate"/>
      </w:r>
      <w:r w:rsidR="00D12F12">
        <w:rPr>
          <w:rFonts w:cs="Arial"/>
          <w:sz w:val="18"/>
          <w:szCs w:val="18"/>
        </w:rPr>
        <w:t>(xiii)</w:t>
      </w:r>
      <w:r w:rsidRPr="007C2D68">
        <w:rPr>
          <w:rFonts w:cs="Arial"/>
          <w:sz w:val="18"/>
          <w:szCs w:val="18"/>
        </w:rPr>
        <w:fldChar w:fldCharType="end"/>
      </w:r>
      <w:r w:rsidRPr="007C2D68">
        <w:rPr>
          <w:rFonts w:cs="Arial"/>
          <w:sz w:val="18"/>
          <w:szCs w:val="18"/>
        </w:rPr>
        <w:t xml:space="preserve"> (inclusive),</w:t>
      </w:r>
    </w:p>
    <w:p w14:paraId="1D501538" w14:textId="77777777" w:rsidR="00DA5375" w:rsidRPr="007C2D68" w:rsidRDefault="00DA5375" w:rsidP="00DA5375">
      <w:pPr>
        <w:spacing w:after="120"/>
        <w:ind w:left="1418"/>
        <w:rPr>
          <w:rFonts w:cs="Arial"/>
          <w:sz w:val="18"/>
          <w:szCs w:val="18"/>
        </w:rPr>
      </w:pPr>
      <w:r w:rsidRPr="007C2D68">
        <w:rPr>
          <w:rFonts w:cs="Arial"/>
          <w:sz w:val="18"/>
          <w:szCs w:val="18"/>
        </w:rPr>
        <w:t>that Project Participant will immediately forfeit any exclusive ownership of Project IP and non-exclusive Utilisation rights will transfer to the LPP and following which:</w:t>
      </w:r>
    </w:p>
    <w:p w14:paraId="244AB573" w14:textId="77777777" w:rsidR="00DA5375" w:rsidRPr="007C2D68" w:rsidRDefault="00DA5375" w:rsidP="00137A4B">
      <w:pPr>
        <w:pStyle w:val="ListParagraph"/>
        <w:numPr>
          <w:ilvl w:val="0"/>
          <w:numId w:val="20"/>
        </w:numPr>
        <w:spacing w:before="0" w:after="120"/>
        <w:ind w:left="2268" w:hanging="850"/>
        <w:contextualSpacing w:val="0"/>
        <w:rPr>
          <w:rFonts w:cs="Arial"/>
          <w:sz w:val="18"/>
          <w:szCs w:val="18"/>
        </w:rPr>
      </w:pPr>
      <w:r w:rsidRPr="007C2D68">
        <w:rPr>
          <w:rFonts w:cs="Arial"/>
          <w:sz w:val="18"/>
          <w:szCs w:val="18"/>
        </w:rPr>
        <w:t xml:space="preserve">the LPP will be entitled to Utilise the Project IP and exploit the Utilisation rights, on a non-exclusive basis, at its absolute discretion without having to account to the Parties for any revenue arising from such Utilisation or </w:t>
      </w:r>
      <w:proofErr w:type="gramStart"/>
      <w:r w:rsidRPr="007C2D68">
        <w:rPr>
          <w:rFonts w:cs="Arial"/>
          <w:sz w:val="18"/>
          <w:szCs w:val="18"/>
        </w:rPr>
        <w:t>otherwise;</w:t>
      </w:r>
      <w:proofErr w:type="gramEnd"/>
    </w:p>
    <w:p w14:paraId="611FC7C7" w14:textId="493D9E23" w:rsidR="00DA5375" w:rsidRPr="007C2D68" w:rsidRDefault="00DA5375" w:rsidP="00137A4B">
      <w:pPr>
        <w:pStyle w:val="ListParagraph"/>
        <w:numPr>
          <w:ilvl w:val="0"/>
          <w:numId w:val="20"/>
        </w:numPr>
        <w:spacing w:before="0" w:after="120"/>
        <w:ind w:left="2268" w:hanging="850"/>
        <w:contextualSpacing w:val="0"/>
        <w:rPr>
          <w:rFonts w:cs="Arial"/>
          <w:sz w:val="18"/>
          <w:szCs w:val="18"/>
        </w:rPr>
      </w:pPr>
      <w:r w:rsidRPr="007C2D68">
        <w:rPr>
          <w:rFonts w:cs="Arial"/>
          <w:sz w:val="18"/>
          <w:szCs w:val="18"/>
        </w:rPr>
        <w:t xml:space="preserve">subject only to clause </w:t>
      </w:r>
      <w:r w:rsidRPr="007C2D68">
        <w:rPr>
          <w:rFonts w:cs="Arial"/>
          <w:sz w:val="18"/>
          <w:szCs w:val="18"/>
        </w:rPr>
        <w:fldChar w:fldCharType="begin"/>
      </w:r>
      <w:r w:rsidRPr="007C2D68">
        <w:rPr>
          <w:rFonts w:cs="Arial"/>
          <w:sz w:val="18"/>
          <w:szCs w:val="18"/>
        </w:rPr>
        <w:instrText xml:space="preserve"> REF _Ref478493474 \n \h </w:instrText>
      </w:r>
      <w:r w:rsidRPr="007C2D68">
        <w:rPr>
          <w:rFonts w:cs="Arial"/>
          <w:sz w:val="18"/>
          <w:szCs w:val="18"/>
        </w:rPr>
      </w:r>
      <w:r w:rsidRPr="007C2D68">
        <w:rPr>
          <w:rFonts w:cs="Arial"/>
          <w:sz w:val="18"/>
          <w:szCs w:val="18"/>
        </w:rPr>
        <w:fldChar w:fldCharType="separate"/>
      </w:r>
      <w:r w:rsidR="00D12F12">
        <w:rPr>
          <w:rFonts w:cs="Arial"/>
          <w:sz w:val="18"/>
          <w:szCs w:val="18"/>
        </w:rPr>
        <w:t>11.7</w:t>
      </w:r>
      <w:r w:rsidRPr="007C2D68">
        <w:rPr>
          <w:rFonts w:cs="Arial"/>
          <w:sz w:val="18"/>
          <w:szCs w:val="18"/>
        </w:rPr>
        <w:fldChar w:fldCharType="end"/>
      </w:r>
      <w:r w:rsidRPr="007C2D68">
        <w:rPr>
          <w:rFonts w:cs="Arial"/>
          <w:sz w:val="18"/>
          <w:szCs w:val="18"/>
        </w:rPr>
        <w:fldChar w:fldCharType="begin"/>
      </w:r>
      <w:r w:rsidRPr="007C2D68">
        <w:rPr>
          <w:rFonts w:cs="Arial"/>
          <w:sz w:val="18"/>
          <w:szCs w:val="18"/>
        </w:rPr>
        <w:instrText xml:space="preserve"> REF _Ref482973027 \n \h </w:instrText>
      </w:r>
      <w:r w:rsidRPr="007C2D68">
        <w:rPr>
          <w:rFonts w:cs="Arial"/>
          <w:sz w:val="18"/>
          <w:szCs w:val="18"/>
        </w:rPr>
      </w:r>
      <w:r w:rsidRPr="007C2D68">
        <w:rPr>
          <w:rFonts w:cs="Arial"/>
          <w:sz w:val="18"/>
          <w:szCs w:val="18"/>
        </w:rPr>
        <w:fldChar w:fldCharType="separate"/>
      </w:r>
      <w:r w:rsidR="00D12F12">
        <w:rPr>
          <w:rFonts w:cs="Arial"/>
          <w:sz w:val="18"/>
          <w:szCs w:val="18"/>
        </w:rPr>
        <w:t>(b)</w:t>
      </w:r>
      <w:r w:rsidRPr="007C2D68">
        <w:rPr>
          <w:rFonts w:cs="Arial"/>
          <w:sz w:val="18"/>
          <w:szCs w:val="18"/>
        </w:rPr>
        <w:fldChar w:fldCharType="end"/>
      </w:r>
      <w:r w:rsidRPr="007C2D68">
        <w:rPr>
          <w:rFonts w:cs="Arial"/>
          <w:sz w:val="18"/>
          <w:szCs w:val="18"/>
        </w:rPr>
        <w:t>, the loss of Utilisation rights by a Party will not affect the previously granted rights of any other Party in relation to the use or Utilisation of the Project IP; and</w:t>
      </w:r>
    </w:p>
    <w:bookmarkEnd w:id="130"/>
    <w:p w14:paraId="1B4016AE" w14:textId="77777777" w:rsidR="00DA5375" w:rsidRPr="007C2D68" w:rsidRDefault="00DA5375" w:rsidP="00137A4B">
      <w:pPr>
        <w:pStyle w:val="ListParagraph"/>
        <w:numPr>
          <w:ilvl w:val="0"/>
          <w:numId w:val="20"/>
        </w:numPr>
        <w:spacing w:before="0" w:after="120"/>
        <w:ind w:left="2268" w:hanging="850"/>
        <w:contextualSpacing w:val="0"/>
        <w:rPr>
          <w:rFonts w:cs="Arial"/>
          <w:sz w:val="18"/>
          <w:szCs w:val="18"/>
        </w:rPr>
      </w:pPr>
      <w:r w:rsidRPr="007C2D68">
        <w:rPr>
          <w:rFonts w:cs="Arial"/>
          <w:sz w:val="18"/>
          <w:szCs w:val="18"/>
        </w:rPr>
        <w:t xml:space="preserve">the forfeiting Project Participant hereby appoints an officer of the LPP (as the case may be) as its power of attorney to execute all documents required to </w:t>
      </w:r>
      <w:proofErr w:type="gramStart"/>
      <w:r w:rsidRPr="007C2D68">
        <w:rPr>
          <w:rFonts w:cs="Arial"/>
          <w:sz w:val="18"/>
          <w:szCs w:val="18"/>
        </w:rPr>
        <w:t>effect</w:t>
      </w:r>
      <w:proofErr w:type="gramEnd"/>
      <w:r w:rsidRPr="007C2D68">
        <w:rPr>
          <w:rFonts w:cs="Arial"/>
          <w:sz w:val="18"/>
          <w:szCs w:val="18"/>
        </w:rPr>
        <w:t xml:space="preserve"> the transfer or grant of the rights to use or Utilise the Project IP as contemplated by this clause.</w:t>
      </w:r>
    </w:p>
    <w:p w14:paraId="04B2CE95" w14:textId="77777777" w:rsidR="00DA5375" w:rsidRPr="007C2D68" w:rsidRDefault="00DA5375" w:rsidP="00DA5375">
      <w:pPr>
        <w:pStyle w:val="Style1"/>
        <w:keepNext w:val="0"/>
        <w:widowControl w:val="0"/>
        <w:numPr>
          <w:ilvl w:val="0"/>
          <w:numId w:val="8"/>
        </w:numPr>
        <w:autoSpaceDE w:val="0"/>
        <w:autoSpaceDN w:val="0"/>
        <w:adjustRightInd w:val="0"/>
        <w:spacing w:after="120"/>
        <w:jc w:val="both"/>
        <w:outlineLvl w:val="9"/>
        <w:rPr>
          <w:color w:val="000000" w:themeColor="text1"/>
          <w:sz w:val="18"/>
          <w:szCs w:val="18"/>
        </w:rPr>
      </w:pPr>
      <w:r w:rsidRPr="007C2D68">
        <w:rPr>
          <w:color w:val="000000" w:themeColor="text1"/>
          <w:sz w:val="18"/>
          <w:szCs w:val="18"/>
        </w:rPr>
        <w:t>Moral Rights</w:t>
      </w:r>
    </w:p>
    <w:p w14:paraId="5AABD489" w14:textId="77777777" w:rsidR="00DA5375" w:rsidRPr="007C2D68" w:rsidRDefault="00DA5375" w:rsidP="00DA5375">
      <w:pPr>
        <w:pStyle w:val="Style2"/>
        <w:numPr>
          <w:ilvl w:val="0"/>
          <w:numId w:val="0"/>
        </w:numPr>
        <w:spacing w:after="120"/>
        <w:ind w:left="709"/>
        <w:rPr>
          <w:rFonts w:eastAsia="Calibri"/>
          <w:sz w:val="18"/>
          <w:szCs w:val="18"/>
        </w:rPr>
      </w:pPr>
      <w:r w:rsidRPr="007C2D68">
        <w:rPr>
          <w:rFonts w:eastAsia="Calibri"/>
          <w:sz w:val="18"/>
          <w:szCs w:val="18"/>
        </w:rPr>
        <w:t>Prior to any Personnel of a Project Participant or students under its supervision participating in the Project, the Project Participant will ensure that any consents in relation to those persons’ Moral Rights are obtained as may be reasonably necessary for the Project or for the use and Utilisation of the Project IP in accordance with this Agreement.</w:t>
      </w:r>
    </w:p>
    <w:p w14:paraId="0D0584A2" w14:textId="77777777" w:rsidR="00DA5375" w:rsidRPr="007C2D68" w:rsidRDefault="00DA5375" w:rsidP="00DA5375">
      <w:pPr>
        <w:pStyle w:val="Style1"/>
        <w:keepNext w:val="0"/>
        <w:widowControl w:val="0"/>
        <w:numPr>
          <w:ilvl w:val="0"/>
          <w:numId w:val="8"/>
        </w:numPr>
        <w:autoSpaceDE w:val="0"/>
        <w:autoSpaceDN w:val="0"/>
        <w:adjustRightInd w:val="0"/>
        <w:spacing w:after="120"/>
        <w:jc w:val="both"/>
        <w:outlineLvl w:val="9"/>
        <w:rPr>
          <w:color w:val="000000" w:themeColor="text1"/>
          <w:sz w:val="18"/>
          <w:szCs w:val="18"/>
        </w:rPr>
      </w:pPr>
      <w:bookmarkStart w:id="132" w:name="_Ref467094809"/>
      <w:bookmarkStart w:id="133" w:name="_Ref332898202"/>
      <w:r w:rsidRPr="007C2D68">
        <w:rPr>
          <w:color w:val="000000" w:themeColor="text1"/>
          <w:sz w:val="18"/>
          <w:szCs w:val="18"/>
        </w:rPr>
        <w:t>indemnities</w:t>
      </w:r>
      <w:bookmarkEnd w:id="132"/>
    </w:p>
    <w:p w14:paraId="27BDEDCE"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bookmarkStart w:id="134" w:name="_Ref467077773"/>
      <w:r w:rsidRPr="007C2D68">
        <w:rPr>
          <w:b/>
          <w:color w:val="000000" w:themeColor="text1"/>
          <w:sz w:val="18"/>
          <w:szCs w:val="18"/>
        </w:rPr>
        <w:t>Mutual Indemnity</w:t>
      </w:r>
      <w:bookmarkEnd w:id="134"/>
    </w:p>
    <w:p w14:paraId="3C58BF18" w14:textId="5759EF0E" w:rsidR="00DA5375" w:rsidRPr="007C2D68" w:rsidRDefault="00DA5375" w:rsidP="00DA5375">
      <w:pPr>
        <w:pStyle w:val="Style2"/>
        <w:numPr>
          <w:ilvl w:val="0"/>
          <w:numId w:val="0"/>
        </w:numPr>
        <w:spacing w:after="120"/>
        <w:ind w:left="709"/>
        <w:rPr>
          <w:rFonts w:eastAsia="Calibri"/>
          <w:sz w:val="18"/>
          <w:szCs w:val="18"/>
        </w:rPr>
      </w:pPr>
      <w:r w:rsidRPr="007C2D68">
        <w:rPr>
          <w:rFonts w:eastAsia="Calibri"/>
          <w:sz w:val="18"/>
          <w:szCs w:val="18"/>
        </w:rPr>
        <w:t xml:space="preserve">Subject to clauses </w:t>
      </w:r>
      <w:r w:rsidRPr="007C2D68">
        <w:rPr>
          <w:rFonts w:eastAsia="Calibri"/>
          <w:sz w:val="18"/>
          <w:szCs w:val="18"/>
        </w:rPr>
        <w:fldChar w:fldCharType="begin"/>
      </w:r>
      <w:r w:rsidRPr="007C2D68">
        <w:rPr>
          <w:rFonts w:eastAsia="Calibri"/>
          <w:sz w:val="18"/>
          <w:szCs w:val="18"/>
        </w:rPr>
        <w:instrText xml:space="preserve"> REF _Ref467077743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13.2</w:t>
      </w:r>
      <w:r w:rsidRPr="007C2D68">
        <w:rPr>
          <w:rFonts w:eastAsia="Calibri"/>
          <w:sz w:val="18"/>
          <w:szCs w:val="18"/>
        </w:rPr>
        <w:fldChar w:fldCharType="end"/>
      </w:r>
      <w:r w:rsidRPr="007C2D68">
        <w:rPr>
          <w:rFonts w:eastAsia="Calibri"/>
          <w:sz w:val="18"/>
          <w:szCs w:val="18"/>
        </w:rPr>
        <w:t xml:space="preserve">, </w:t>
      </w:r>
      <w:r w:rsidRPr="007C2D68">
        <w:rPr>
          <w:rFonts w:eastAsia="Calibri"/>
          <w:sz w:val="18"/>
          <w:szCs w:val="18"/>
        </w:rPr>
        <w:fldChar w:fldCharType="begin"/>
      </w:r>
      <w:r w:rsidRPr="007C2D68">
        <w:rPr>
          <w:rFonts w:eastAsia="Calibri"/>
          <w:sz w:val="18"/>
          <w:szCs w:val="18"/>
        </w:rPr>
        <w:instrText xml:space="preserve"> REF _Ref467077751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13.3</w:t>
      </w:r>
      <w:r w:rsidRPr="007C2D68">
        <w:rPr>
          <w:rFonts w:eastAsia="Calibri"/>
          <w:sz w:val="18"/>
          <w:szCs w:val="18"/>
        </w:rPr>
        <w:fldChar w:fldCharType="end"/>
      </w:r>
      <w:r w:rsidRPr="007C2D68">
        <w:rPr>
          <w:rFonts w:eastAsia="Calibri"/>
          <w:sz w:val="18"/>
          <w:szCs w:val="18"/>
        </w:rPr>
        <w:t xml:space="preserve"> and </w:t>
      </w:r>
      <w:r w:rsidRPr="007C2D68">
        <w:rPr>
          <w:rFonts w:eastAsia="Calibri"/>
          <w:sz w:val="18"/>
          <w:szCs w:val="18"/>
        </w:rPr>
        <w:fldChar w:fldCharType="begin"/>
      </w:r>
      <w:r w:rsidRPr="007C2D68">
        <w:rPr>
          <w:rFonts w:eastAsia="Calibri"/>
          <w:sz w:val="18"/>
          <w:szCs w:val="18"/>
        </w:rPr>
        <w:instrText xml:space="preserve"> REF _Ref467077760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13.4</w:t>
      </w:r>
      <w:r w:rsidRPr="007C2D68">
        <w:rPr>
          <w:rFonts w:eastAsia="Calibri"/>
          <w:sz w:val="18"/>
          <w:szCs w:val="18"/>
        </w:rPr>
        <w:fldChar w:fldCharType="end"/>
      </w:r>
      <w:r w:rsidRPr="007C2D68">
        <w:rPr>
          <w:rFonts w:eastAsia="Calibri"/>
          <w:sz w:val="18"/>
          <w:szCs w:val="18"/>
        </w:rPr>
        <w:t>, each Party (</w:t>
      </w:r>
      <w:r w:rsidRPr="007C2D68">
        <w:rPr>
          <w:rFonts w:eastAsia="Calibri"/>
          <w:b/>
          <w:sz w:val="18"/>
          <w:szCs w:val="18"/>
        </w:rPr>
        <w:t>the indemnifying Party</w:t>
      </w:r>
      <w:r w:rsidRPr="007C2D68">
        <w:rPr>
          <w:rFonts w:eastAsia="Calibri"/>
          <w:sz w:val="18"/>
          <w:szCs w:val="18"/>
        </w:rPr>
        <w:t xml:space="preserve">) irrevocably and unconditionally indemnifies and agrees to keep </w:t>
      </w:r>
      <w:r w:rsidRPr="007C2D68">
        <w:rPr>
          <w:rFonts w:eastAsia="Calibri"/>
          <w:sz w:val="18"/>
          <w:szCs w:val="18"/>
        </w:rPr>
        <w:lastRenderedPageBreak/>
        <w:t>indemnified each of the other Parties and their respective directors, officers, employees, students engaged in the Project, agents and contractors (</w:t>
      </w:r>
      <w:r w:rsidRPr="007C2D68">
        <w:rPr>
          <w:rFonts w:eastAsia="Calibri"/>
          <w:b/>
          <w:sz w:val="18"/>
          <w:szCs w:val="18"/>
        </w:rPr>
        <w:t>those indemnified</w:t>
      </w:r>
      <w:r w:rsidRPr="007C2D68">
        <w:rPr>
          <w:rFonts w:eastAsia="Calibri"/>
          <w:sz w:val="18"/>
          <w:szCs w:val="18"/>
        </w:rPr>
        <w:t>) from and against any and all liability, loss, harm, damage, cost or expense (including legal fees on a full indemnity basis and net of any GST input tax credits to which those indemnified are entitled) howsoever arising that those indemnified may suffer, incur or sustain as a result of:</w:t>
      </w:r>
    </w:p>
    <w:p w14:paraId="33A7CB98"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bookmarkStart w:id="135" w:name="_Ref417304829"/>
      <w:r w:rsidRPr="007C2D68">
        <w:rPr>
          <w:rFonts w:eastAsia="Calibri"/>
          <w:sz w:val="18"/>
          <w:szCs w:val="18"/>
        </w:rPr>
        <w:t xml:space="preserve">any breach of this Agreement (including material breach of any warranty given under this Agreement) by the indemnifying </w:t>
      </w:r>
      <w:proofErr w:type="gramStart"/>
      <w:r w:rsidRPr="007C2D68">
        <w:rPr>
          <w:rFonts w:eastAsia="Calibri"/>
          <w:sz w:val="18"/>
          <w:szCs w:val="18"/>
        </w:rPr>
        <w:t>Party;</w:t>
      </w:r>
      <w:bookmarkEnd w:id="135"/>
      <w:proofErr w:type="gramEnd"/>
    </w:p>
    <w:p w14:paraId="473A51D2"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 xml:space="preserve">any unlawful or negligent act or omission by the indemnifying Party or any of its directors, officers, employees, students engaged in the Project, agents or contractors arising in connection with the </w:t>
      </w:r>
      <w:proofErr w:type="gramStart"/>
      <w:r w:rsidRPr="007C2D68">
        <w:rPr>
          <w:rFonts w:eastAsia="Calibri"/>
          <w:sz w:val="18"/>
          <w:szCs w:val="18"/>
        </w:rPr>
        <w:t>Project;</w:t>
      </w:r>
      <w:proofErr w:type="gramEnd"/>
    </w:p>
    <w:p w14:paraId="2361C9B2"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bookmarkStart w:id="136" w:name="_Ref417304836"/>
      <w:r w:rsidRPr="007C2D68">
        <w:rPr>
          <w:rFonts w:eastAsia="Calibri"/>
          <w:sz w:val="18"/>
          <w:szCs w:val="18"/>
        </w:rPr>
        <w:t>the exercise by the indemnifying Party of any rights granted to it in relation to the Project IP or Background IP</w:t>
      </w:r>
      <w:bookmarkEnd w:id="136"/>
      <w:r w:rsidRPr="007C2D68">
        <w:rPr>
          <w:rFonts w:eastAsia="Calibri"/>
          <w:sz w:val="18"/>
          <w:szCs w:val="18"/>
        </w:rPr>
        <w:t>; or</w:t>
      </w:r>
    </w:p>
    <w:p w14:paraId="7983746C"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where the indemnifying Party has been granted rights to Utilise Project IP pursuant to this Agreement, the exercise by the indemnifying Party of such Utilisation rights.</w:t>
      </w:r>
    </w:p>
    <w:p w14:paraId="43164D5E"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bookmarkStart w:id="137" w:name="_Ref467077743"/>
      <w:r w:rsidRPr="007C2D68">
        <w:rPr>
          <w:b/>
          <w:color w:val="000000" w:themeColor="text1"/>
          <w:sz w:val="18"/>
          <w:szCs w:val="18"/>
        </w:rPr>
        <w:t>Reduction of indemnity</w:t>
      </w:r>
      <w:bookmarkEnd w:id="137"/>
    </w:p>
    <w:p w14:paraId="49A2EBFC" w14:textId="79AA3D4D" w:rsidR="00DA5375" w:rsidRPr="007C2D68" w:rsidRDefault="00DA5375" w:rsidP="00DA5375">
      <w:pPr>
        <w:spacing w:after="120"/>
        <w:ind w:left="680"/>
        <w:rPr>
          <w:rFonts w:cs="Arial"/>
          <w:sz w:val="18"/>
          <w:szCs w:val="18"/>
        </w:rPr>
      </w:pPr>
      <w:r w:rsidRPr="007C2D68">
        <w:rPr>
          <w:rFonts w:cs="Arial"/>
          <w:sz w:val="18"/>
          <w:szCs w:val="18"/>
        </w:rPr>
        <w:t xml:space="preserve">The indemnities given by an indemnifying Party pursuant to clause </w:t>
      </w:r>
      <w:r w:rsidRPr="007C2D68">
        <w:rPr>
          <w:rFonts w:cs="Arial"/>
          <w:sz w:val="18"/>
          <w:szCs w:val="18"/>
        </w:rPr>
        <w:fldChar w:fldCharType="begin"/>
      </w:r>
      <w:r w:rsidRPr="007C2D68">
        <w:rPr>
          <w:rFonts w:cs="Arial"/>
          <w:sz w:val="18"/>
          <w:szCs w:val="18"/>
        </w:rPr>
        <w:instrText xml:space="preserve"> REF _Ref467077773 \n \h  \* MERGEFORMAT </w:instrText>
      </w:r>
      <w:r w:rsidRPr="007C2D68">
        <w:rPr>
          <w:rFonts w:cs="Arial"/>
          <w:sz w:val="18"/>
          <w:szCs w:val="18"/>
        </w:rPr>
      </w:r>
      <w:r w:rsidRPr="007C2D68">
        <w:rPr>
          <w:rFonts w:cs="Arial"/>
          <w:sz w:val="18"/>
          <w:szCs w:val="18"/>
        </w:rPr>
        <w:fldChar w:fldCharType="separate"/>
      </w:r>
      <w:r w:rsidR="00D12F12">
        <w:rPr>
          <w:rFonts w:cs="Arial"/>
          <w:sz w:val="18"/>
          <w:szCs w:val="18"/>
        </w:rPr>
        <w:t>13.1</w:t>
      </w:r>
      <w:r w:rsidRPr="007C2D68">
        <w:rPr>
          <w:rFonts w:cs="Arial"/>
          <w:sz w:val="18"/>
          <w:szCs w:val="18"/>
        </w:rPr>
        <w:fldChar w:fldCharType="end"/>
      </w:r>
      <w:r w:rsidRPr="007C2D68">
        <w:rPr>
          <w:rFonts w:cs="Arial"/>
          <w:sz w:val="18"/>
          <w:szCs w:val="18"/>
        </w:rPr>
        <w:t xml:space="preserve"> will be reduced proportionately to the extent that the liability, loss, harm, damage, cost or expense referred to in clause </w:t>
      </w:r>
      <w:r w:rsidRPr="007C2D68">
        <w:rPr>
          <w:rFonts w:cs="Arial"/>
          <w:sz w:val="18"/>
          <w:szCs w:val="18"/>
        </w:rPr>
        <w:fldChar w:fldCharType="begin"/>
      </w:r>
      <w:r w:rsidRPr="007C2D68">
        <w:rPr>
          <w:rFonts w:cs="Arial"/>
          <w:sz w:val="18"/>
          <w:szCs w:val="18"/>
        </w:rPr>
        <w:instrText xml:space="preserve"> REF _Ref467077773 \n \h  \* MERGEFORMAT </w:instrText>
      </w:r>
      <w:r w:rsidRPr="007C2D68">
        <w:rPr>
          <w:rFonts w:cs="Arial"/>
          <w:sz w:val="18"/>
          <w:szCs w:val="18"/>
        </w:rPr>
      </w:r>
      <w:r w:rsidRPr="007C2D68">
        <w:rPr>
          <w:rFonts w:cs="Arial"/>
          <w:sz w:val="18"/>
          <w:szCs w:val="18"/>
        </w:rPr>
        <w:fldChar w:fldCharType="separate"/>
      </w:r>
      <w:r w:rsidR="00D12F12">
        <w:rPr>
          <w:rFonts w:cs="Arial"/>
          <w:sz w:val="18"/>
          <w:szCs w:val="18"/>
        </w:rPr>
        <w:t>13.1</w:t>
      </w:r>
      <w:r w:rsidRPr="007C2D68">
        <w:rPr>
          <w:rFonts w:cs="Arial"/>
          <w:sz w:val="18"/>
          <w:szCs w:val="18"/>
        </w:rPr>
        <w:fldChar w:fldCharType="end"/>
      </w:r>
      <w:r w:rsidRPr="007C2D68">
        <w:rPr>
          <w:rFonts w:cs="Arial"/>
          <w:sz w:val="18"/>
          <w:szCs w:val="18"/>
        </w:rPr>
        <w:t xml:space="preserve"> was caused or contributed to by:</w:t>
      </w:r>
    </w:p>
    <w:p w14:paraId="0A43FE6A"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 xml:space="preserve">any breach of this Agreement (including material breach of any warranty given under this Agreement) by any of those </w:t>
      </w:r>
      <w:proofErr w:type="gramStart"/>
      <w:r w:rsidRPr="007C2D68">
        <w:rPr>
          <w:rFonts w:eastAsia="Calibri"/>
          <w:sz w:val="18"/>
          <w:szCs w:val="18"/>
        </w:rPr>
        <w:t>indemnified;</w:t>
      </w:r>
      <w:proofErr w:type="gramEnd"/>
    </w:p>
    <w:p w14:paraId="6D83D024"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 xml:space="preserve">any unlawful or negligent act or omission by any of those indemnified or any of its directors, officers, employees, agents or </w:t>
      </w:r>
      <w:proofErr w:type="gramStart"/>
      <w:r w:rsidRPr="007C2D68">
        <w:rPr>
          <w:rFonts w:eastAsia="Calibri"/>
          <w:sz w:val="18"/>
          <w:szCs w:val="18"/>
        </w:rPr>
        <w:t>contractors;</w:t>
      </w:r>
      <w:proofErr w:type="gramEnd"/>
    </w:p>
    <w:p w14:paraId="74D4F8A6"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the exercise by any of those indemnified of any rights granted to it in relation to the Project IP or Background IP; or</w:t>
      </w:r>
    </w:p>
    <w:p w14:paraId="2953F703"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the exercise by those indemnified of any Utilisation rights granted to those indemnified pursuant to this Agreement.</w:t>
      </w:r>
    </w:p>
    <w:p w14:paraId="1537E790"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bookmarkStart w:id="138" w:name="_Ref467077751"/>
      <w:r w:rsidRPr="007C2D68">
        <w:rPr>
          <w:b/>
          <w:color w:val="000000" w:themeColor="text1"/>
          <w:sz w:val="18"/>
          <w:szCs w:val="18"/>
        </w:rPr>
        <w:t>Commonwealth and State exception</w:t>
      </w:r>
      <w:bookmarkEnd w:id="138"/>
    </w:p>
    <w:p w14:paraId="1CBB3F01" w14:textId="65972FFA" w:rsidR="00DA5375" w:rsidRPr="007C2D68" w:rsidRDefault="00DA5375" w:rsidP="00DA5375">
      <w:pPr>
        <w:spacing w:after="120"/>
        <w:ind w:left="680"/>
        <w:rPr>
          <w:rFonts w:cs="Arial"/>
          <w:sz w:val="18"/>
          <w:szCs w:val="18"/>
        </w:rPr>
      </w:pPr>
      <w:r w:rsidRPr="007C2D68">
        <w:rPr>
          <w:rFonts w:cs="Arial"/>
          <w:sz w:val="18"/>
          <w:szCs w:val="18"/>
        </w:rPr>
        <w:t xml:space="preserve">If the Commonwealth, or a State or Territory of Australia is a Party it is excluded from the obligation under clause </w:t>
      </w:r>
      <w:r w:rsidRPr="007C2D68">
        <w:rPr>
          <w:rFonts w:cs="Arial"/>
          <w:sz w:val="18"/>
          <w:szCs w:val="18"/>
        </w:rPr>
        <w:fldChar w:fldCharType="begin"/>
      </w:r>
      <w:r w:rsidRPr="007C2D68">
        <w:rPr>
          <w:rFonts w:cs="Arial"/>
          <w:sz w:val="18"/>
          <w:szCs w:val="18"/>
        </w:rPr>
        <w:instrText xml:space="preserve"> REF _Ref467077773 \n \h  \* MERGEFORMAT </w:instrText>
      </w:r>
      <w:r w:rsidRPr="007C2D68">
        <w:rPr>
          <w:rFonts w:cs="Arial"/>
          <w:sz w:val="18"/>
          <w:szCs w:val="18"/>
        </w:rPr>
      </w:r>
      <w:r w:rsidRPr="007C2D68">
        <w:rPr>
          <w:rFonts w:cs="Arial"/>
          <w:sz w:val="18"/>
          <w:szCs w:val="18"/>
        </w:rPr>
        <w:fldChar w:fldCharType="separate"/>
      </w:r>
      <w:r w:rsidR="00D12F12">
        <w:rPr>
          <w:rFonts w:cs="Arial"/>
          <w:sz w:val="18"/>
          <w:szCs w:val="18"/>
        </w:rPr>
        <w:t>13.1</w:t>
      </w:r>
      <w:r w:rsidRPr="007C2D68">
        <w:rPr>
          <w:rFonts w:cs="Arial"/>
          <w:sz w:val="18"/>
          <w:szCs w:val="18"/>
        </w:rPr>
        <w:fldChar w:fldCharType="end"/>
      </w:r>
      <w:r w:rsidRPr="007C2D68">
        <w:rPr>
          <w:rFonts w:cs="Arial"/>
          <w:sz w:val="18"/>
          <w:szCs w:val="18"/>
        </w:rPr>
        <w:t xml:space="preserve"> to indemnify any other Party. This clause </w:t>
      </w:r>
      <w:r w:rsidRPr="007C2D68">
        <w:rPr>
          <w:rFonts w:cs="Arial"/>
          <w:sz w:val="18"/>
          <w:szCs w:val="18"/>
        </w:rPr>
        <w:fldChar w:fldCharType="begin"/>
      </w:r>
      <w:r w:rsidRPr="007C2D68">
        <w:rPr>
          <w:rFonts w:cs="Arial"/>
          <w:sz w:val="18"/>
          <w:szCs w:val="18"/>
        </w:rPr>
        <w:instrText xml:space="preserve"> REF _Ref467077751 \n \h  \* MERGEFORMAT </w:instrText>
      </w:r>
      <w:r w:rsidRPr="007C2D68">
        <w:rPr>
          <w:rFonts w:cs="Arial"/>
          <w:sz w:val="18"/>
          <w:szCs w:val="18"/>
        </w:rPr>
      </w:r>
      <w:r w:rsidRPr="007C2D68">
        <w:rPr>
          <w:rFonts w:cs="Arial"/>
          <w:sz w:val="18"/>
          <w:szCs w:val="18"/>
        </w:rPr>
        <w:fldChar w:fldCharType="separate"/>
      </w:r>
      <w:r w:rsidR="00D12F12">
        <w:rPr>
          <w:rFonts w:cs="Arial"/>
          <w:sz w:val="18"/>
          <w:szCs w:val="18"/>
        </w:rPr>
        <w:t>13.3</w:t>
      </w:r>
      <w:r w:rsidRPr="007C2D68">
        <w:rPr>
          <w:rFonts w:cs="Arial"/>
          <w:sz w:val="18"/>
          <w:szCs w:val="18"/>
        </w:rPr>
        <w:fldChar w:fldCharType="end"/>
      </w:r>
      <w:r w:rsidRPr="007C2D68">
        <w:rPr>
          <w:rFonts w:cs="Arial"/>
          <w:sz w:val="18"/>
          <w:szCs w:val="18"/>
        </w:rPr>
        <w:t xml:space="preserve"> does not exclude or reduce the liability of, or benefit to, the Commonwealth or the State or Territory of Australia that may arise by operation of the common law or breach of statute.</w:t>
      </w:r>
    </w:p>
    <w:p w14:paraId="566CCBF9"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bookmarkStart w:id="139" w:name="_Ref467077760"/>
      <w:r w:rsidRPr="007C2D68">
        <w:rPr>
          <w:b/>
          <w:color w:val="000000" w:themeColor="text1"/>
          <w:sz w:val="18"/>
          <w:szCs w:val="18"/>
        </w:rPr>
        <w:t>Consequential losses</w:t>
      </w:r>
      <w:bookmarkEnd w:id="139"/>
    </w:p>
    <w:p w14:paraId="26D9FBA8" w14:textId="6AC1CD61" w:rsidR="00DA5375" w:rsidRPr="007C2D68" w:rsidRDefault="00DA5375" w:rsidP="00DA5375">
      <w:pPr>
        <w:spacing w:after="120"/>
        <w:ind w:left="680"/>
        <w:rPr>
          <w:rFonts w:cs="Arial"/>
          <w:sz w:val="18"/>
          <w:szCs w:val="18"/>
        </w:rPr>
      </w:pPr>
      <w:r w:rsidRPr="007C2D68">
        <w:rPr>
          <w:rFonts w:cs="Arial"/>
          <w:sz w:val="18"/>
          <w:szCs w:val="18"/>
        </w:rPr>
        <w:t xml:space="preserve">Nothing in clause </w:t>
      </w:r>
      <w:r w:rsidRPr="007C2D68">
        <w:rPr>
          <w:rFonts w:cs="Arial"/>
          <w:sz w:val="18"/>
          <w:szCs w:val="18"/>
        </w:rPr>
        <w:fldChar w:fldCharType="begin"/>
      </w:r>
      <w:r w:rsidRPr="007C2D68">
        <w:rPr>
          <w:rFonts w:cs="Arial"/>
          <w:sz w:val="18"/>
          <w:szCs w:val="18"/>
        </w:rPr>
        <w:instrText xml:space="preserve"> REF _Ref467077773 \n \h  \* MERGEFORMAT </w:instrText>
      </w:r>
      <w:r w:rsidRPr="007C2D68">
        <w:rPr>
          <w:rFonts w:cs="Arial"/>
          <w:sz w:val="18"/>
          <w:szCs w:val="18"/>
        </w:rPr>
      </w:r>
      <w:r w:rsidRPr="007C2D68">
        <w:rPr>
          <w:rFonts w:cs="Arial"/>
          <w:sz w:val="18"/>
          <w:szCs w:val="18"/>
        </w:rPr>
        <w:fldChar w:fldCharType="separate"/>
      </w:r>
      <w:r w:rsidR="00D12F12">
        <w:rPr>
          <w:rFonts w:cs="Arial"/>
          <w:sz w:val="18"/>
          <w:szCs w:val="18"/>
        </w:rPr>
        <w:t>13.1</w:t>
      </w:r>
      <w:r w:rsidRPr="007C2D68">
        <w:rPr>
          <w:rFonts w:cs="Arial"/>
          <w:sz w:val="18"/>
          <w:szCs w:val="18"/>
        </w:rPr>
        <w:fldChar w:fldCharType="end"/>
      </w:r>
      <w:r w:rsidRPr="007C2D68">
        <w:rPr>
          <w:rFonts w:cs="Arial"/>
          <w:sz w:val="18"/>
          <w:szCs w:val="18"/>
        </w:rPr>
        <w:t xml:space="preserve"> or this Agreement will render a Party liable for any special, indirect or consequential loss or damages (including loss of income or profits, and loss of expectation of income or profits) arising under or pursuant to this Agreement.</w:t>
      </w:r>
    </w:p>
    <w:p w14:paraId="13981A99"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r w:rsidRPr="007C2D68">
        <w:rPr>
          <w:b/>
          <w:color w:val="000000" w:themeColor="text1"/>
          <w:sz w:val="18"/>
          <w:szCs w:val="18"/>
        </w:rPr>
        <w:t>Notification of acts</w:t>
      </w:r>
    </w:p>
    <w:p w14:paraId="4D412CC2" w14:textId="027EFDE5" w:rsidR="00DA5375" w:rsidRPr="007C2D68" w:rsidRDefault="00DA5375" w:rsidP="00DA5375">
      <w:pPr>
        <w:spacing w:after="120"/>
        <w:ind w:left="680"/>
        <w:rPr>
          <w:rFonts w:cs="Arial"/>
          <w:sz w:val="18"/>
          <w:szCs w:val="18"/>
        </w:rPr>
      </w:pPr>
      <w:r w:rsidRPr="007C2D68">
        <w:rPr>
          <w:rFonts w:cs="Arial"/>
          <w:sz w:val="18"/>
          <w:szCs w:val="18"/>
        </w:rPr>
        <w:t xml:space="preserve">Each of those indemnified under clause </w:t>
      </w:r>
      <w:r w:rsidRPr="007C2D68">
        <w:rPr>
          <w:rFonts w:cs="Arial"/>
          <w:sz w:val="18"/>
          <w:szCs w:val="18"/>
        </w:rPr>
        <w:fldChar w:fldCharType="begin"/>
      </w:r>
      <w:r w:rsidRPr="007C2D68">
        <w:rPr>
          <w:rFonts w:cs="Arial"/>
          <w:sz w:val="18"/>
          <w:szCs w:val="18"/>
        </w:rPr>
        <w:instrText xml:space="preserve"> REF _Ref467077773 \n \h  \* MERGEFORMAT </w:instrText>
      </w:r>
      <w:r w:rsidRPr="007C2D68">
        <w:rPr>
          <w:rFonts w:cs="Arial"/>
          <w:sz w:val="18"/>
          <w:szCs w:val="18"/>
        </w:rPr>
      </w:r>
      <w:r w:rsidRPr="007C2D68">
        <w:rPr>
          <w:rFonts w:cs="Arial"/>
          <w:sz w:val="18"/>
          <w:szCs w:val="18"/>
        </w:rPr>
        <w:fldChar w:fldCharType="separate"/>
      </w:r>
      <w:r w:rsidR="00D12F12">
        <w:rPr>
          <w:rFonts w:cs="Arial"/>
          <w:sz w:val="18"/>
          <w:szCs w:val="18"/>
        </w:rPr>
        <w:t>13.1</w:t>
      </w:r>
      <w:r w:rsidRPr="007C2D68">
        <w:rPr>
          <w:rFonts w:cs="Arial"/>
          <w:sz w:val="18"/>
          <w:szCs w:val="18"/>
        </w:rPr>
        <w:fldChar w:fldCharType="end"/>
      </w:r>
      <w:r w:rsidRPr="007C2D68">
        <w:rPr>
          <w:rFonts w:cs="Arial"/>
          <w:sz w:val="18"/>
          <w:szCs w:val="18"/>
        </w:rPr>
        <w:t xml:space="preserve"> must promptly notify every indemnifying Party of any event or circumstance that may reasonably give rise to those indemnified relying upon the indemnities in clause </w:t>
      </w:r>
      <w:r w:rsidRPr="007C2D68">
        <w:rPr>
          <w:rFonts w:cs="Arial"/>
          <w:sz w:val="18"/>
          <w:szCs w:val="18"/>
        </w:rPr>
        <w:fldChar w:fldCharType="begin"/>
      </w:r>
      <w:r w:rsidRPr="007C2D68">
        <w:rPr>
          <w:rFonts w:cs="Arial"/>
          <w:sz w:val="18"/>
          <w:szCs w:val="18"/>
        </w:rPr>
        <w:instrText xml:space="preserve"> REF _Ref467077773 \n \h  \* MERGEFORMAT </w:instrText>
      </w:r>
      <w:r w:rsidRPr="007C2D68">
        <w:rPr>
          <w:rFonts w:cs="Arial"/>
          <w:sz w:val="18"/>
          <w:szCs w:val="18"/>
        </w:rPr>
      </w:r>
      <w:r w:rsidRPr="007C2D68">
        <w:rPr>
          <w:rFonts w:cs="Arial"/>
          <w:sz w:val="18"/>
          <w:szCs w:val="18"/>
        </w:rPr>
        <w:fldChar w:fldCharType="separate"/>
      </w:r>
      <w:r w:rsidR="00D12F12">
        <w:rPr>
          <w:rFonts w:cs="Arial"/>
          <w:sz w:val="18"/>
          <w:szCs w:val="18"/>
        </w:rPr>
        <w:t>13.1</w:t>
      </w:r>
      <w:r w:rsidRPr="007C2D68">
        <w:rPr>
          <w:rFonts w:cs="Arial"/>
          <w:sz w:val="18"/>
          <w:szCs w:val="18"/>
        </w:rPr>
        <w:fldChar w:fldCharType="end"/>
      </w:r>
      <w:r w:rsidRPr="007C2D68">
        <w:rPr>
          <w:rFonts w:cs="Arial"/>
          <w:sz w:val="18"/>
          <w:szCs w:val="18"/>
        </w:rPr>
        <w:t>.</w:t>
      </w:r>
    </w:p>
    <w:p w14:paraId="585EEBC3"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r w:rsidRPr="007C2D68">
        <w:rPr>
          <w:b/>
          <w:color w:val="000000" w:themeColor="text1"/>
          <w:sz w:val="18"/>
          <w:szCs w:val="18"/>
        </w:rPr>
        <w:t>Survival</w:t>
      </w:r>
    </w:p>
    <w:p w14:paraId="4C877726" w14:textId="6DB29D6A" w:rsidR="00DA5375" w:rsidRPr="007C2D68" w:rsidRDefault="00DA5375" w:rsidP="00DA5375">
      <w:pPr>
        <w:spacing w:after="120"/>
        <w:ind w:left="680"/>
        <w:rPr>
          <w:rFonts w:cs="Arial"/>
          <w:sz w:val="18"/>
          <w:szCs w:val="18"/>
        </w:rPr>
      </w:pPr>
      <w:r w:rsidRPr="007C2D68">
        <w:rPr>
          <w:rFonts w:cs="Arial"/>
          <w:sz w:val="18"/>
          <w:szCs w:val="18"/>
        </w:rPr>
        <w:t xml:space="preserve">The indemnities provided under clause </w:t>
      </w:r>
      <w:r w:rsidRPr="007C2D68">
        <w:rPr>
          <w:rFonts w:cs="Arial"/>
          <w:sz w:val="18"/>
          <w:szCs w:val="18"/>
        </w:rPr>
        <w:fldChar w:fldCharType="begin"/>
      </w:r>
      <w:r w:rsidRPr="007C2D68">
        <w:rPr>
          <w:rFonts w:cs="Arial"/>
          <w:sz w:val="18"/>
          <w:szCs w:val="18"/>
        </w:rPr>
        <w:instrText xml:space="preserve"> REF _Ref467077773 \n \h  \* MERGEFORMAT </w:instrText>
      </w:r>
      <w:r w:rsidRPr="007C2D68">
        <w:rPr>
          <w:rFonts w:cs="Arial"/>
          <w:sz w:val="18"/>
          <w:szCs w:val="18"/>
        </w:rPr>
      </w:r>
      <w:r w:rsidRPr="007C2D68">
        <w:rPr>
          <w:rFonts w:cs="Arial"/>
          <w:sz w:val="18"/>
          <w:szCs w:val="18"/>
        </w:rPr>
        <w:fldChar w:fldCharType="separate"/>
      </w:r>
      <w:r w:rsidR="00D12F12">
        <w:rPr>
          <w:rFonts w:cs="Arial"/>
          <w:sz w:val="18"/>
          <w:szCs w:val="18"/>
        </w:rPr>
        <w:t>13.1</w:t>
      </w:r>
      <w:r w:rsidRPr="007C2D68">
        <w:rPr>
          <w:rFonts w:cs="Arial"/>
          <w:sz w:val="18"/>
          <w:szCs w:val="18"/>
        </w:rPr>
        <w:fldChar w:fldCharType="end"/>
      </w:r>
      <w:r w:rsidRPr="007C2D68">
        <w:rPr>
          <w:rFonts w:cs="Arial"/>
          <w:sz w:val="18"/>
          <w:szCs w:val="18"/>
        </w:rPr>
        <w:t xml:space="preserve"> are a continuing obligation, separate and independent of each Party's other obligations and will survive the expiration or, where relevant, earlier termination of this Agreement and will continue to apply (both as a right and as an obligation) to any Party who withdraws or is expelled from the Project.</w:t>
      </w:r>
    </w:p>
    <w:p w14:paraId="03F2C872" w14:textId="77777777" w:rsidR="00DA5375" w:rsidRPr="007C2D68" w:rsidRDefault="00DA5375" w:rsidP="00DA5375">
      <w:pPr>
        <w:pStyle w:val="Style1"/>
        <w:keepNext w:val="0"/>
        <w:widowControl w:val="0"/>
        <w:numPr>
          <w:ilvl w:val="0"/>
          <w:numId w:val="8"/>
        </w:numPr>
        <w:autoSpaceDE w:val="0"/>
        <w:autoSpaceDN w:val="0"/>
        <w:adjustRightInd w:val="0"/>
        <w:spacing w:after="120"/>
        <w:jc w:val="both"/>
        <w:outlineLvl w:val="9"/>
        <w:rPr>
          <w:color w:val="000000" w:themeColor="text1"/>
          <w:sz w:val="18"/>
          <w:szCs w:val="18"/>
        </w:rPr>
      </w:pPr>
      <w:bookmarkStart w:id="140" w:name="_Ref467094813"/>
      <w:r w:rsidRPr="007C2D68">
        <w:rPr>
          <w:color w:val="000000" w:themeColor="text1"/>
          <w:sz w:val="18"/>
          <w:szCs w:val="18"/>
        </w:rPr>
        <w:t>insurance</w:t>
      </w:r>
      <w:bookmarkEnd w:id="140"/>
    </w:p>
    <w:p w14:paraId="14007683"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bookmarkStart w:id="141" w:name="_Ref467075865"/>
      <w:r w:rsidRPr="007C2D68">
        <w:rPr>
          <w:b/>
          <w:color w:val="000000" w:themeColor="text1"/>
          <w:sz w:val="18"/>
          <w:szCs w:val="18"/>
        </w:rPr>
        <w:t xml:space="preserve">Obligation to </w:t>
      </w:r>
      <w:proofErr w:type="gramStart"/>
      <w:r w:rsidRPr="007C2D68">
        <w:rPr>
          <w:b/>
          <w:color w:val="000000" w:themeColor="text1"/>
          <w:sz w:val="18"/>
          <w:szCs w:val="18"/>
        </w:rPr>
        <w:t>insure</w:t>
      </w:r>
      <w:bookmarkEnd w:id="141"/>
      <w:proofErr w:type="gramEnd"/>
    </w:p>
    <w:p w14:paraId="70CF42CC"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bookmarkStart w:id="142" w:name="_Toc37843908"/>
      <w:bookmarkStart w:id="143" w:name="_Ref478493593"/>
      <w:r w:rsidRPr="007C2D68">
        <w:rPr>
          <w:rFonts w:eastAsia="Calibri"/>
          <w:sz w:val="18"/>
          <w:szCs w:val="18"/>
        </w:rPr>
        <w:t xml:space="preserve">Each Party must effect and maintain adequate insurance that a prudent person participating in the Project would maintain, to cover its participation in the </w:t>
      </w:r>
      <w:proofErr w:type="gramStart"/>
      <w:r w:rsidRPr="007C2D68">
        <w:rPr>
          <w:rFonts w:eastAsia="Calibri"/>
          <w:sz w:val="18"/>
          <w:szCs w:val="18"/>
        </w:rPr>
        <w:t>Project,.</w:t>
      </w:r>
      <w:proofErr w:type="gramEnd"/>
      <w:r w:rsidRPr="007C2D68">
        <w:rPr>
          <w:rFonts w:eastAsia="Calibri"/>
          <w:sz w:val="18"/>
          <w:szCs w:val="18"/>
        </w:rPr>
        <w:t xml:space="preserve"> </w:t>
      </w:r>
      <w:bookmarkEnd w:id="142"/>
      <w:r w:rsidRPr="007C2D68">
        <w:rPr>
          <w:rFonts w:eastAsia="Calibri"/>
          <w:sz w:val="18"/>
          <w:szCs w:val="18"/>
        </w:rPr>
        <w:t xml:space="preserve">Such insurance must cover loss or damage the Project Participant may suffer or any liability the Project Participant may incur in connection with its participation in the </w:t>
      </w:r>
      <w:proofErr w:type="gramStart"/>
      <w:r w:rsidRPr="007C2D68">
        <w:rPr>
          <w:rFonts w:eastAsia="Calibri"/>
          <w:sz w:val="18"/>
          <w:szCs w:val="18"/>
        </w:rPr>
        <w:t>Project, and</w:t>
      </w:r>
      <w:proofErr w:type="gramEnd"/>
      <w:r w:rsidRPr="007C2D68">
        <w:rPr>
          <w:rFonts w:eastAsia="Calibri"/>
          <w:sz w:val="18"/>
          <w:szCs w:val="18"/>
        </w:rPr>
        <w:t xml:space="preserve"> must include adequate run-off cover after this Agreement has expired or terminated with respect to the Project Participant.</w:t>
      </w:r>
      <w:bookmarkEnd w:id="143"/>
    </w:p>
    <w:p w14:paraId="5A4289B0" w14:textId="3E82FBE8"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 xml:space="preserve">Without limitation to clause </w:t>
      </w:r>
      <w:r w:rsidRPr="007C2D68">
        <w:rPr>
          <w:rFonts w:eastAsia="Calibri"/>
          <w:sz w:val="18"/>
          <w:szCs w:val="18"/>
        </w:rPr>
        <w:fldChar w:fldCharType="begin"/>
      </w:r>
      <w:r w:rsidRPr="007C2D68">
        <w:rPr>
          <w:rFonts w:eastAsia="Calibri"/>
          <w:sz w:val="18"/>
          <w:szCs w:val="18"/>
        </w:rPr>
        <w:instrText xml:space="preserve"> REF _Ref467075865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14.1</w:t>
      </w:r>
      <w:r w:rsidRPr="007C2D68">
        <w:rPr>
          <w:rFonts w:eastAsia="Calibri"/>
          <w:sz w:val="18"/>
          <w:szCs w:val="18"/>
        </w:rPr>
        <w:fldChar w:fldCharType="end"/>
      </w:r>
      <w:r w:rsidRPr="007C2D68">
        <w:rPr>
          <w:rFonts w:eastAsia="Calibri"/>
          <w:sz w:val="18"/>
          <w:szCs w:val="18"/>
        </w:rPr>
        <w:fldChar w:fldCharType="begin"/>
      </w:r>
      <w:r w:rsidRPr="007C2D68">
        <w:rPr>
          <w:rFonts w:eastAsia="Calibri"/>
          <w:sz w:val="18"/>
          <w:szCs w:val="18"/>
        </w:rPr>
        <w:instrText xml:space="preserve"> REF _Ref478493593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(a)</w:t>
      </w:r>
      <w:r w:rsidRPr="007C2D68">
        <w:rPr>
          <w:rFonts w:eastAsia="Calibri"/>
          <w:sz w:val="18"/>
          <w:szCs w:val="18"/>
        </w:rPr>
        <w:fldChar w:fldCharType="end"/>
      </w:r>
      <w:r w:rsidRPr="007C2D68">
        <w:rPr>
          <w:rFonts w:eastAsia="Calibri"/>
          <w:sz w:val="18"/>
          <w:szCs w:val="18"/>
        </w:rPr>
        <w:t xml:space="preserve">, with respect to a Party’s Utilisation of Project IP, such Party must effect and maintain adequate insurance that a prudent person Utilising the Project IP would maintain to cover its Utilisation of the Project IP, including public liability insurance and product liability insurance. Such insurance must cover loss or damage the Party may suffer or any liability the Party may incur in connection with its Utilisation of the </w:t>
      </w:r>
      <w:proofErr w:type="gramStart"/>
      <w:r w:rsidRPr="007C2D68">
        <w:rPr>
          <w:rFonts w:eastAsia="Calibri"/>
          <w:sz w:val="18"/>
          <w:szCs w:val="18"/>
        </w:rPr>
        <w:t>Project IP, and</w:t>
      </w:r>
      <w:proofErr w:type="gramEnd"/>
      <w:r w:rsidRPr="007C2D68">
        <w:rPr>
          <w:rFonts w:eastAsia="Calibri"/>
          <w:sz w:val="18"/>
          <w:szCs w:val="18"/>
        </w:rPr>
        <w:t xml:space="preserve"> must include adequate run-off cover after this Agreement has expired or terminated with respect to the Project Participant.</w:t>
      </w:r>
    </w:p>
    <w:p w14:paraId="45A90F43"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r w:rsidRPr="007C2D68">
        <w:rPr>
          <w:b/>
          <w:color w:val="000000" w:themeColor="text1"/>
          <w:sz w:val="18"/>
          <w:szCs w:val="18"/>
        </w:rPr>
        <w:t>Act as own insurer</w:t>
      </w:r>
    </w:p>
    <w:p w14:paraId="01BB4D84" w14:textId="77777777" w:rsidR="00DA5375" w:rsidRPr="007C2D68" w:rsidRDefault="00DA5375" w:rsidP="00DA5375">
      <w:pPr>
        <w:pStyle w:val="Style2"/>
        <w:numPr>
          <w:ilvl w:val="0"/>
          <w:numId w:val="0"/>
        </w:numPr>
        <w:spacing w:after="120"/>
        <w:ind w:left="709"/>
        <w:rPr>
          <w:rFonts w:eastAsia="Calibri"/>
          <w:sz w:val="18"/>
          <w:szCs w:val="18"/>
        </w:rPr>
      </w:pPr>
      <w:r w:rsidRPr="007C2D68">
        <w:rPr>
          <w:rFonts w:eastAsia="Calibri"/>
          <w:sz w:val="18"/>
          <w:szCs w:val="18"/>
        </w:rPr>
        <w:t xml:space="preserve">A Project Participant may act as its own insurer </w:t>
      </w:r>
      <w:proofErr w:type="gramStart"/>
      <w:r w:rsidRPr="007C2D68">
        <w:rPr>
          <w:rFonts w:eastAsia="Calibri"/>
          <w:sz w:val="18"/>
          <w:szCs w:val="18"/>
        </w:rPr>
        <w:t>provided that</w:t>
      </w:r>
      <w:proofErr w:type="gramEnd"/>
      <w:r w:rsidRPr="007C2D68">
        <w:rPr>
          <w:rFonts w:eastAsia="Calibri"/>
          <w:sz w:val="18"/>
          <w:szCs w:val="18"/>
        </w:rPr>
        <w:t xml:space="preserve"> it receives the consent of the Company.</w:t>
      </w:r>
    </w:p>
    <w:p w14:paraId="09998212"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r w:rsidRPr="007C2D68">
        <w:rPr>
          <w:b/>
          <w:color w:val="000000" w:themeColor="text1"/>
          <w:sz w:val="18"/>
          <w:szCs w:val="18"/>
        </w:rPr>
        <w:t>Evidence of insurance</w:t>
      </w:r>
    </w:p>
    <w:p w14:paraId="611F9A19" w14:textId="77777777" w:rsidR="00DA5375" w:rsidRPr="007C2D68" w:rsidRDefault="00DA5375" w:rsidP="00DA5375">
      <w:pPr>
        <w:pStyle w:val="Style2"/>
        <w:numPr>
          <w:ilvl w:val="0"/>
          <w:numId w:val="0"/>
        </w:numPr>
        <w:spacing w:after="120"/>
        <w:ind w:left="709"/>
        <w:rPr>
          <w:rFonts w:eastAsia="Calibri"/>
          <w:sz w:val="18"/>
          <w:szCs w:val="18"/>
        </w:rPr>
      </w:pPr>
      <w:r w:rsidRPr="007C2D68">
        <w:rPr>
          <w:rFonts w:eastAsia="Calibri"/>
          <w:sz w:val="18"/>
          <w:szCs w:val="18"/>
        </w:rPr>
        <w:t>Within 10 Business Days of a request, each Project Participant must provide the Company with a certificate of currency of its relevant insurance policies as requested by the Company from time to time.</w:t>
      </w:r>
    </w:p>
    <w:p w14:paraId="14678C57" w14:textId="77777777" w:rsidR="00DA5375" w:rsidRPr="007C2D68" w:rsidRDefault="00DA5375" w:rsidP="00DA5375">
      <w:pPr>
        <w:pStyle w:val="Style1"/>
        <w:keepNext w:val="0"/>
        <w:widowControl w:val="0"/>
        <w:numPr>
          <w:ilvl w:val="0"/>
          <w:numId w:val="8"/>
        </w:numPr>
        <w:autoSpaceDE w:val="0"/>
        <w:autoSpaceDN w:val="0"/>
        <w:adjustRightInd w:val="0"/>
        <w:spacing w:after="120"/>
        <w:jc w:val="both"/>
        <w:outlineLvl w:val="9"/>
        <w:rPr>
          <w:color w:val="000000" w:themeColor="text1"/>
          <w:sz w:val="18"/>
          <w:szCs w:val="18"/>
        </w:rPr>
      </w:pPr>
      <w:r w:rsidRPr="007C2D68">
        <w:rPr>
          <w:color w:val="000000" w:themeColor="text1"/>
          <w:sz w:val="18"/>
          <w:szCs w:val="18"/>
        </w:rPr>
        <w:t>amendments</w:t>
      </w:r>
    </w:p>
    <w:p w14:paraId="637F92EF"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No agreement or understanding varying this Agreement will be legally binding unless it is in writing signed by all Parties.</w:t>
      </w:r>
    </w:p>
    <w:p w14:paraId="3034D6E8"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The Project Participants further acknowledge that certain amendments to this Agreement may require the Company to seek the prior written approval of the Commonwealth.</w:t>
      </w:r>
    </w:p>
    <w:p w14:paraId="76255453" w14:textId="77777777" w:rsidR="00DA5375" w:rsidRPr="007C2D68" w:rsidRDefault="00DA5375" w:rsidP="00DA5375">
      <w:pPr>
        <w:pStyle w:val="Style1"/>
        <w:keepNext w:val="0"/>
        <w:widowControl w:val="0"/>
        <w:numPr>
          <w:ilvl w:val="0"/>
          <w:numId w:val="8"/>
        </w:numPr>
        <w:autoSpaceDE w:val="0"/>
        <w:autoSpaceDN w:val="0"/>
        <w:adjustRightInd w:val="0"/>
        <w:spacing w:after="120"/>
        <w:jc w:val="both"/>
        <w:outlineLvl w:val="9"/>
        <w:rPr>
          <w:color w:val="000000" w:themeColor="text1"/>
          <w:sz w:val="18"/>
          <w:szCs w:val="18"/>
        </w:rPr>
      </w:pPr>
      <w:bookmarkStart w:id="144" w:name="_Ref467080270"/>
      <w:r w:rsidRPr="007C2D68">
        <w:rPr>
          <w:color w:val="000000" w:themeColor="text1"/>
          <w:sz w:val="18"/>
          <w:szCs w:val="18"/>
        </w:rPr>
        <w:t>student involvement</w:t>
      </w:r>
      <w:bookmarkEnd w:id="144"/>
    </w:p>
    <w:p w14:paraId="1120F063" w14:textId="77777777" w:rsidR="00DA5375" w:rsidRPr="007C2D68" w:rsidRDefault="00DA5375" w:rsidP="00DA5375">
      <w:pPr>
        <w:pStyle w:val="Style2"/>
        <w:numPr>
          <w:ilvl w:val="0"/>
          <w:numId w:val="0"/>
        </w:numPr>
        <w:spacing w:after="120"/>
        <w:ind w:left="709"/>
        <w:rPr>
          <w:rFonts w:eastAsia="Calibri"/>
          <w:sz w:val="18"/>
          <w:szCs w:val="18"/>
        </w:rPr>
      </w:pPr>
      <w:r w:rsidRPr="007C2D68">
        <w:rPr>
          <w:rFonts w:eastAsia="Calibri"/>
          <w:sz w:val="18"/>
          <w:szCs w:val="18"/>
        </w:rPr>
        <w:lastRenderedPageBreak/>
        <w:t>If a Project Participant has enrolled students or is supervising students that are involved in the Project (as detailed in Item 10 of the Project Details), the Project Participant acknowledges and agrees that:</w:t>
      </w:r>
    </w:p>
    <w:p w14:paraId="37B2BFBC" w14:textId="192EB8FD"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 xml:space="preserve">it must ensure that those students comply with clause </w:t>
      </w:r>
      <w:r w:rsidRPr="007C2D68">
        <w:rPr>
          <w:rFonts w:eastAsia="Calibri"/>
          <w:sz w:val="18"/>
          <w:szCs w:val="18"/>
        </w:rPr>
        <w:fldChar w:fldCharType="begin"/>
      </w:r>
      <w:r w:rsidRPr="007C2D68">
        <w:rPr>
          <w:rFonts w:eastAsia="Calibri"/>
          <w:sz w:val="18"/>
          <w:szCs w:val="18"/>
        </w:rPr>
        <w:instrText xml:space="preserve"> REF _Ref467077863 \r \h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18</w:t>
      </w:r>
      <w:r w:rsidRPr="007C2D68">
        <w:rPr>
          <w:rFonts w:eastAsia="Calibri"/>
          <w:sz w:val="18"/>
          <w:szCs w:val="18"/>
        </w:rPr>
        <w:fldChar w:fldCharType="end"/>
      </w:r>
      <w:r w:rsidRPr="007C2D68">
        <w:rPr>
          <w:rFonts w:eastAsia="Calibri"/>
          <w:sz w:val="18"/>
          <w:szCs w:val="18"/>
        </w:rPr>
        <w:t xml:space="preserve"> (Confidential Information</w:t>
      </w:r>
      <w:proofErr w:type="gramStart"/>
      <w:r w:rsidRPr="007C2D68">
        <w:rPr>
          <w:rFonts w:eastAsia="Calibri"/>
          <w:sz w:val="18"/>
          <w:szCs w:val="18"/>
        </w:rPr>
        <w:t>);</w:t>
      </w:r>
      <w:proofErr w:type="gramEnd"/>
    </w:p>
    <w:p w14:paraId="5F726ADC" w14:textId="0E3E8704"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 xml:space="preserve">it must ensure that Project IP developed by the student is owned in accordance with clause </w:t>
      </w:r>
      <w:r w:rsidRPr="007C2D68">
        <w:rPr>
          <w:rFonts w:eastAsia="Calibri"/>
          <w:sz w:val="18"/>
          <w:szCs w:val="18"/>
        </w:rPr>
        <w:fldChar w:fldCharType="begin"/>
      </w:r>
      <w:r w:rsidRPr="007C2D68">
        <w:rPr>
          <w:rFonts w:eastAsia="Calibri"/>
          <w:sz w:val="18"/>
          <w:szCs w:val="18"/>
        </w:rPr>
        <w:instrText xml:space="preserve"> REF _Ref467080212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9</w:t>
      </w:r>
      <w:r w:rsidRPr="007C2D68">
        <w:rPr>
          <w:rFonts w:eastAsia="Calibri"/>
          <w:sz w:val="18"/>
          <w:szCs w:val="18"/>
        </w:rPr>
        <w:fldChar w:fldCharType="end"/>
      </w:r>
      <w:r w:rsidRPr="007C2D68">
        <w:rPr>
          <w:rFonts w:eastAsia="Calibri"/>
          <w:sz w:val="18"/>
          <w:szCs w:val="18"/>
        </w:rPr>
        <w:t xml:space="preserve"> (Project IP), provided that the student will own the copyright in his or her </w:t>
      </w:r>
      <w:proofErr w:type="gramStart"/>
      <w:r w:rsidRPr="007C2D68">
        <w:rPr>
          <w:rFonts w:eastAsia="Calibri"/>
          <w:sz w:val="18"/>
          <w:szCs w:val="18"/>
        </w:rPr>
        <w:t>thesis;</w:t>
      </w:r>
      <w:proofErr w:type="gramEnd"/>
    </w:p>
    <w:p w14:paraId="437A526A" w14:textId="7A665340"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 xml:space="preserve">publication of a student’s thesis will be subject to the terms of clause </w:t>
      </w:r>
      <w:r w:rsidRPr="007C2D68">
        <w:rPr>
          <w:rFonts w:eastAsia="Calibri"/>
          <w:sz w:val="18"/>
          <w:szCs w:val="18"/>
        </w:rPr>
        <w:fldChar w:fldCharType="begin"/>
      </w:r>
      <w:r w:rsidRPr="007C2D68">
        <w:rPr>
          <w:rFonts w:eastAsia="Calibri"/>
          <w:sz w:val="18"/>
          <w:szCs w:val="18"/>
        </w:rPr>
        <w:instrText xml:space="preserve"> REF _Ref467080258 \r \h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17</w:t>
      </w:r>
      <w:r w:rsidRPr="007C2D68">
        <w:rPr>
          <w:rFonts w:eastAsia="Calibri"/>
          <w:sz w:val="18"/>
          <w:szCs w:val="18"/>
        </w:rPr>
        <w:fldChar w:fldCharType="end"/>
      </w:r>
      <w:r w:rsidRPr="007C2D68">
        <w:rPr>
          <w:rFonts w:eastAsia="Calibri"/>
          <w:sz w:val="18"/>
          <w:szCs w:val="18"/>
        </w:rPr>
        <w:t>.</w:t>
      </w:r>
    </w:p>
    <w:p w14:paraId="46B873D7"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the Company will not inhibit the right of a student to have his or her thesis examined, but an examiner may be required to sign a confidentiality agreement to protect Confidential Information; and</w:t>
      </w:r>
    </w:p>
    <w:p w14:paraId="2D40D5F3" w14:textId="5E024968"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 xml:space="preserve">before a student becomes involved in the Project, the Company may require that the student and the institution in which the student is enrolled enter into a written agreement, in a form approved by the Company, setting out the terms on which the student is involved in the Project, which will be consistent with the principles in this clause </w:t>
      </w:r>
      <w:r w:rsidRPr="007C2D68">
        <w:rPr>
          <w:rFonts w:eastAsia="Calibri"/>
          <w:sz w:val="18"/>
          <w:szCs w:val="18"/>
        </w:rPr>
        <w:fldChar w:fldCharType="begin"/>
      </w:r>
      <w:r w:rsidRPr="007C2D68">
        <w:rPr>
          <w:rFonts w:eastAsia="Calibri"/>
          <w:sz w:val="18"/>
          <w:szCs w:val="18"/>
        </w:rPr>
        <w:instrText xml:space="preserve"> REF _Ref467080270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16</w:t>
      </w:r>
      <w:r w:rsidRPr="007C2D68">
        <w:rPr>
          <w:rFonts w:eastAsia="Calibri"/>
          <w:sz w:val="18"/>
          <w:szCs w:val="18"/>
        </w:rPr>
        <w:fldChar w:fldCharType="end"/>
      </w:r>
      <w:r w:rsidRPr="007C2D68">
        <w:rPr>
          <w:rFonts w:eastAsia="Calibri"/>
          <w:sz w:val="18"/>
          <w:szCs w:val="18"/>
        </w:rPr>
        <w:t>.</w:t>
      </w:r>
      <w:bookmarkStart w:id="145" w:name="_Ref332898009"/>
      <w:bookmarkEnd w:id="133"/>
    </w:p>
    <w:p w14:paraId="2B5C92C3" w14:textId="77777777" w:rsidR="00DA5375" w:rsidRPr="007C2D68" w:rsidRDefault="00DA5375" w:rsidP="00DA5375">
      <w:pPr>
        <w:pStyle w:val="Style1"/>
        <w:keepNext w:val="0"/>
        <w:widowControl w:val="0"/>
        <w:numPr>
          <w:ilvl w:val="0"/>
          <w:numId w:val="8"/>
        </w:numPr>
        <w:autoSpaceDE w:val="0"/>
        <w:autoSpaceDN w:val="0"/>
        <w:adjustRightInd w:val="0"/>
        <w:spacing w:after="120"/>
        <w:jc w:val="both"/>
        <w:outlineLvl w:val="9"/>
        <w:rPr>
          <w:color w:val="000000" w:themeColor="text1"/>
          <w:sz w:val="18"/>
          <w:szCs w:val="18"/>
        </w:rPr>
      </w:pPr>
      <w:bookmarkStart w:id="146" w:name="_Ref467080258"/>
      <w:bookmarkStart w:id="147" w:name="_Ref467502346"/>
      <w:r w:rsidRPr="007C2D68">
        <w:rPr>
          <w:color w:val="000000" w:themeColor="text1"/>
          <w:sz w:val="18"/>
          <w:szCs w:val="18"/>
        </w:rPr>
        <w:t>publications</w:t>
      </w:r>
      <w:bookmarkEnd w:id="146"/>
    </w:p>
    <w:p w14:paraId="19770142"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r w:rsidRPr="007C2D68">
        <w:rPr>
          <w:b/>
          <w:color w:val="000000" w:themeColor="text1"/>
          <w:sz w:val="18"/>
          <w:szCs w:val="18"/>
        </w:rPr>
        <w:t>Acknowledgement</w:t>
      </w:r>
    </w:p>
    <w:p w14:paraId="05780038" w14:textId="23FC656D" w:rsidR="00DA5375" w:rsidRPr="007C2D68" w:rsidRDefault="00DA5375" w:rsidP="00DA5375">
      <w:pPr>
        <w:pStyle w:val="MELegal3"/>
        <w:numPr>
          <w:ilvl w:val="0"/>
          <w:numId w:val="0"/>
        </w:numPr>
        <w:spacing w:after="120" w:line="240" w:lineRule="auto"/>
        <w:ind w:left="719"/>
        <w:rPr>
          <w:rFonts w:cs="Arial"/>
          <w:sz w:val="18"/>
          <w:szCs w:val="18"/>
        </w:rPr>
      </w:pPr>
      <w:r w:rsidRPr="007C2D68">
        <w:rPr>
          <w:rFonts w:cs="Arial"/>
          <w:sz w:val="18"/>
          <w:szCs w:val="18"/>
        </w:rPr>
        <w:t xml:space="preserve">As described in clause 16.3(g) of the Commonwealth Agreement (refer to Annexure 1), the CRC is obliged to balance the competing demands for dissemination of knowledge and protection of the opportunities for Utilisation of Project IP. To that end, all publications in relation to the Project will be subject to this clause </w:t>
      </w:r>
      <w:r w:rsidRPr="007C2D68">
        <w:rPr>
          <w:rFonts w:cs="Arial"/>
          <w:sz w:val="18"/>
          <w:szCs w:val="18"/>
        </w:rPr>
        <w:fldChar w:fldCharType="begin"/>
      </w:r>
      <w:r w:rsidRPr="007C2D68">
        <w:rPr>
          <w:rFonts w:cs="Arial"/>
          <w:sz w:val="18"/>
          <w:szCs w:val="18"/>
        </w:rPr>
        <w:instrText xml:space="preserve"> REF _Ref467080258 \n \h </w:instrText>
      </w:r>
      <w:r w:rsidRPr="007C2D68">
        <w:rPr>
          <w:rFonts w:cs="Arial"/>
          <w:sz w:val="18"/>
          <w:szCs w:val="18"/>
        </w:rPr>
      </w:r>
      <w:r w:rsidRPr="007C2D68">
        <w:rPr>
          <w:rFonts w:cs="Arial"/>
          <w:sz w:val="18"/>
          <w:szCs w:val="18"/>
        </w:rPr>
        <w:fldChar w:fldCharType="separate"/>
      </w:r>
      <w:r w:rsidR="00D12F12">
        <w:rPr>
          <w:rFonts w:cs="Arial"/>
          <w:sz w:val="18"/>
          <w:szCs w:val="18"/>
        </w:rPr>
        <w:t>17</w:t>
      </w:r>
      <w:r w:rsidRPr="007C2D68">
        <w:rPr>
          <w:rFonts w:cs="Arial"/>
          <w:sz w:val="18"/>
          <w:szCs w:val="18"/>
        </w:rPr>
        <w:fldChar w:fldCharType="end"/>
      </w:r>
      <w:r w:rsidRPr="007C2D68">
        <w:rPr>
          <w:rFonts w:cs="Arial"/>
          <w:sz w:val="18"/>
          <w:szCs w:val="18"/>
        </w:rPr>
        <w:t>.</w:t>
      </w:r>
    </w:p>
    <w:p w14:paraId="67AD2382"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r w:rsidRPr="007C2D68">
        <w:rPr>
          <w:b/>
          <w:color w:val="000000" w:themeColor="text1"/>
          <w:sz w:val="18"/>
          <w:szCs w:val="18"/>
        </w:rPr>
        <w:t>Request for permission</w:t>
      </w:r>
    </w:p>
    <w:p w14:paraId="783810C8" w14:textId="77777777" w:rsidR="00DA5375" w:rsidRPr="007C2D68" w:rsidRDefault="00DA5375" w:rsidP="00DA5375">
      <w:pPr>
        <w:pStyle w:val="Style2"/>
        <w:numPr>
          <w:ilvl w:val="0"/>
          <w:numId w:val="0"/>
        </w:numPr>
        <w:spacing w:after="120"/>
        <w:ind w:left="709"/>
        <w:rPr>
          <w:rFonts w:eastAsia="Calibri"/>
          <w:sz w:val="18"/>
          <w:szCs w:val="18"/>
        </w:rPr>
      </w:pPr>
      <w:r w:rsidRPr="007C2D68">
        <w:rPr>
          <w:rFonts w:eastAsia="Calibri"/>
          <w:sz w:val="18"/>
          <w:szCs w:val="18"/>
        </w:rPr>
        <w:t>At least 30 days prior to any submission for publication, a Project Participant wishing to publish information or material arising from the Project (</w:t>
      </w:r>
      <w:r w:rsidRPr="007C2D68">
        <w:rPr>
          <w:rFonts w:eastAsia="Calibri"/>
          <w:b/>
          <w:sz w:val="18"/>
          <w:szCs w:val="18"/>
        </w:rPr>
        <w:t>Requesting Party</w:t>
      </w:r>
      <w:r w:rsidRPr="007C2D68">
        <w:rPr>
          <w:rFonts w:eastAsia="Calibri"/>
          <w:sz w:val="18"/>
          <w:szCs w:val="18"/>
        </w:rPr>
        <w:t>) must forward a request in writing to the Company, seeking permission to publish the information or material, and specifying in the request any Project IP or Confidential Information contained or referred to in the proposed publication.</w:t>
      </w:r>
    </w:p>
    <w:p w14:paraId="19E8D1B4"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r w:rsidRPr="007C2D68">
        <w:rPr>
          <w:b/>
          <w:color w:val="000000" w:themeColor="text1"/>
          <w:sz w:val="18"/>
          <w:szCs w:val="18"/>
        </w:rPr>
        <w:t>Notification of decision</w:t>
      </w:r>
    </w:p>
    <w:p w14:paraId="13C1A269" w14:textId="77777777" w:rsidR="00DA5375" w:rsidRPr="007C2D68" w:rsidRDefault="00DA5375" w:rsidP="00DA5375">
      <w:pPr>
        <w:pStyle w:val="Style2"/>
        <w:numPr>
          <w:ilvl w:val="0"/>
          <w:numId w:val="0"/>
        </w:numPr>
        <w:spacing w:after="120"/>
        <w:ind w:left="709"/>
        <w:rPr>
          <w:rFonts w:eastAsia="Calibri"/>
          <w:sz w:val="18"/>
          <w:szCs w:val="18"/>
        </w:rPr>
      </w:pPr>
      <w:r w:rsidRPr="007C2D68">
        <w:rPr>
          <w:rFonts w:eastAsia="Calibri"/>
          <w:sz w:val="18"/>
          <w:szCs w:val="18"/>
        </w:rPr>
        <w:t>The Company, after consultation with the other Parties, must notify the Requesting Party of the decision as to publication of the relevant information or materials within 30 days of receipt of a request. Permission may be subject to any conditions that the Company may reasonably impose, including a requirement that the publication comply with any relevant provisions of the Commonwealth Agreement, and include acknowledgments:</w:t>
      </w:r>
    </w:p>
    <w:p w14:paraId="06805C95"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of the Requesting Party's affiliation with the CRC; and</w:t>
      </w:r>
    </w:p>
    <w:p w14:paraId="056C69B8" w14:textId="3A76F0FE"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 xml:space="preserve">in accordance with clause </w:t>
      </w:r>
      <w:r w:rsidRPr="007C2D68">
        <w:rPr>
          <w:rFonts w:eastAsia="Calibri"/>
          <w:sz w:val="18"/>
          <w:szCs w:val="18"/>
        </w:rPr>
        <w:fldChar w:fldCharType="begin"/>
      </w:r>
      <w:r w:rsidRPr="007C2D68">
        <w:rPr>
          <w:rFonts w:eastAsia="Calibri"/>
          <w:sz w:val="18"/>
          <w:szCs w:val="18"/>
        </w:rPr>
        <w:instrText xml:space="preserve"> REF _Ref482973073 \r \h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17.6</w:t>
      </w:r>
      <w:r w:rsidRPr="007C2D68">
        <w:rPr>
          <w:rFonts w:eastAsia="Calibri"/>
          <w:sz w:val="18"/>
          <w:szCs w:val="18"/>
        </w:rPr>
        <w:fldChar w:fldCharType="end"/>
      </w:r>
      <w:r w:rsidRPr="007C2D68">
        <w:rPr>
          <w:rFonts w:eastAsia="Calibri"/>
          <w:sz w:val="18"/>
          <w:szCs w:val="18"/>
        </w:rPr>
        <w:t>.</w:t>
      </w:r>
    </w:p>
    <w:p w14:paraId="2B20640E"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bookmarkStart w:id="148" w:name="_Ref91524950"/>
      <w:bookmarkStart w:id="149" w:name="_Ref467080569"/>
      <w:r w:rsidRPr="007C2D68">
        <w:rPr>
          <w:b/>
          <w:color w:val="000000" w:themeColor="text1"/>
          <w:sz w:val="18"/>
          <w:szCs w:val="18"/>
        </w:rPr>
        <w:t>Delaying publication or declining permission</w:t>
      </w:r>
      <w:bookmarkEnd w:id="148"/>
      <w:r w:rsidRPr="007C2D68">
        <w:rPr>
          <w:b/>
          <w:color w:val="000000" w:themeColor="text1"/>
          <w:sz w:val="18"/>
          <w:szCs w:val="18"/>
        </w:rPr>
        <w:t xml:space="preserve"> to publish</w:t>
      </w:r>
      <w:bookmarkEnd w:id="149"/>
    </w:p>
    <w:p w14:paraId="14AB2702" w14:textId="77777777" w:rsidR="00DA5375" w:rsidRPr="007C2D68" w:rsidRDefault="00DA5375" w:rsidP="00DA5375">
      <w:pPr>
        <w:pStyle w:val="Style2"/>
        <w:numPr>
          <w:ilvl w:val="0"/>
          <w:numId w:val="0"/>
        </w:numPr>
        <w:spacing w:after="120"/>
        <w:ind w:left="709"/>
        <w:rPr>
          <w:rFonts w:eastAsia="Calibri"/>
          <w:sz w:val="18"/>
          <w:szCs w:val="18"/>
        </w:rPr>
      </w:pPr>
      <w:r w:rsidRPr="007C2D68">
        <w:rPr>
          <w:rFonts w:eastAsia="Calibri"/>
          <w:sz w:val="18"/>
          <w:szCs w:val="18"/>
        </w:rPr>
        <w:t>If the Company decides, after consultation with the other Parties and having regards to the CRC Objective, that the benefits of publication do not outweigh the potential loss of valuable Intellectual Property rights or other potential disadvantage for the Company or the other Parties, then the Company will notify the Requesting Party to that effect, giving reasons for the decision, and either:</w:t>
      </w:r>
    </w:p>
    <w:p w14:paraId="05043ADE"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suggest alterations to the publication so that it does not disclose information affecting the valuable Intellectual Property rights or cause potential disadvantage for the Company or the other Parties; or</w:t>
      </w:r>
    </w:p>
    <w:p w14:paraId="0E530089"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bookmarkStart w:id="150" w:name="_Ref467080571"/>
      <w:r w:rsidRPr="007C2D68">
        <w:rPr>
          <w:rFonts w:eastAsia="Calibri"/>
          <w:sz w:val="18"/>
          <w:szCs w:val="18"/>
        </w:rPr>
        <w:t xml:space="preserve">if altering the publication is impractical, </w:t>
      </w:r>
      <w:bookmarkStart w:id="151" w:name="_Ref197321974"/>
      <w:bookmarkStart w:id="152" w:name="_Ref467080573"/>
      <w:bookmarkEnd w:id="150"/>
      <w:r w:rsidRPr="007C2D68">
        <w:rPr>
          <w:rFonts w:eastAsia="Calibri"/>
          <w:sz w:val="18"/>
          <w:szCs w:val="18"/>
        </w:rPr>
        <w:t>delay publication for a stipulated period as determined by the Board but not exceeding 12 months from the date of the request, unless otherwise stipulated in the Project Details.</w:t>
      </w:r>
      <w:bookmarkEnd w:id="151"/>
      <w:bookmarkEnd w:id="152"/>
    </w:p>
    <w:p w14:paraId="21484FDA"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bookmarkStart w:id="153" w:name="_Ref89536223"/>
      <w:r w:rsidRPr="007C2D68">
        <w:rPr>
          <w:b/>
          <w:color w:val="000000" w:themeColor="text1"/>
          <w:sz w:val="18"/>
          <w:szCs w:val="18"/>
        </w:rPr>
        <w:t>Party Confidential Information</w:t>
      </w:r>
      <w:bookmarkEnd w:id="153"/>
    </w:p>
    <w:p w14:paraId="6E2C2DFE" w14:textId="25254DB4" w:rsidR="00DA5375" w:rsidRPr="007C2D68" w:rsidRDefault="00DA5375" w:rsidP="00DA5375">
      <w:pPr>
        <w:pStyle w:val="Style2"/>
        <w:numPr>
          <w:ilvl w:val="0"/>
          <w:numId w:val="0"/>
        </w:numPr>
        <w:spacing w:after="120"/>
        <w:ind w:left="709"/>
        <w:rPr>
          <w:rFonts w:eastAsia="Calibri"/>
          <w:sz w:val="18"/>
          <w:szCs w:val="18"/>
        </w:rPr>
      </w:pPr>
      <w:bookmarkStart w:id="154" w:name="_Ref89536222"/>
      <w:r w:rsidRPr="007C2D68">
        <w:rPr>
          <w:rFonts w:eastAsia="Calibri"/>
          <w:sz w:val="18"/>
          <w:szCs w:val="18"/>
        </w:rPr>
        <w:t xml:space="preserve">Notwithstanding the other provisions of this clause </w:t>
      </w:r>
      <w:r w:rsidRPr="007C2D68">
        <w:rPr>
          <w:rFonts w:eastAsia="Calibri"/>
          <w:sz w:val="18"/>
          <w:szCs w:val="18"/>
        </w:rPr>
        <w:fldChar w:fldCharType="begin"/>
      </w:r>
      <w:r w:rsidRPr="007C2D68">
        <w:rPr>
          <w:rFonts w:eastAsia="Calibri"/>
          <w:sz w:val="18"/>
          <w:szCs w:val="18"/>
        </w:rPr>
        <w:instrText xml:space="preserve"> REF _Ref467080258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17</w:t>
      </w:r>
      <w:r w:rsidRPr="007C2D68">
        <w:rPr>
          <w:rFonts w:eastAsia="Calibri"/>
          <w:sz w:val="18"/>
          <w:szCs w:val="18"/>
        </w:rPr>
        <w:fldChar w:fldCharType="end"/>
      </w:r>
      <w:r w:rsidRPr="007C2D68">
        <w:rPr>
          <w:rFonts w:eastAsia="Calibri"/>
          <w:sz w:val="18"/>
          <w:szCs w:val="18"/>
        </w:rPr>
        <w:t xml:space="preserve">, no Party may publish any information or material containing Party Confidential Information of a Party unless authorised by that Party or unless an exception in clause </w:t>
      </w:r>
      <w:r w:rsidRPr="007C2D68">
        <w:rPr>
          <w:rFonts w:eastAsia="Calibri"/>
          <w:sz w:val="18"/>
          <w:szCs w:val="18"/>
        </w:rPr>
        <w:fldChar w:fldCharType="begin"/>
      </w:r>
      <w:r w:rsidRPr="007C2D68">
        <w:rPr>
          <w:rFonts w:eastAsia="Calibri"/>
          <w:sz w:val="18"/>
          <w:szCs w:val="18"/>
        </w:rPr>
        <w:instrText xml:space="preserve"> REF _Ref85875204 \r \h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18.3</w:t>
      </w:r>
      <w:r w:rsidRPr="007C2D68">
        <w:rPr>
          <w:rFonts w:eastAsia="Calibri"/>
          <w:sz w:val="18"/>
          <w:szCs w:val="18"/>
        </w:rPr>
        <w:fldChar w:fldCharType="end"/>
      </w:r>
      <w:r w:rsidRPr="007C2D68">
        <w:rPr>
          <w:rFonts w:eastAsia="Calibri"/>
          <w:sz w:val="18"/>
          <w:szCs w:val="18"/>
        </w:rPr>
        <w:t xml:space="preserve"> applies.</w:t>
      </w:r>
      <w:bookmarkEnd w:id="154"/>
    </w:p>
    <w:p w14:paraId="2FED5446"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bookmarkStart w:id="155" w:name="_Ref482973073"/>
      <w:r w:rsidRPr="007C2D68">
        <w:rPr>
          <w:b/>
          <w:color w:val="000000" w:themeColor="text1"/>
          <w:sz w:val="18"/>
          <w:szCs w:val="18"/>
        </w:rPr>
        <w:t>Recognition</w:t>
      </w:r>
      <w:bookmarkEnd w:id="155"/>
    </w:p>
    <w:p w14:paraId="3EC6C397" w14:textId="52221187" w:rsidR="00DA5375" w:rsidRPr="007C2D68" w:rsidRDefault="00DA5375" w:rsidP="00DA5375">
      <w:pPr>
        <w:pStyle w:val="Style2"/>
        <w:numPr>
          <w:ilvl w:val="0"/>
          <w:numId w:val="0"/>
        </w:numPr>
        <w:spacing w:after="120"/>
        <w:ind w:left="709"/>
        <w:rPr>
          <w:rFonts w:eastAsia="Calibri"/>
          <w:sz w:val="18"/>
          <w:szCs w:val="18"/>
        </w:rPr>
      </w:pPr>
      <w:r w:rsidRPr="007C2D68">
        <w:rPr>
          <w:rFonts w:eastAsia="Calibri"/>
          <w:sz w:val="18"/>
          <w:szCs w:val="18"/>
        </w:rPr>
        <w:t xml:space="preserve">Subject to clause </w:t>
      </w:r>
      <w:r w:rsidRPr="007C2D68">
        <w:rPr>
          <w:rFonts w:eastAsia="Calibri"/>
          <w:sz w:val="18"/>
          <w:szCs w:val="18"/>
        </w:rPr>
        <w:fldChar w:fldCharType="begin"/>
      </w:r>
      <w:r w:rsidRPr="007C2D68">
        <w:rPr>
          <w:rFonts w:eastAsia="Calibri"/>
          <w:sz w:val="18"/>
          <w:szCs w:val="18"/>
        </w:rPr>
        <w:instrText xml:space="preserve"> REF _Ref363035920 \r \h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20</w:t>
      </w:r>
      <w:r w:rsidRPr="007C2D68">
        <w:rPr>
          <w:rFonts w:eastAsia="Calibri"/>
          <w:sz w:val="18"/>
          <w:szCs w:val="18"/>
        </w:rPr>
        <w:fldChar w:fldCharType="end"/>
      </w:r>
      <w:r w:rsidRPr="007C2D68">
        <w:rPr>
          <w:rFonts w:eastAsia="Calibri"/>
          <w:sz w:val="18"/>
          <w:szCs w:val="18"/>
        </w:rPr>
        <w:t xml:space="preserve">, each Project Participant must ensure that any publication which it makes pursuant to this clause </w:t>
      </w:r>
      <w:r w:rsidRPr="007C2D68">
        <w:rPr>
          <w:rFonts w:eastAsia="Calibri"/>
          <w:sz w:val="18"/>
          <w:szCs w:val="18"/>
        </w:rPr>
        <w:fldChar w:fldCharType="begin"/>
      </w:r>
      <w:r w:rsidRPr="007C2D68">
        <w:rPr>
          <w:rFonts w:eastAsia="Calibri"/>
          <w:sz w:val="18"/>
          <w:szCs w:val="18"/>
        </w:rPr>
        <w:instrText xml:space="preserve"> REF _Ref467080258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17</w:t>
      </w:r>
      <w:r w:rsidRPr="007C2D68">
        <w:rPr>
          <w:rFonts w:eastAsia="Calibri"/>
          <w:sz w:val="18"/>
          <w:szCs w:val="18"/>
        </w:rPr>
        <w:fldChar w:fldCharType="end"/>
      </w:r>
      <w:r w:rsidRPr="007C2D68">
        <w:rPr>
          <w:rFonts w:eastAsia="Calibri"/>
          <w:sz w:val="18"/>
          <w:szCs w:val="18"/>
        </w:rPr>
        <w:t xml:space="preserve"> acknowledges the contributions made by the Project Participants and the support of the Commonwealth and the Company in such form as advised by those parties (or if not so advised, in a reasonable form):</w:t>
      </w:r>
    </w:p>
    <w:p w14:paraId="6A4A609A"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unless directed otherwise by a Project Participant to be acknowledged or by the Commonwealth or the Company (as the case requires); and</w:t>
      </w:r>
    </w:p>
    <w:p w14:paraId="4268F19A"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provided that the Project Participant may not use the logo of any other Party without the prior written consent of that Party.</w:t>
      </w:r>
    </w:p>
    <w:p w14:paraId="4F096BDF" w14:textId="77777777" w:rsidR="00DA5375" w:rsidRPr="007C2D68" w:rsidRDefault="00DA5375" w:rsidP="00DA5375">
      <w:pPr>
        <w:pStyle w:val="Style1"/>
        <w:keepNext w:val="0"/>
        <w:widowControl w:val="0"/>
        <w:numPr>
          <w:ilvl w:val="0"/>
          <w:numId w:val="8"/>
        </w:numPr>
        <w:autoSpaceDE w:val="0"/>
        <w:autoSpaceDN w:val="0"/>
        <w:adjustRightInd w:val="0"/>
        <w:spacing w:after="120"/>
        <w:jc w:val="both"/>
        <w:outlineLvl w:val="9"/>
        <w:rPr>
          <w:color w:val="000000" w:themeColor="text1"/>
          <w:sz w:val="18"/>
          <w:szCs w:val="18"/>
        </w:rPr>
      </w:pPr>
      <w:bookmarkStart w:id="156" w:name="_Ref467077863"/>
      <w:r w:rsidRPr="007C2D68">
        <w:rPr>
          <w:color w:val="000000" w:themeColor="text1"/>
          <w:sz w:val="18"/>
          <w:szCs w:val="18"/>
        </w:rPr>
        <w:t>Confidential information</w:t>
      </w:r>
      <w:bookmarkEnd w:id="156"/>
    </w:p>
    <w:p w14:paraId="377C3C6E"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r w:rsidRPr="007C2D68">
        <w:rPr>
          <w:b/>
          <w:color w:val="000000" w:themeColor="text1"/>
          <w:sz w:val="18"/>
          <w:szCs w:val="18"/>
        </w:rPr>
        <w:t>Obligation</w:t>
      </w:r>
    </w:p>
    <w:p w14:paraId="34270973" w14:textId="30241C09" w:rsidR="00DA5375" w:rsidRPr="007C2D68" w:rsidRDefault="00DA5375" w:rsidP="00DA5375">
      <w:pPr>
        <w:pStyle w:val="Style2"/>
        <w:numPr>
          <w:ilvl w:val="0"/>
          <w:numId w:val="0"/>
        </w:numPr>
        <w:spacing w:after="120"/>
        <w:ind w:left="709"/>
        <w:rPr>
          <w:rFonts w:eastAsia="Calibri"/>
          <w:sz w:val="18"/>
          <w:szCs w:val="18"/>
        </w:rPr>
      </w:pPr>
      <w:r w:rsidRPr="007C2D68">
        <w:rPr>
          <w:rFonts w:eastAsia="Calibri"/>
          <w:sz w:val="18"/>
          <w:szCs w:val="18"/>
        </w:rPr>
        <w:t xml:space="preserve">Except as otherwise provided in this clause </w:t>
      </w:r>
      <w:r w:rsidRPr="007C2D68">
        <w:rPr>
          <w:rFonts w:eastAsia="Calibri"/>
          <w:sz w:val="18"/>
          <w:szCs w:val="18"/>
        </w:rPr>
        <w:fldChar w:fldCharType="begin"/>
      </w:r>
      <w:r w:rsidRPr="007C2D68">
        <w:rPr>
          <w:rFonts w:eastAsia="Calibri"/>
          <w:sz w:val="18"/>
          <w:szCs w:val="18"/>
        </w:rPr>
        <w:instrText xml:space="preserve"> REF _Ref467077863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18</w:t>
      </w:r>
      <w:r w:rsidRPr="007C2D68">
        <w:rPr>
          <w:rFonts w:eastAsia="Calibri"/>
          <w:sz w:val="18"/>
          <w:szCs w:val="18"/>
        </w:rPr>
        <w:fldChar w:fldCharType="end"/>
      </w:r>
      <w:r w:rsidRPr="007C2D68">
        <w:rPr>
          <w:rFonts w:eastAsia="Calibri"/>
          <w:sz w:val="18"/>
          <w:szCs w:val="18"/>
        </w:rPr>
        <w:t>, each Party must keep confidential and not disclose any Confidential Information (including CRC Confidential Information).</w:t>
      </w:r>
    </w:p>
    <w:p w14:paraId="58A2512D"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r w:rsidRPr="007C2D68">
        <w:rPr>
          <w:b/>
          <w:color w:val="000000" w:themeColor="text1"/>
          <w:sz w:val="18"/>
          <w:szCs w:val="18"/>
        </w:rPr>
        <w:t xml:space="preserve">Permitted use and </w:t>
      </w:r>
      <w:proofErr w:type="gramStart"/>
      <w:r w:rsidRPr="007C2D68">
        <w:rPr>
          <w:b/>
          <w:color w:val="000000" w:themeColor="text1"/>
          <w:sz w:val="18"/>
          <w:szCs w:val="18"/>
        </w:rPr>
        <w:t>disclosure</w:t>
      </w:r>
      <w:proofErr w:type="gramEnd"/>
    </w:p>
    <w:p w14:paraId="6611015D" w14:textId="77777777" w:rsidR="00DA5375" w:rsidRPr="007C2D68" w:rsidRDefault="00DA5375" w:rsidP="00DA5375">
      <w:pPr>
        <w:pStyle w:val="Style2"/>
        <w:numPr>
          <w:ilvl w:val="0"/>
          <w:numId w:val="0"/>
        </w:numPr>
        <w:spacing w:after="120"/>
        <w:ind w:left="709"/>
        <w:rPr>
          <w:rFonts w:eastAsia="Calibri"/>
          <w:sz w:val="18"/>
          <w:szCs w:val="18"/>
        </w:rPr>
      </w:pPr>
      <w:r w:rsidRPr="007C2D68">
        <w:rPr>
          <w:rFonts w:eastAsia="Calibri"/>
          <w:sz w:val="18"/>
          <w:szCs w:val="18"/>
        </w:rPr>
        <w:t>Each Party may:</w:t>
      </w:r>
    </w:p>
    <w:p w14:paraId="356E3AB5"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 xml:space="preserve">use Confidential Information only for the purposes of this </w:t>
      </w:r>
      <w:proofErr w:type="gramStart"/>
      <w:r w:rsidRPr="007C2D68">
        <w:rPr>
          <w:rFonts w:eastAsia="Calibri"/>
          <w:sz w:val="18"/>
          <w:szCs w:val="18"/>
        </w:rPr>
        <w:t>Agreement;</w:t>
      </w:r>
      <w:proofErr w:type="gramEnd"/>
      <w:r w:rsidRPr="007C2D68">
        <w:rPr>
          <w:rFonts w:eastAsia="Calibri"/>
          <w:sz w:val="18"/>
          <w:szCs w:val="18"/>
        </w:rPr>
        <w:t xml:space="preserve"> </w:t>
      </w:r>
    </w:p>
    <w:p w14:paraId="60CEF723"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 xml:space="preserve">if the Party is the Company, use and disclose CRC Confidential Information as required at its discretion for the purposes of this Agreement or otherwise for the purposes of the CRC </w:t>
      </w:r>
      <w:proofErr w:type="gramStart"/>
      <w:r w:rsidRPr="007C2D68">
        <w:rPr>
          <w:rFonts w:eastAsia="Calibri"/>
          <w:sz w:val="18"/>
          <w:szCs w:val="18"/>
        </w:rPr>
        <w:t>Objective;</w:t>
      </w:r>
      <w:proofErr w:type="gramEnd"/>
    </w:p>
    <w:p w14:paraId="7EEBDB31"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bookmarkStart w:id="157" w:name="_Ref68676905"/>
      <w:r w:rsidRPr="007C2D68">
        <w:rPr>
          <w:rFonts w:eastAsia="Calibri"/>
          <w:sz w:val="18"/>
          <w:szCs w:val="18"/>
        </w:rPr>
        <w:t>disclose Confidential Information to its:</w:t>
      </w:r>
    </w:p>
    <w:p w14:paraId="3944F311" w14:textId="77777777" w:rsidR="00DA5375" w:rsidRPr="007C2D68" w:rsidRDefault="00DA5375" w:rsidP="00137A4B">
      <w:pPr>
        <w:pStyle w:val="MELegal4"/>
        <w:numPr>
          <w:ilvl w:val="3"/>
          <w:numId w:val="38"/>
        </w:numPr>
        <w:tabs>
          <w:tab w:val="clear" w:pos="2081"/>
        </w:tabs>
        <w:spacing w:before="0" w:after="120" w:line="240" w:lineRule="auto"/>
        <w:rPr>
          <w:rFonts w:cs="Arial"/>
          <w:sz w:val="18"/>
          <w:szCs w:val="18"/>
        </w:rPr>
      </w:pPr>
      <w:proofErr w:type="gramStart"/>
      <w:r w:rsidRPr="007C2D68">
        <w:rPr>
          <w:rFonts w:cs="Arial"/>
          <w:sz w:val="18"/>
          <w:szCs w:val="18"/>
        </w:rPr>
        <w:t>employees;</w:t>
      </w:r>
      <w:proofErr w:type="gramEnd"/>
    </w:p>
    <w:p w14:paraId="252DAE37" w14:textId="77777777" w:rsidR="00DA5375" w:rsidRPr="007C2D68" w:rsidRDefault="00DA5375" w:rsidP="00137A4B">
      <w:pPr>
        <w:pStyle w:val="MELegal4"/>
        <w:numPr>
          <w:ilvl w:val="3"/>
          <w:numId w:val="38"/>
        </w:numPr>
        <w:tabs>
          <w:tab w:val="clear" w:pos="2081"/>
        </w:tabs>
        <w:spacing w:before="0" w:after="120" w:line="240" w:lineRule="auto"/>
        <w:rPr>
          <w:rFonts w:cs="Arial"/>
          <w:sz w:val="18"/>
          <w:szCs w:val="18"/>
        </w:rPr>
      </w:pPr>
      <w:r w:rsidRPr="007C2D68">
        <w:rPr>
          <w:rFonts w:cs="Arial"/>
          <w:sz w:val="18"/>
          <w:szCs w:val="18"/>
        </w:rPr>
        <w:t xml:space="preserve">directors and </w:t>
      </w:r>
      <w:proofErr w:type="gramStart"/>
      <w:r w:rsidRPr="007C2D68">
        <w:rPr>
          <w:rFonts w:cs="Arial"/>
          <w:sz w:val="18"/>
          <w:szCs w:val="18"/>
        </w:rPr>
        <w:t>officers;</w:t>
      </w:r>
      <w:proofErr w:type="gramEnd"/>
      <w:r w:rsidRPr="007C2D68">
        <w:rPr>
          <w:rFonts w:cs="Arial"/>
          <w:sz w:val="18"/>
          <w:szCs w:val="18"/>
        </w:rPr>
        <w:t xml:space="preserve"> </w:t>
      </w:r>
    </w:p>
    <w:p w14:paraId="6481420E" w14:textId="77777777" w:rsidR="00DA5375" w:rsidRPr="007C2D68" w:rsidRDefault="00DA5375" w:rsidP="00137A4B">
      <w:pPr>
        <w:pStyle w:val="MELegal4"/>
        <w:numPr>
          <w:ilvl w:val="3"/>
          <w:numId w:val="38"/>
        </w:numPr>
        <w:tabs>
          <w:tab w:val="clear" w:pos="2081"/>
        </w:tabs>
        <w:spacing w:before="0" w:after="120" w:line="240" w:lineRule="auto"/>
        <w:rPr>
          <w:rFonts w:cs="Arial"/>
          <w:sz w:val="18"/>
          <w:szCs w:val="18"/>
        </w:rPr>
      </w:pPr>
      <w:proofErr w:type="gramStart"/>
      <w:r w:rsidRPr="007C2D68">
        <w:rPr>
          <w:rFonts w:cs="Arial"/>
          <w:sz w:val="18"/>
          <w:szCs w:val="18"/>
        </w:rPr>
        <w:t>Advisers;</w:t>
      </w:r>
      <w:proofErr w:type="gramEnd"/>
    </w:p>
    <w:p w14:paraId="4DCFF744" w14:textId="77777777" w:rsidR="00DA5375" w:rsidRPr="007C2D68" w:rsidRDefault="00DA5375" w:rsidP="00137A4B">
      <w:pPr>
        <w:pStyle w:val="MELegal4"/>
        <w:numPr>
          <w:ilvl w:val="3"/>
          <w:numId w:val="38"/>
        </w:numPr>
        <w:tabs>
          <w:tab w:val="clear" w:pos="2081"/>
        </w:tabs>
        <w:spacing w:before="0" w:after="120" w:line="240" w:lineRule="auto"/>
        <w:rPr>
          <w:rFonts w:cs="Arial"/>
          <w:sz w:val="18"/>
          <w:szCs w:val="18"/>
        </w:rPr>
      </w:pPr>
      <w:proofErr w:type="gramStart"/>
      <w:r w:rsidRPr="007C2D68">
        <w:rPr>
          <w:rFonts w:cs="Arial"/>
          <w:sz w:val="18"/>
          <w:szCs w:val="18"/>
        </w:rPr>
        <w:t>students;</w:t>
      </w:r>
      <w:proofErr w:type="gramEnd"/>
    </w:p>
    <w:p w14:paraId="3E4DBFEC" w14:textId="77777777" w:rsidR="00DA5375" w:rsidRPr="007C2D68" w:rsidRDefault="00DA5375" w:rsidP="00137A4B">
      <w:pPr>
        <w:pStyle w:val="MELegal4"/>
        <w:numPr>
          <w:ilvl w:val="3"/>
          <w:numId w:val="38"/>
        </w:numPr>
        <w:tabs>
          <w:tab w:val="clear" w:pos="2081"/>
        </w:tabs>
        <w:spacing w:before="0" w:after="120" w:line="240" w:lineRule="auto"/>
        <w:rPr>
          <w:rFonts w:cs="Arial"/>
          <w:sz w:val="18"/>
          <w:szCs w:val="18"/>
        </w:rPr>
      </w:pPr>
      <w:r w:rsidRPr="007C2D68">
        <w:rPr>
          <w:rFonts w:cs="Arial"/>
          <w:sz w:val="18"/>
          <w:szCs w:val="18"/>
        </w:rPr>
        <w:lastRenderedPageBreak/>
        <w:t>Related Entities; and</w:t>
      </w:r>
    </w:p>
    <w:p w14:paraId="47C8A0DE" w14:textId="77777777" w:rsidR="00DA5375" w:rsidRPr="007C2D68" w:rsidRDefault="00DA5375" w:rsidP="00137A4B">
      <w:pPr>
        <w:pStyle w:val="MELegal4"/>
        <w:numPr>
          <w:ilvl w:val="3"/>
          <w:numId w:val="38"/>
        </w:numPr>
        <w:tabs>
          <w:tab w:val="clear" w:pos="2081"/>
        </w:tabs>
        <w:spacing w:before="0" w:after="120" w:line="240" w:lineRule="auto"/>
        <w:rPr>
          <w:rFonts w:cs="Arial"/>
          <w:sz w:val="18"/>
          <w:szCs w:val="18"/>
        </w:rPr>
      </w:pPr>
      <w:r w:rsidRPr="007C2D68">
        <w:rPr>
          <w:rFonts w:cs="Arial"/>
          <w:sz w:val="18"/>
          <w:szCs w:val="18"/>
        </w:rPr>
        <w:t xml:space="preserve">consultants and contractors, </w:t>
      </w:r>
    </w:p>
    <w:p w14:paraId="76D04035" w14:textId="61E32AB9" w:rsidR="00DA5375" w:rsidRPr="007C2D68" w:rsidRDefault="00DA5375" w:rsidP="00DA5375">
      <w:pPr>
        <w:spacing w:after="120"/>
        <w:ind w:left="1418"/>
        <w:rPr>
          <w:rFonts w:cs="Arial"/>
          <w:sz w:val="18"/>
          <w:szCs w:val="18"/>
        </w:rPr>
      </w:pPr>
      <w:r w:rsidRPr="007C2D68">
        <w:rPr>
          <w:rFonts w:cs="Arial"/>
          <w:sz w:val="18"/>
          <w:szCs w:val="18"/>
        </w:rPr>
        <w:t xml:space="preserve">who have a need to know for the purposes of this Agreement (and only to the extent that each has a need to know), provided the disclosure is made subject to an obligation of confidentiality in accordance with clause </w:t>
      </w:r>
      <w:r w:rsidRPr="007C2D68">
        <w:rPr>
          <w:rFonts w:cs="Arial"/>
          <w:sz w:val="18"/>
          <w:szCs w:val="18"/>
        </w:rPr>
        <w:fldChar w:fldCharType="begin"/>
      </w:r>
      <w:r w:rsidRPr="007C2D68">
        <w:rPr>
          <w:rFonts w:cs="Arial"/>
          <w:sz w:val="18"/>
          <w:szCs w:val="18"/>
        </w:rPr>
        <w:instrText xml:space="preserve"> REF _Ref89496153 \n \h  \* MERGEFORMAT </w:instrText>
      </w:r>
      <w:r w:rsidRPr="007C2D68">
        <w:rPr>
          <w:rFonts w:cs="Arial"/>
          <w:sz w:val="18"/>
          <w:szCs w:val="18"/>
        </w:rPr>
      </w:r>
      <w:r w:rsidRPr="007C2D68">
        <w:rPr>
          <w:rFonts w:cs="Arial"/>
          <w:sz w:val="18"/>
          <w:szCs w:val="18"/>
        </w:rPr>
        <w:fldChar w:fldCharType="separate"/>
      </w:r>
      <w:r w:rsidR="00D12F12">
        <w:rPr>
          <w:rFonts w:cs="Arial"/>
          <w:sz w:val="18"/>
          <w:szCs w:val="18"/>
        </w:rPr>
        <w:t>18.6</w:t>
      </w:r>
      <w:r w:rsidRPr="007C2D68">
        <w:rPr>
          <w:rFonts w:cs="Arial"/>
          <w:sz w:val="18"/>
          <w:szCs w:val="18"/>
        </w:rPr>
        <w:fldChar w:fldCharType="end"/>
      </w:r>
      <w:r w:rsidRPr="007C2D68">
        <w:rPr>
          <w:rFonts w:cs="Arial"/>
          <w:sz w:val="18"/>
          <w:szCs w:val="18"/>
        </w:rPr>
        <w:t>;</w:t>
      </w:r>
    </w:p>
    <w:p w14:paraId="2E3C301C"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 xml:space="preserve">use and disclose Confidential Information </w:t>
      </w:r>
      <w:proofErr w:type="gramStart"/>
      <w:r w:rsidRPr="007C2D68">
        <w:rPr>
          <w:rFonts w:eastAsia="Calibri"/>
          <w:sz w:val="18"/>
          <w:szCs w:val="18"/>
        </w:rPr>
        <w:t>where</w:t>
      </w:r>
      <w:proofErr w:type="gramEnd"/>
      <w:r w:rsidRPr="007C2D68">
        <w:rPr>
          <w:rFonts w:eastAsia="Calibri"/>
          <w:sz w:val="18"/>
          <w:szCs w:val="18"/>
        </w:rPr>
        <w:t xml:space="preserve"> authorised under this Agreement;</w:t>
      </w:r>
    </w:p>
    <w:p w14:paraId="560E6994"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 xml:space="preserve">disclose Confidential Information to the extent required by law </w:t>
      </w:r>
      <w:r w:rsidRPr="007C2D68">
        <w:rPr>
          <w:sz w:val="18"/>
          <w:szCs w:val="18"/>
        </w:rPr>
        <w:t>or the rules of any stock exchange</w:t>
      </w:r>
      <w:r w:rsidRPr="007C2D68">
        <w:rPr>
          <w:rFonts w:eastAsia="Calibri"/>
          <w:sz w:val="18"/>
          <w:szCs w:val="18"/>
        </w:rPr>
        <w:t>; and</w:t>
      </w:r>
    </w:p>
    <w:p w14:paraId="01F53094"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 xml:space="preserve">if the Party is the Commonwealth, </w:t>
      </w:r>
      <w:r w:rsidRPr="007C2D68">
        <w:rPr>
          <w:sz w:val="18"/>
          <w:szCs w:val="18"/>
        </w:rPr>
        <w:t>or a State or Territory of Australia or other government entity</w:t>
      </w:r>
      <w:r w:rsidRPr="007C2D68">
        <w:rPr>
          <w:rFonts w:eastAsia="Calibri"/>
          <w:sz w:val="18"/>
          <w:szCs w:val="18"/>
        </w:rPr>
        <w:t>, disclose Confidential Information to its responsible Minister or in response to a request by a House or a Committee of the Parliament; and</w:t>
      </w:r>
    </w:p>
    <w:p w14:paraId="36556121" w14:textId="68FE5C5F"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sz w:val="18"/>
          <w:szCs w:val="18"/>
        </w:rPr>
        <w:t xml:space="preserve">disclose Confidential Information to a bona fide prospective purchaser of all or a majority of a Party’s shares or assets and undertaking (including an entity with whom the Party is conducting bona fide negotiations directed towards a merger or consolidation) provided the prospective purchaser previously agrees in writing to keep the same confidential in accordance with clause </w:t>
      </w:r>
      <w:r w:rsidRPr="007C2D68">
        <w:rPr>
          <w:sz w:val="18"/>
          <w:szCs w:val="18"/>
        </w:rPr>
        <w:fldChar w:fldCharType="begin"/>
      </w:r>
      <w:r w:rsidRPr="007C2D68">
        <w:rPr>
          <w:sz w:val="18"/>
          <w:szCs w:val="18"/>
        </w:rPr>
        <w:instrText xml:space="preserve"> REF _Ref482973087 \n \h </w:instrText>
      </w:r>
      <w:r w:rsidRPr="007C2D68">
        <w:rPr>
          <w:sz w:val="18"/>
          <w:szCs w:val="18"/>
        </w:rPr>
      </w:r>
      <w:r w:rsidRPr="007C2D68">
        <w:rPr>
          <w:sz w:val="18"/>
          <w:szCs w:val="18"/>
        </w:rPr>
        <w:fldChar w:fldCharType="separate"/>
      </w:r>
      <w:r w:rsidR="00D12F12">
        <w:rPr>
          <w:sz w:val="18"/>
          <w:szCs w:val="18"/>
        </w:rPr>
        <w:t>18.6</w:t>
      </w:r>
      <w:r w:rsidRPr="007C2D68">
        <w:rPr>
          <w:sz w:val="18"/>
          <w:szCs w:val="18"/>
        </w:rPr>
        <w:fldChar w:fldCharType="end"/>
      </w:r>
      <w:r w:rsidRPr="007C2D68">
        <w:rPr>
          <w:rFonts w:eastAsia="Calibri"/>
          <w:sz w:val="18"/>
          <w:szCs w:val="18"/>
        </w:rPr>
        <w:t>.</w:t>
      </w:r>
    </w:p>
    <w:p w14:paraId="047BEDC9"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bookmarkStart w:id="158" w:name="_Ref85875204"/>
      <w:bookmarkEnd w:id="157"/>
      <w:r w:rsidRPr="007C2D68">
        <w:rPr>
          <w:b/>
          <w:color w:val="000000" w:themeColor="text1"/>
          <w:sz w:val="18"/>
          <w:szCs w:val="18"/>
        </w:rPr>
        <w:t>Exceptions</w:t>
      </w:r>
      <w:bookmarkEnd w:id="158"/>
    </w:p>
    <w:p w14:paraId="215DE461" w14:textId="57FCBB2D"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 xml:space="preserve">The obligations imposed on a Party by this clause </w:t>
      </w:r>
      <w:r w:rsidRPr="007C2D68">
        <w:rPr>
          <w:rFonts w:eastAsia="Calibri"/>
          <w:sz w:val="18"/>
          <w:szCs w:val="18"/>
        </w:rPr>
        <w:fldChar w:fldCharType="begin"/>
      </w:r>
      <w:r w:rsidRPr="007C2D68">
        <w:rPr>
          <w:rFonts w:eastAsia="Calibri"/>
          <w:sz w:val="18"/>
          <w:szCs w:val="18"/>
        </w:rPr>
        <w:instrText xml:space="preserve"> REF _Ref467077863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18</w:t>
      </w:r>
      <w:r w:rsidRPr="007C2D68">
        <w:rPr>
          <w:rFonts w:eastAsia="Calibri"/>
          <w:sz w:val="18"/>
          <w:szCs w:val="18"/>
        </w:rPr>
        <w:fldChar w:fldCharType="end"/>
      </w:r>
      <w:r w:rsidRPr="007C2D68">
        <w:rPr>
          <w:rFonts w:eastAsia="Calibri"/>
          <w:sz w:val="18"/>
          <w:szCs w:val="18"/>
        </w:rPr>
        <w:t xml:space="preserve"> will not apply to Confidential Information which:</w:t>
      </w:r>
    </w:p>
    <w:p w14:paraId="2A0F2519" w14:textId="77777777" w:rsidR="00DA5375" w:rsidRPr="007C2D68" w:rsidRDefault="00DA5375" w:rsidP="00137A4B">
      <w:pPr>
        <w:pStyle w:val="MELegal4"/>
        <w:numPr>
          <w:ilvl w:val="3"/>
          <w:numId w:val="39"/>
        </w:numPr>
        <w:tabs>
          <w:tab w:val="clear" w:pos="2081"/>
        </w:tabs>
        <w:spacing w:before="0" w:after="120" w:line="240" w:lineRule="auto"/>
        <w:rPr>
          <w:rFonts w:cs="Arial"/>
          <w:sz w:val="18"/>
          <w:szCs w:val="18"/>
        </w:rPr>
      </w:pPr>
      <w:r w:rsidRPr="007C2D68">
        <w:rPr>
          <w:rFonts w:cs="Arial"/>
          <w:sz w:val="18"/>
          <w:szCs w:val="18"/>
        </w:rPr>
        <w:t xml:space="preserve">prior to disclosure is in the public domain or subsequent to disclosure to the Party becomes part of the public domain other than as a result of an unauthorised act or failure to act by that </w:t>
      </w:r>
      <w:proofErr w:type="gramStart"/>
      <w:r w:rsidRPr="007C2D68">
        <w:rPr>
          <w:rFonts w:cs="Arial"/>
          <w:sz w:val="18"/>
          <w:szCs w:val="18"/>
        </w:rPr>
        <w:t>Party;</w:t>
      </w:r>
      <w:proofErr w:type="gramEnd"/>
    </w:p>
    <w:p w14:paraId="220EEAFA" w14:textId="77777777" w:rsidR="00DA5375" w:rsidRPr="007C2D68" w:rsidRDefault="00DA5375" w:rsidP="00137A4B">
      <w:pPr>
        <w:pStyle w:val="MELegal4"/>
        <w:numPr>
          <w:ilvl w:val="3"/>
          <w:numId w:val="39"/>
        </w:numPr>
        <w:tabs>
          <w:tab w:val="clear" w:pos="2081"/>
        </w:tabs>
        <w:spacing w:before="0" w:after="120" w:line="240" w:lineRule="auto"/>
        <w:rPr>
          <w:rFonts w:cs="Arial"/>
          <w:sz w:val="18"/>
          <w:szCs w:val="18"/>
        </w:rPr>
      </w:pPr>
      <w:r w:rsidRPr="007C2D68">
        <w:rPr>
          <w:rFonts w:cs="Arial"/>
          <w:sz w:val="18"/>
          <w:szCs w:val="18"/>
        </w:rPr>
        <w:t xml:space="preserve">is received by the Party from a third party without any obligation to hold in confidence and which has not been obtained by that third party directly or indirectly from any </w:t>
      </w:r>
      <w:proofErr w:type="gramStart"/>
      <w:r w:rsidRPr="007C2D68">
        <w:rPr>
          <w:rFonts w:cs="Arial"/>
          <w:sz w:val="18"/>
          <w:szCs w:val="18"/>
        </w:rPr>
        <w:t>Party;</w:t>
      </w:r>
      <w:proofErr w:type="gramEnd"/>
    </w:p>
    <w:p w14:paraId="315949D2" w14:textId="77777777" w:rsidR="00DA5375" w:rsidRPr="007C2D68" w:rsidRDefault="00DA5375" w:rsidP="00137A4B">
      <w:pPr>
        <w:pStyle w:val="MELegal4"/>
        <w:numPr>
          <w:ilvl w:val="3"/>
          <w:numId w:val="39"/>
        </w:numPr>
        <w:tabs>
          <w:tab w:val="clear" w:pos="2081"/>
        </w:tabs>
        <w:spacing w:before="0" w:after="120" w:line="240" w:lineRule="auto"/>
        <w:rPr>
          <w:rFonts w:cs="Arial"/>
          <w:sz w:val="18"/>
          <w:szCs w:val="18"/>
        </w:rPr>
      </w:pPr>
      <w:r w:rsidRPr="007C2D68">
        <w:rPr>
          <w:rFonts w:cs="Arial"/>
          <w:sz w:val="18"/>
          <w:szCs w:val="18"/>
        </w:rPr>
        <w:t xml:space="preserve">is independently developed by an employee or officer of the Party owing the obligation of confidentiality while having no knowledge of the Confidential </w:t>
      </w:r>
      <w:proofErr w:type="gramStart"/>
      <w:r w:rsidRPr="007C2D68">
        <w:rPr>
          <w:rFonts w:cs="Arial"/>
          <w:sz w:val="18"/>
          <w:szCs w:val="18"/>
        </w:rPr>
        <w:t>Information;</w:t>
      </w:r>
      <w:proofErr w:type="gramEnd"/>
      <w:r w:rsidRPr="007C2D68">
        <w:rPr>
          <w:rFonts w:cs="Arial"/>
          <w:sz w:val="18"/>
          <w:szCs w:val="18"/>
        </w:rPr>
        <w:t xml:space="preserve"> </w:t>
      </w:r>
    </w:p>
    <w:p w14:paraId="4971BE54" w14:textId="77777777" w:rsidR="00DA5375" w:rsidRPr="007C2D68" w:rsidRDefault="00DA5375" w:rsidP="00137A4B">
      <w:pPr>
        <w:pStyle w:val="MELegal4"/>
        <w:numPr>
          <w:ilvl w:val="3"/>
          <w:numId w:val="39"/>
        </w:numPr>
        <w:tabs>
          <w:tab w:val="clear" w:pos="2081"/>
        </w:tabs>
        <w:spacing w:before="0" w:after="120" w:line="240" w:lineRule="auto"/>
        <w:rPr>
          <w:rFonts w:cs="Arial"/>
          <w:sz w:val="18"/>
          <w:szCs w:val="18"/>
        </w:rPr>
      </w:pPr>
      <w:r w:rsidRPr="007C2D68">
        <w:rPr>
          <w:rFonts w:cs="Arial"/>
          <w:sz w:val="18"/>
          <w:szCs w:val="18"/>
        </w:rPr>
        <w:t>in the case of Party Confidential Information, the Party claiming confidentiality has agreed may be disclosed by that other Party; or</w:t>
      </w:r>
    </w:p>
    <w:p w14:paraId="2B9F6978" w14:textId="77777777" w:rsidR="00DA5375" w:rsidRPr="007C2D68" w:rsidRDefault="00DA5375" w:rsidP="00137A4B">
      <w:pPr>
        <w:pStyle w:val="MELegal4"/>
        <w:numPr>
          <w:ilvl w:val="3"/>
          <w:numId w:val="39"/>
        </w:numPr>
        <w:tabs>
          <w:tab w:val="clear" w:pos="2081"/>
        </w:tabs>
        <w:spacing w:before="0" w:after="120" w:line="240" w:lineRule="auto"/>
        <w:rPr>
          <w:rFonts w:cs="Arial"/>
          <w:sz w:val="18"/>
          <w:szCs w:val="18"/>
        </w:rPr>
      </w:pPr>
      <w:r w:rsidRPr="007C2D68">
        <w:rPr>
          <w:rFonts w:cs="Arial"/>
          <w:sz w:val="18"/>
          <w:szCs w:val="18"/>
        </w:rPr>
        <w:t>in the case of CRC Confidential Information, the Company has agreed may be disclosed by that other Party.</w:t>
      </w:r>
    </w:p>
    <w:p w14:paraId="1D9DE8FA"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A Party is not obliged to maintain the confidentiality of its own Party Confidential Information.</w:t>
      </w:r>
    </w:p>
    <w:p w14:paraId="4DFF8421"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r w:rsidRPr="007C2D68">
        <w:rPr>
          <w:b/>
          <w:color w:val="000000" w:themeColor="text1"/>
          <w:sz w:val="18"/>
          <w:szCs w:val="18"/>
        </w:rPr>
        <w:t>Onus</w:t>
      </w:r>
    </w:p>
    <w:p w14:paraId="5E7CC080" w14:textId="0A6E1782" w:rsidR="00DA5375" w:rsidRPr="007C2D68" w:rsidRDefault="00DA5375" w:rsidP="00DA5375">
      <w:pPr>
        <w:pStyle w:val="Style2"/>
        <w:numPr>
          <w:ilvl w:val="0"/>
          <w:numId w:val="0"/>
        </w:numPr>
        <w:spacing w:after="120"/>
        <w:ind w:left="709"/>
        <w:rPr>
          <w:rFonts w:eastAsia="Calibri"/>
          <w:sz w:val="18"/>
          <w:szCs w:val="18"/>
        </w:rPr>
      </w:pPr>
      <w:r w:rsidRPr="007C2D68">
        <w:rPr>
          <w:rFonts w:eastAsia="Calibri"/>
          <w:sz w:val="18"/>
          <w:szCs w:val="18"/>
        </w:rPr>
        <w:t xml:space="preserve">The receiving Party has the onus of showing that any of the exceptions in clause </w:t>
      </w:r>
      <w:r w:rsidRPr="007C2D68">
        <w:rPr>
          <w:rFonts w:eastAsia="Calibri"/>
          <w:sz w:val="18"/>
          <w:szCs w:val="18"/>
        </w:rPr>
        <w:fldChar w:fldCharType="begin"/>
      </w:r>
      <w:r w:rsidRPr="007C2D68">
        <w:rPr>
          <w:rFonts w:eastAsia="Calibri"/>
          <w:sz w:val="18"/>
          <w:szCs w:val="18"/>
        </w:rPr>
        <w:instrText xml:space="preserve"> REF _Ref85875204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18.3</w:t>
      </w:r>
      <w:r w:rsidRPr="007C2D68">
        <w:rPr>
          <w:rFonts w:eastAsia="Calibri"/>
          <w:sz w:val="18"/>
          <w:szCs w:val="18"/>
        </w:rPr>
        <w:fldChar w:fldCharType="end"/>
      </w:r>
      <w:r w:rsidRPr="007C2D68">
        <w:rPr>
          <w:rFonts w:eastAsia="Calibri"/>
          <w:sz w:val="18"/>
          <w:szCs w:val="18"/>
        </w:rPr>
        <w:t xml:space="preserve"> apply.</w:t>
      </w:r>
    </w:p>
    <w:p w14:paraId="72F1D885"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bookmarkStart w:id="159" w:name="_Ref68973038"/>
      <w:r w:rsidRPr="007C2D68">
        <w:rPr>
          <w:b/>
          <w:color w:val="000000" w:themeColor="text1"/>
          <w:sz w:val="18"/>
          <w:szCs w:val="18"/>
        </w:rPr>
        <w:t>Combination of information</w:t>
      </w:r>
      <w:bookmarkEnd w:id="159"/>
    </w:p>
    <w:p w14:paraId="430C6758" w14:textId="77777777" w:rsidR="00DA5375" w:rsidRPr="007C2D68" w:rsidRDefault="00DA5375" w:rsidP="00DA5375">
      <w:pPr>
        <w:pStyle w:val="Style2"/>
        <w:numPr>
          <w:ilvl w:val="0"/>
          <w:numId w:val="0"/>
        </w:numPr>
        <w:spacing w:after="120"/>
        <w:ind w:left="709"/>
        <w:rPr>
          <w:rFonts w:eastAsia="Calibri"/>
          <w:sz w:val="18"/>
          <w:szCs w:val="18"/>
        </w:rPr>
      </w:pPr>
      <w:r w:rsidRPr="007C2D68">
        <w:rPr>
          <w:rFonts w:eastAsia="Calibri"/>
          <w:sz w:val="18"/>
          <w:szCs w:val="18"/>
        </w:rPr>
        <w:t>A combination of information will not be taken to be in the public domain merely because it contains information in the public domain.</w:t>
      </w:r>
    </w:p>
    <w:p w14:paraId="4DE56CB7"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bookmarkStart w:id="160" w:name="_Ref89496153"/>
      <w:bookmarkStart w:id="161" w:name="_Ref482973087"/>
      <w:bookmarkStart w:id="162" w:name="_Ref68973042"/>
      <w:r w:rsidRPr="007C2D68">
        <w:rPr>
          <w:b/>
          <w:color w:val="000000" w:themeColor="text1"/>
          <w:sz w:val="18"/>
          <w:szCs w:val="18"/>
        </w:rPr>
        <w:t>Employees</w:t>
      </w:r>
      <w:bookmarkEnd w:id="160"/>
      <w:r w:rsidRPr="007C2D68">
        <w:rPr>
          <w:b/>
          <w:color w:val="000000" w:themeColor="text1"/>
          <w:sz w:val="18"/>
          <w:szCs w:val="18"/>
        </w:rPr>
        <w:t xml:space="preserve"> and other persons</w:t>
      </w:r>
      <w:bookmarkEnd w:id="161"/>
    </w:p>
    <w:p w14:paraId="758888D6" w14:textId="77777777" w:rsidR="00DA5375" w:rsidRPr="007C2D68" w:rsidRDefault="00DA5375" w:rsidP="00DA5375">
      <w:pPr>
        <w:pStyle w:val="Style2"/>
        <w:numPr>
          <w:ilvl w:val="0"/>
          <w:numId w:val="0"/>
        </w:numPr>
        <w:spacing w:after="120"/>
        <w:ind w:left="709"/>
        <w:rPr>
          <w:rFonts w:eastAsia="Calibri"/>
          <w:sz w:val="18"/>
          <w:szCs w:val="18"/>
        </w:rPr>
      </w:pPr>
      <w:r w:rsidRPr="007C2D68">
        <w:rPr>
          <w:rFonts w:eastAsia="Calibri"/>
          <w:sz w:val="18"/>
          <w:szCs w:val="18"/>
        </w:rPr>
        <w:t>Each Party must use its reasonable efforts to ensure that:</w:t>
      </w:r>
    </w:p>
    <w:p w14:paraId="11F66A36" w14:textId="5D70AC0D"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 xml:space="preserve">its respective employees, directors, officers, Advisers, students, Related Entities, consultants and contractors who participate in the Project or acquire access to Confidential Information, must comply with the obligation of confidentiality under this clause </w:t>
      </w:r>
      <w:r w:rsidRPr="007C2D68">
        <w:rPr>
          <w:rFonts w:eastAsia="Calibri"/>
          <w:sz w:val="18"/>
          <w:szCs w:val="18"/>
        </w:rPr>
        <w:fldChar w:fldCharType="begin"/>
      </w:r>
      <w:r w:rsidRPr="007C2D68">
        <w:rPr>
          <w:rFonts w:eastAsia="Calibri"/>
          <w:sz w:val="18"/>
          <w:szCs w:val="18"/>
        </w:rPr>
        <w:instrText xml:space="preserve"> REF _Ref467077863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18</w:t>
      </w:r>
      <w:r w:rsidRPr="007C2D68">
        <w:rPr>
          <w:rFonts w:eastAsia="Calibri"/>
          <w:sz w:val="18"/>
          <w:szCs w:val="18"/>
        </w:rPr>
        <w:fldChar w:fldCharType="end"/>
      </w:r>
      <w:r w:rsidRPr="007C2D68">
        <w:rPr>
          <w:rFonts w:eastAsia="Calibri"/>
          <w:sz w:val="18"/>
          <w:szCs w:val="18"/>
        </w:rPr>
        <w:t xml:space="preserve"> as though parties to this Agreement; and</w:t>
      </w:r>
    </w:p>
    <w:p w14:paraId="355565D2"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 xml:space="preserve">any of the </w:t>
      </w:r>
      <w:proofErr w:type="gramStart"/>
      <w:r w:rsidRPr="007C2D68">
        <w:rPr>
          <w:rFonts w:eastAsia="Calibri"/>
          <w:sz w:val="18"/>
          <w:szCs w:val="18"/>
        </w:rPr>
        <w:t>above mentioned</w:t>
      </w:r>
      <w:proofErr w:type="gramEnd"/>
      <w:r w:rsidRPr="007C2D68">
        <w:rPr>
          <w:rFonts w:eastAsia="Calibri"/>
          <w:sz w:val="18"/>
          <w:szCs w:val="18"/>
        </w:rPr>
        <w:t xml:space="preserve"> employees, directors, officers, Advisers, students, Related Entities, consultants and contractors </w:t>
      </w:r>
      <w:r w:rsidRPr="007C2D68">
        <w:rPr>
          <w:sz w:val="18"/>
          <w:szCs w:val="18"/>
        </w:rPr>
        <w:t>must continue to be bound by such obligations of confidentiality, including following the end of their employment or other position or relationship with the Party</w:t>
      </w:r>
      <w:r w:rsidRPr="007C2D68">
        <w:rPr>
          <w:rFonts w:eastAsia="Calibri"/>
          <w:sz w:val="18"/>
          <w:szCs w:val="18"/>
        </w:rPr>
        <w:t>.</w:t>
      </w:r>
    </w:p>
    <w:p w14:paraId="282FF8B7"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r w:rsidRPr="007C2D68">
        <w:rPr>
          <w:b/>
          <w:color w:val="000000" w:themeColor="text1"/>
          <w:sz w:val="18"/>
          <w:szCs w:val="18"/>
        </w:rPr>
        <w:t>Survival</w:t>
      </w:r>
      <w:bookmarkEnd w:id="162"/>
    </w:p>
    <w:p w14:paraId="53654CA3" w14:textId="77777777" w:rsidR="00DA5375" w:rsidRPr="007C2D68" w:rsidRDefault="00DA5375" w:rsidP="00DA5375">
      <w:pPr>
        <w:pStyle w:val="Style2"/>
        <w:numPr>
          <w:ilvl w:val="0"/>
          <w:numId w:val="0"/>
        </w:numPr>
        <w:spacing w:after="120"/>
        <w:ind w:left="709"/>
        <w:rPr>
          <w:rFonts w:eastAsia="Calibri"/>
          <w:sz w:val="18"/>
          <w:szCs w:val="18"/>
        </w:rPr>
      </w:pPr>
      <w:r w:rsidRPr="007C2D68">
        <w:rPr>
          <w:rFonts w:eastAsia="Calibri"/>
          <w:sz w:val="18"/>
          <w:szCs w:val="18"/>
        </w:rPr>
        <w:t>The obligations of confidentiality imposed on a Party will survive termination of this Agreement or the Party’s expulsion or withdrawal from the Project.</w:t>
      </w:r>
    </w:p>
    <w:p w14:paraId="7039DFFB" w14:textId="77777777" w:rsidR="00DA5375" w:rsidRPr="007C2D68" w:rsidRDefault="00DA5375" w:rsidP="00DA5375">
      <w:pPr>
        <w:pStyle w:val="Style1"/>
        <w:keepNext w:val="0"/>
        <w:widowControl w:val="0"/>
        <w:numPr>
          <w:ilvl w:val="0"/>
          <w:numId w:val="8"/>
        </w:numPr>
        <w:autoSpaceDE w:val="0"/>
        <w:autoSpaceDN w:val="0"/>
        <w:adjustRightInd w:val="0"/>
        <w:spacing w:after="120"/>
        <w:jc w:val="both"/>
        <w:outlineLvl w:val="9"/>
        <w:rPr>
          <w:color w:val="000000" w:themeColor="text1"/>
          <w:sz w:val="18"/>
          <w:szCs w:val="18"/>
        </w:rPr>
      </w:pPr>
      <w:bookmarkStart w:id="163" w:name="_Ref482984097"/>
      <w:r w:rsidRPr="007C2D68">
        <w:rPr>
          <w:color w:val="000000" w:themeColor="text1"/>
          <w:sz w:val="18"/>
          <w:szCs w:val="18"/>
        </w:rPr>
        <w:t>Public announcements</w:t>
      </w:r>
      <w:bookmarkEnd w:id="163"/>
    </w:p>
    <w:p w14:paraId="7752870F" w14:textId="77777777" w:rsidR="00DA5375" w:rsidRPr="007C2D68" w:rsidRDefault="00DA5375" w:rsidP="00DA5375">
      <w:pPr>
        <w:pStyle w:val="Style2"/>
        <w:numPr>
          <w:ilvl w:val="0"/>
          <w:numId w:val="0"/>
        </w:numPr>
        <w:spacing w:after="120"/>
        <w:ind w:left="709"/>
        <w:rPr>
          <w:rFonts w:eastAsia="Calibri"/>
          <w:sz w:val="18"/>
          <w:szCs w:val="18"/>
        </w:rPr>
      </w:pPr>
      <w:r w:rsidRPr="007C2D68">
        <w:rPr>
          <w:rFonts w:eastAsia="Calibri"/>
          <w:sz w:val="18"/>
          <w:szCs w:val="18"/>
        </w:rPr>
        <w:t xml:space="preserve">The Company is principally responsible for making public announcements about the CRC. </w:t>
      </w:r>
      <w:r w:rsidRPr="007C2D68">
        <w:rPr>
          <w:sz w:val="18"/>
          <w:szCs w:val="18"/>
        </w:rPr>
        <w:t>The Company will develop a policy (</w:t>
      </w:r>
      <w:r w:rsidRPr="007C2D68">
        <w:rPr>
          <w:b/>
          <w:sz w:val="18"/>
          <w:szCs w:val="18"/>
        </w:rPr>
        <w:t>PA Policy</w:t>
      </w:r>
      <w:r w:rsidRPr="007C2D68">
        <w:rPr>
          <w:sz w:val="18"/>
          <w:szCs w:val="18"/>
        </w:rPr>
        <w:t>) for the making of public announcements and circulate the PA Policy to the Project Participants. A Project Participant may only make a public announcement in relation to the CRC or this Agreement in accordance with the terms of the PA Policy or otherwise with the Company's prior approval, except if required by law or a regulatory body (including a relevant stock exchange), in which case the Project Participant required to make an announcement must, where reasonably practical to do so, first consult with and take into account the reasonable requirements of the Company and each other Project Participant.</w:t>
      </w:r>
    </w:p>
    <w:p w14:paraId="3414336D" w14:textId="77777777" w:rsidR="00DA5375" w:rsidRPr="007C2D68" w:rsidRDefault="00DA5375" w:rsidP="00DA5375">
      <w:pPr>
        <w:pStyle w:val="Style1"/>
        <w:keepNext w:val="0"/>
        <w:widowControl w:val="0"/>
        <w:numPr>
          <w:ilvl w:val="0"/>
          <w:numId w:val="8"/>
        </w:numPr>
        <w:autoSpaceDE w:val="0"/>
        <w:autoSpaceDN w:val="0"/>
        <w:adjustRightInd w:val="0"/>
        <w:spacing w:after="120"/>
        <w:jc w:val="both"/>
        <w:outlineLvl w:val="9"/>
        <w:rPr>
          <w:color w:val="000000" w:themeColor="text1"/>
          <w:sz w:val="18"/>
          <w:szCs w:val="18"/>
        </w:rPr>
      </w:pPr>
      <w:bookmarkStart w:id="164" w:name="_Ref467080600"/>
      <w:bookmarkStart w:id="165" w:name="_Ref363035920"/>
      <w:bookmarkStart w:id="166" w:name="_Ref332898215"/>
      <w:r w:rsidRPr="007C2D68">
        <w:rPr>
          <w:color w:val="000000" w:themeColor="text1"/>
          <w:sz w:val="18"/>
          <w:szCs w:val="18"/>
        </w:rPr>
        <w:t xml:space="preserve">use of party’s name &amp; </w:t>
      </w:r>
      <w:bookmarkEnd w:id="164"/>
      <w:r w:rsidRPr="007C2D68">
        <w:rPr>
          <w:color w:val="000000" w:themeColor="text1"/>
          <w:sz w:val="18"/>
          <w:szCs w:val="18"/>
        </w:rPr>
        <w:t>CRC BRANDING</w:t>
      </w:r>
      <w:bookmarkEnd w:id="165"/>
    </w:p>
    <w:p w14:paraId="0605A282"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bookmarkStart w:id="167" w:name="_Ref482973098"/>
      <w:r w:rsidRPr="007C2D68">
        <w:rPr>
          <w:b/>
          <w:color w:val="000000" w:themeColor="text1"/>
          <w:sz w:val="18"/>
          <w:szCs w:val="18"/>
        </w:rPr>
        <w:t>Use of Party's name</w:t>
      </w:r>
      <w:bookmarkEnd w:id="167"/>
    </w:p>
    <w:p w14:paraId="21381AC3" w14:textId="3D9DBABF"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 xml:space="preserve">Subject to clause </w:t>
      </w:r>
      <w:r w:rsidRPr="007C2D68">
        <w:rPr>
          <w:rFonts w:eastAsia="Calibri"/>
          <w:sz w:val="18"/>
          <w:szCs w:val="18"/>
        </w:rPr>
        <w:fldChar w:fldCharType="begin"/>
      </w:r>
      <w:r w:rsidRPr="007C2D68">
        <w:rPr>
          <w:rFonts w:eastAsia="Calibri"/>
          <w:sz w:val="18"/>
          <w:szCs w:val="18"/>
        </w:rPr>
        <w:instrText xml:space="preserve"> REF _Ref482973098 \n \h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20.1</w:t>
      </w:r>
      <w:r w:rsidRPr="007C2D68">
        <w:rPr>
          <w:rFonts w:eastAsia="Calibri"/>
          <w:sz w:val="18"/>
          <w:szCs w:val="18"/>
        </w:rPr>
        <w:fldChar w:fldCharType="end"/>
      </w:r>
      <w:r w:rsidRPr="007C2D68">
        <w:rPr>
          <w:rFonts w:eastAsia="Calibri"/>
          <w:sz w:val="18"/>
          <w:szCs w:val="18"/>
        </w:rPr>
        <w:fldChar w:fldCharType="begin"/>
      </w:r>
      <w:r w:rsidRPr="007C2D68">
        <w:rPr>
          <w:rFonts w:eastAsia="Calibri"/>
          <w:sz w:val="18"/>
          <w:szCs w:val="18"/>
        </w:rPr>
        <w:instrText xml:space="preserve"> REF _Ref478729067 \n \h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(b)</w:t>
      </w:r>
      <w:r w:rsidRPr="007C2D68">
        <w:rPr>
          <w:rFonts w:eastAsia="Calibri"/>
          <w:sz w:val="18"/>
          <w:szCs w:val="18"/>
        </w:rPr>
        <w:fldChar w:fldCharType="end"/>
      </w:r>
      <w:r w:rsidRPr="007C2D68">
        <w:rPr>
          <w:rFonts w:eastAsia="Calibri"/>
          <w:sz w:val="18"/>
          <w:szCs w:val="18"/>
        </w:rPr>
        <w:t>, a Party must not use the name or logo of any other Party without the prior written consent of that Party.</w:t>
      </w:r>
    </w:p>
    <w:p w14:paraId="006773E6"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bookmarkStart w:id="168" w:name="_Ref478729067"/>
      <w:bookmarkStart w:id="169" w:name="_Ref318473574"/>
      <w:r w:rsidRPr="007C2D68">
        <w:rPr>
          <w:rFonts w:eastAsia="Calibri"/>
          <w:sz w:val="18"/>
          <w:szCs w:val="18"/>
        </w:rPr>
        <w:t>Each Project Participant agrees that the Company may use the Project Participant's name and logo for the purposes of publicising the details of the persons involved in the CRC and the Project. The Company must comply with any reasonable directions of a Project Participant in relation to how its name or logo is to be displayed.</w:t>
      </w:r>
      <w:bookmarkEnd w:id="168"/>
    </w:p>
    <w:p w14:paraId="1BD5F5DB"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bookmarkStart w:id="170" w:name="_Ref427243035"/>
      <w:bookmarkEnd w:id="169"/>
      <w:r w:rsidRPr="007C2D68">
        <w:rPr>
          <w:b/>
          <w:color w:val="000000" w:themeColor="text1"/>
          <w:sz w:val="18"/>
          <w:szCs w:val="18"/>
        </w:rPr>
        <w:t xml:space="preserve">Sub-licence to use CRC </w:t>
      </w:r>
      <w:bookmarkEnd w:id="170"/>
      <w:r w:rsidRPr="007C2D68">
        <w:rPr>
          <w:b/>
          <w:color w:val="000000" w:themeColor="text1"/>
          <w:sz w:val="18"/>
          <w:szCs w:val="18"/>
        </w:rPr>
        <w:t>Branding &amp; Acknowledgement</w:t>
      </w:r>
    </w:p>
    <w:p w14:paraId="7A4587FB"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lastRenderedPageBreak/>
        <w:t>The Company grants each Project Participant a non-exclusive sub-licence of the licence rights granted to the Company under clause 16.3 of the Commonwealth Agreement (refer to Annexure 1) to use the CRC Branding during the Term or until a Project Participant is expelled or retires from the Project (whichever occurs first), on the terms set out in clause 16.3 of the Commonwealth Agreement.</w:t>
      </w:r>
    </w:p>
    <w:p w14:paraId="587EA3F7" w14:textId="3887F5CA"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 xml:space="preserve">Without limitation to clause </w:t>
      </w:r>
      <w:r w:rsidRPr="007C2D68">
        <w:rPr>
          <w:rFonts w:eastAsia="Calibri"/>
          <w:sz w:val="18"/>
          <w:szCs w:val="18"/>
        </w:rPr>
        <w:fldChar w:fldCharType="begin"/>
      </w:r>
      <w:r w:rsidRPr="007C2D68">
        <w:rPr>
          <w:rFonts w:eastAsia="Calibri"/>
          <w:sz w:val="18"/>
          <w:szCs w:val="18"/>
        </w:rPr>
        <w:instrText xml:space="preserve"> REF _Ref467080258 \n \h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17</w:t>
      </w:r>
      <w:r w:rsidRPr="007C2D68">
        <w:rPr>
          <w:rFonts w:eastAsia="Calibri"/>
          <w:sz w:val="18"/>
          <w:szCs w:val="18"/>
        </w:rPr>
        <w:fldChar w:fldCharType="end"/>
      </w:r>
      <w:r w:rsidRPr="007C2D68">
        <w:rPr>
          <w:rFonts w:eastAsia="Calibri"/>
          <w:sz w:val="18"/>
          <w:szCs w:val="18"/>
        </w:rPr>
        <w:t>, each Project Participant must ensure that all publications (including reprints), promotional and advertising materials, public announcements, events and activities in relation to the Project, or any products, processes or inventions developed as a result, whether published by the Project Participant or on its behalf, acknowledge the financial and other support received from the Commonwealth:</w:t>
      </w:r>
    </w:p>
    <w:p w14:paraId="0D651745" w14:textId="77777777" w:rsidR="00DA5375" w:rsidRPr="007C2D68" w:rsidRDefault="00DA5375" w:rsidP="00137A4B">
      <w:pPr>
        <w:pStyle w:val="MELegal4"/>
        <w:numPr>
          <w:ilvl w:val="3"/>
          <w:numId w:val="40"/>
        </w:numPr>
        <w:tabs>
          <w:tab w:val="clear" w:pos="2081"/>
        </w:tabs>
        <w:spacing w:before="0" w:after="120" w:line="240" w:lineRule="auto"/>
        <w:rPr>
          <w:rFonts w:cs="Arial"/>
          <w:sz w:val="18"/>
          <w:szCs w:val="18"/>
        </w:rPr>
      </w:pPr>
      <w:r w:rsidRPr="007C2D68">
        <w:rPr>
          <w:rFonts w:cs="Arial"/>
          <w:sz w:val="18"/>
          <w:szCs w:val="18"/>
        </w:rPr>
        <w:t>through reference to this support and to the CRC Programme; and</w:t>
      </w:r>
    </w:p>
    <w:p w14:paraId="7A3A720D" w14:textId="77777777" w:rsidR="00DA5375" w:rsidRPr="007C2D68" w:rsidRDefault="00DA5375" w:rsidP="00137A4B">
      <w:pPr>
        <w:pStyle w:val="MELegal4"/>
        <w:numPr>
          <w:ilvl w:val="3"/>
          <w:numId w:val="40"/>
        </w:numPr>
        <w:tabs>
          <w:tab w:val="clear" w:pos="2081"/>
        </w:tabs>
        <w:spacing w:before="0" w:after="120" w:line="240" w:lineRule="auto"/>
        <w:rPr>
          <w:rFonts w:cs="Arial"/>
          <w:sz w:val="18"/>
          <w:szCs w:val="18"/>
        </w:rPr>
      </w:pPr>
      <w:r w:rsidRPr="007C2D68">
        <w:rPr>
          <w:rFonts w:cs="Arial"/>
          <w:sz w:val="18"/>
          <w:szCs w:val="18"/>
        </w:rPr>
        <w:t>by reference to any acknowledgement required by the Commonwealth including through use of the CRC Branding (as notified by the Company to the Project Participants from time to time).</w:t>
      </w:r>
    </w:p>
    <w:p w14:paraId="2F366192" w14:textId="77777777" w:rsidR="00DA5375" w:rsidRPr="007C2D68" w:rsidRDefault="00DA5375" w:rsidP="00DA5375">
      <w:pPr>
        <w:pStyle w:val="Style1"/>
        <w:keepNext w:val="0"/>
        <w:widowControl w:val="0"/>
        <w:numPr>
          <w:ilvl w:val="0"/>
          <w:numId w:val="8"/>
        </w:numPr>
        <w:autoSpaceDE w:val="0"/>
        <w:autoSpaceDN w:val="0"/>
        <w:adjustRightInd w:val="0"/>
        <w:spacing w:after="120"/>
        <w:jc w:val="both"/>
        <w:outlineLvl w:val="9"/>
        <w:rPr>
          <w:color w:val="000000" w:themeColor="text1"/>
          <w:sz w:val="18"/>
          <w:szCs w:val="18"/>
        </w:rPr>
      </w:pPr>
      <w:bookmarkStart w:id="171" w:name="_Ref467077893"/>
      <w:bookmarkEnd w:id="166"/>
      <w:r w:rsidRPr="007C2D68">
        <w:rPr>
          <w:color w:val="000000" w:themeColor="text1"/>
          <w:sz w:val="18"/>
          <w:szCs w:val="18"/>
        </w:rPr>
        <w:t>dispute resolution</w:t>
      </w:r>
      <w:bookmarkStart w:id="172" w:name="_Ref24166340"/>
      <w:bookmarkEnd w:id="171"/>
    </w:p>
    <w:p w14:paraId="5449F9D3"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bookmarkStart w:id="173" w:name="_Ref482789628"/>
      <w:r w:rsidRPr="007C2D68">
        <w:rPr>
          <w:b/>
          <w:color w:val="000000" w:themeColor="text1"/>
          <w:sz w:val="18"/>
          <w:szCs w:val="18"/>
        </w:rPr>
        <w:t>Notification and good faith efforts</w:t>
      </w:r>
      <w:bookmarkEnd w:id="173"/>
    </w:p>
    <w:p w14:paraId="3502010C" w14:textId="77777777" w:rsidR="00DA5375" w:rsidRPr="007C2D68" w:rsidRDefault="00DA5375" w:rsidP="00DA5375">
      <w:pPr>
        <w:spacing w:after="120"/>
        <w:ind w:left="709"/>
        <w:rPr>
          <w:rFonts w:cs="Arial"/>
          <w:sz w:val="18"/>
          <w:szCs w:val="18"/>
        </w:rPr>
      </w:pPr>
      <w:r w:rsidRPr="007C2D68">
        <w:rPr>
          <w:rFonts w:cs="Arial"/>
          <w:sz w:val="18"/>
          <w:szCs w:val="18"/>
        </w:rPr>
        <w:t>If a dispute arises out of this Agreement (</w:t>
      </w:r>
      <w:r w:rsidRPr="007C2D68">
        <w:rPr>
          <w:rFonts w:cs="Arial"/>
          <w:b/>
          <w:sz w:val="18"/>
          <w:szCs w:val="18"/>
        </w:rPr>
        <w:t>Dispute</w:t>
      </w:r>
      <w:r w:rsidRPr="007C2D68">
        <w:rPr>
          <w:rFonts w:cs="Arial"/>
          <w:sz w:val="18"/>
          <w:szCs w:val="18"/>
        </w:rPr>
        <w:t>), the Party claiming a Dispute has arisen must give the other Parties involved in the Dispute notice setting out details of the Dispute. During the 14 days after a notice of Dispute is given (or longer period if the Parties involved in the Dispute agree in writing), each Party involved in the Dispute must negotiate in good faith and use its reasonable efforts to resolve the Dispute.</w:t>
      </w:r>
    </w:p>
    <w:p w14:paraId="28EF0AB1"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r w:rsidRPr="007C2D68">
        <w:rPr>
          <w:b/>
          <w:color w:val="000000" w:themeColor="text1"/>
          <w:sz w:val="18"/>
          <w:szCs w:val="18"/>
        </w:rPr>
        <w:t>Appointment of mediator</w:t>
      </w:r>
    </w:p>
    <w:p w14:paraId="757A0043" w14:textId="6BE6344D" w:rsidR="00DA5375" w:rsidRPr="007C2D68" w:rsidRDefault="00DA5375" w:rsidP="00DA5375">
      <w:pPr>
        <w:spacing w:after="120"/>
        <w:ind w:left="709"/>
        <w:rPr>
          <w:rFonts w:cs="Arial"/>
          <w:sz w:val="18"/>
          <w:szCs w:val="18"/>
        </w:rPr>
      </w:pPr>
      <w:r w:rsidRPr="007C2D68">
        <w:rPr>
          <w:rFonts w:cs="Arial"/>
          <w:sz w:val="18"/>
          <w:szCs w:val="18"/>
        </w:rPr>
        <w:t xml:space="preserve">If the Parties involved in the Dispute cannot resolve the Dispute within the period set out in clause </w:t>
      </w:r>
      <w:r w:rsidRPr="007C2D68">
        <w:rPr>
          <w:rFonts w:cs="Arial"/>
          <w:sz w:val="18"/>
          <w:szCs w:val="18"/>
        </w:rPr>
        <w:fldChar w:fldCharType="begin"/>
      </w:r>
      <w:r w:rsidRPr="007C2D68">
        <w:rPr>
          <w:rFonts w:cs="Arial"/>
          <w:sz w:val="18"/>
          <w:szCs w:val="18"/>
        </w:rPr>
        <w:instrText xml:space="preserve"> REF _Ref482789628 \n \h </w:instrText>
      </w:r>
      <w:r w:rsidRPr="007C2D68">
        <w:rPr>
          <w:rFonts w:cs="Arial"/>
          <w:sz w:val="18"/>
          <w:szCs w:val="18"/>
        </w:rPr>
      </w:r>
      <w:r w:rsidRPr="007C2D68">
        <w:rPr>
          <w:rFonts w:cs="Arial"/>
          <w:sz w:val="18"/>
          <w:szCs w:val="18"/>
        </w:rPr>
        <w:fldChar w:fldCharType="separate"/>
      </w:r>
      <w:r w:rsidR="00D12F12">
        <w:rPr>
          <w:rFonts w:cs="Arial"/>
          <w:sz w:val="18"/>
          <w:szCs w:val="18"/>
        </w:rPr>
        <w:t>21.1</w:t>
      </w:r>
      <w:r w:rsidRPr="007C2D68">
        <w:rPr>
          <w:rFonts w:cs="Arial"/>
          <w:sz w:val="18"/>
          <w:szCs w:val="18"/>
        </w:rPr>
        <w:fldChar w:fldCharType="end"/>
      </w:r>
      <w:r w:rsidRPr="007C2D68">
        <w:rPr>
          <w:rFonts w:cs="Arial"/>
          <w:sz w:val="18"/>
          <w:szCs w:val="18"/>
        </w:rPr>
        <w:t>, any of those Parties may require the Dispute to be referred to mediation. If the Parties to the Dispute cannot agree on a mediator within seven days after a request by one of them to refer the Dispute to mediation, the chair of the Resolution Institute or the chairman's nominee will appoint a mediator.</w:t>
      </w:r>
    </w:p>
    <w:p w14:paraId="646913FB"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bookmarkStart w:id="174" w:name="_Ref482811521"/>
      <w:r w:rsidRPr="007C2D68">
        <w:rPr>
          <w:b/>
          <w:color w:val="000000" w:themeColor="text1"/>
          <w:sz w:val="18"/>
          <w:szCs w:val="18"/>
        </w:rPr>
        <w:t>Role of mediator</w:t>
      </w:r>
      <w:bookmarkEnd w:id="174"/>
    </w:p>
    <w:p w14:paraId="2E3077F3" w14:textId="77777777" w:rsidR="00DA5375" w:rsidRPr="007C2D68" w:rsidRDefault="00DA5375" w:rsidP="00DA5375">
      <w:pPr>
        <w:spacing w:after="120"/>
        <w:ind w:left="709"/>
        <w:rPr>
          <w:rFonts w:cs="Arial"/>
          <w:sz w:val="18"/>
          <w:szCs w:val="18"/>
        </w:rPr>
      </w:pPr>
      <w:r w:rsidRPr="007C2D68">
        <w:rPr>
          <w:rFonts w:cs="Arial"/>
          <w:sz w:val="18"/>
          <w:szCs w:val="18"/>
        </w:rPr>
        <w:t>The role of a mediator is to assist in negotiating a resolution of the Dispute.  A mediator may not make a binding decision on a Party involved in the Dispute except if the Party agrees in writing.</w:t>
      </w:r>
    </w:p>
    <w:p w14:paraId="1476711C"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bookmarkStart w:id="175" w:name="_Ref482973183"/>
      <w:r w:rsidRPr="007C2D68">
        <w:rPr>
          <w:b/>
          <w:color w:val="000000" w:themeColor="text1"/>
          <w:sz w:val="18"/>
          <w:szCs w:val="18"/>
        </w:rPr>
        <w:t>Confidentiality</w:t>
      </w:r>
      <w:bookmarkEnd w:id="175"/>
    </w:p>
    <w:p w14:paraId="1EDDEBC2" w14:textId="0ED06F34" w:rsidR="00DA5375" w:rsidRPr="007C2D68" w:rsidRDefault="00DA5375" w:rsidP="00DA5375">
      <w:pPr>
        <w:spacing w:after="120"/>
        <w:ind w:left="709"/>
        <w:rPr>
          <w:rFonts w:cs="Arial"/>
          <w:sz w:val="18"/>
          <w:szCs w:val="18"/>
        </w:rPr>
      </w:pPr>
      <w:r w:rsidRPr="007C2D68">
        <w:rPr>
          <w:rFonts w:cs="Arial"/>
          <w:sz w:val="18"/>
          <w:szCs w:val="18"/>
        </w:rPr>
        <w:t xml:space="preserve">Any information or documents disclosed by a Party under this clause </w:t>
      </w:r>
      <w:r w:rsidRPr="007C2D68">
        <w:rPr>
          <w:rFonts w:cs="Arial"/>
          <w:sz w:val="18"/>
          <w:szCs w:val="18"/>
        </w:rPr>
        <w:fldChar w:fldCharType="begin"/>
      </w:r>
      <w:r w:rsidRPr="007C2D68">
        <w:rPr>
          <w:rFonts w:cs="Arial"/>
          <w:sz w:val="18"/>
          <w:szCs w:val="18"/>
        </w:rPr>
        <w:instrText xml:space="preserve"> REF _Ref467077893 \n \h </w:instrText>
      </w:r>
      <w:r w:rsidRPr="007C2D68">
        <w:rPr>
          <w:rFonts w:cs="Arial"/>
          <w:sz w:val="18"/>
          <w:szCs w:val="18"/>
        </w:rPr>
      </w:r>
      <w:r w:rsidRPr="007C2D68">
        <w:rPr>
          <w:rFonts w:cs="Arial"/>
          <w:sz w:val="18"/>
          <w:szCs w:val="18"/>
        </w:rPr>
        <w:fldChar w:fldCharType="separate"/>
      </w:r>
      <w:r w:rsidR="00D12F12">
        <w:rPr>
          <w:rFonts w:cs="Arial"/>
          <w:sz w:val="18"/>
          <w:szCs w:val="18"/>
        </w:rPr>
        <w:t>21</w:t>
      </w:r>
      <w:r w:rsidRPr="007C2D68">
        <w:rPr>
          <w:rFonts w:cs="Arial"/>
          <w:sz w:val="18"/>
          <w:szCs w:val="18"/>
        </w:rPr>
        <w:fldChar w:fldCharType="end"/>
      </w:r>
      <w:r w:rsidRPr="007C2D68">
        <w:rPr>
          <w:rFonts w:cs="Arial"/>
          <w:sz w:val="18"/>
          <w:szCs w:val="18"/>
        </w:rPr>
        <w:t>:</w:t>
      </w:r>
    </w:p>
    <w:p w14:paraId="42AA27E0"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must be kept confidential; and</w:t>
      </w:r>
    </w:p>
    <w:p w14:paraId="14C89146"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may only be used to attempt to resolve the Dispute.</w:t>
      </w:r>
    </w:p>
    <w:p w14:paraId="6D79D62F"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bookmarkStart w:id="176" w:name="_Ref482973190"/>
      <w:r w:rsidRPr="007C2D68">
        <w:rPr>
          <w:b/>
          <w:color w:val="000000" w:themeColor="text1"/>
          <w:sz w:val="18"/>
          <w:szCs w:val="18"/>
        </w:rPr>
        <w:t>Costs</w:t>
      </w:r>
      <w:bookmarkEnd w:id="176"/>
    </w:p>
    <w:p w14:paraId="761ACC45" w14:textId="54672BF4" w:rsidR="00DA5375" w:rsidRPr="007C2D68" w:rsidRDefault="00DA5375" w:rsidP="00DA5375">
      <w:pPr>
        <w:spacing w:after="120"/>
        <w:ind w:left="709"/>
        <w:rPr>
          <w:rFonts w:cs="Arial"/>
          <w:sz w:val="18"/>
          <w:szCs w:val="18"/>
        </w:rPr>
      </w:pPr>
      <w:r w:rsidRPr="007C2D68">
        <w:rPr>
          <w:rFonts w:cs="Arial"/>
          <w:sz w:val="18"/>
          <w:szCs w:val="18"/>
        </w:rPr>
        <w:t xml:space="preserve">Each Party involved in a Dispute must pay its own costs of complying with this clause </w:t>
      </w:r>
      <w:r w:rsidRPr="007C2D68">
        <w:rPr>
          <w:rFonts w:cs="Arial"/>
          <w:sz w:val="18"/>
          <w:szCs w:val="18"/>
        </w:rPr>
        <w:fldChar w:fldCharType="begin"/>
      </w:r>
      <w:r w:rsidRPr="007C2D68">
        <w:rPr>
          <w:rFonts w:cs="Arial"/>
          <w:sz w:val="18"/>
          <w:szCs w:val="18"/>
        </w:rPr>
        <w:instrText xml:space="preserve"> REF _Ref467077893 \n \h </w:instrText>
      </w:r>
      <w:r w:rsidRPr="007C2D68">
        <w:rPr>
          <w:rFonts w:cs="Arial"/>
          <w:sz w:val="18"/>
          <w:szCs w:val="18"/>
        </w:rPr>
      </w:r>
      <w:r w:rsidRPr="007C2D68">
        <w:rPr>
          <w:rFonts w:cs="Arial"/>
          <w:sz w:val="18"/>
          <w:szCs w:val="18"/>
        </w:rPr>
        <w:fldChar w:fldCharType="separate"/>
      </w:r>
      <w:r w:rsidR="00D12F12">
        <w:rPr>
          <w:rFonts w:cs="Arial"/>
          <w:sz w:val="18"/>
          <w:szCs w:val="18"/>
        </w:rPr>
        <w:t>21</w:t>
      </w:r>
      <w:r w:rsidRPr="007C2D68">
        <w:rPr>
          <w:rFonts w:cs="Arial"/>
          <w:sz w:val="18"/>
          <w:szCs w:val="18"/>
        </w:rPr>
        <w:fldChar w:fldCharType="end"/>
      </w:r>
      <w:r w:rsidRPr="007C2D68">
        <w:rPr>
          <w:rFonts w:cs="Arial"/>
          <w:sz w:val="18"/>
          <w:szCs w:val="18"/>
        </w:rPr>
        <w:t>. The Parties involved in the Dispute must equally pay the costs of any mediator.</w:t>
      </w:r>
    </w:p>
    <w:p w14:paraId="7D1B755D"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r w:rsidRPr="007C2D68">
        <w:rPr>
          <w:b/>
          <w:color w:val="000000" w:themeColor="text1"/>
          <w:sz w:val="18"/>
          <w:szCs w:val="18"/>
        </w:rPr>
        <w:t>Termination of process</w:t>
      </w:r>
    </w:p>
    <w:p w14:paraId="21726C32" w14:textId="62FC1FA6" w:rsidR="00DA5375" w:rsidRPr="007C2D68" w:rsidRDefault="00DA5375" w:rsidP="00DA5375">
      <w:pPr>
        <w:spacing w:after="120"/>
        <w:ind w:left="709"/>
        <w:rPr>
          <w:rFonts w:cs="Arial"/>
          <w:sz w:val="18"/>
          <w:szCs w:val="18"/>
        </w:rPr>
      </w:pPr>
      <w:r w:rsidRPr="007C2D68">
        <w:rPr>
          <w:rFonts w:cs="Arial"/>
          <w:sz w:val="18"/>
          <w:szCs w:val="18"/>
        </w:rPr>
        <w:t xml:space="preserve">A Party involved in a Dispute may terminate the dispute resolution process by giving notice to each other Party in the Dispute after it has complied with clauses </w:t>
      </w:r>
      <w:r w:rsidRPr="007C2D68">
        <w:rPr>
          <w:rFonts w:cs="Arial"/>
          <w:sz w:val="18"/>
          <w:szCs w:val="18"/>
        </w:rPr>
        <w:fldChar w:fldCharType="begin"/>
      </w:r>
      <w:r w:rsidRPr="007C2D68">
        <w:rPr>
          <w:rFonts w:cs="Arial"/>
          <w:sz w:val="18"/>
          <w:szCs w:val="18"/>
        </w:rPr>
        <w:instrText xml:space="preserve"> REF _Ref482789628 \n \h </w:instrText>
      </w:r>
      <w:r w:rsidRPr="007C2D68">
        <w:rPr>
          <w:rFonts w:cs="Arial"/>
          <w:sz w:val="18"/>
          <w:szCs w:val="18"/>
        </w:rPr>
      </w:r>
      <w:r w:rsidRPr="007C2D68">
        <w:rPr>
          <w:rFonts w:cs="Arial"/>
          <w:sz w:val="18"/>
          <w:szCs w:val="18"/>
        </w:rPr>
        <w:fldChar w:fldCharType="separate"/>
      </w:r>
      <w:r w:rsidR="00D12F12">
        <w:rPr>
          <w:rFonts w:cs="Arial"/>
          <w:sz w:val="18"/>
          <w:szCs w:val="18"/>
        </w:rPr>
        <w:t>21.1</w:t>
      </w:r>
      <w:r w:rsidRPr="007C2D68">
        <w:rPr>
          <w:rFonts w:cs="Arial"/>
          <w:sz w:val="18"/>
          <w:szCs w:val="18"/>
        </w:rPr>
        <w:fldChar w:fldCharType="end"/>
      </w:r>
      <w:r w:rsidRPr="007C2D68">
        <w:rPr>
          <w:rFonts w:cs="Arial"/>
          <w:sz w:val="18"/>
          <w:szCs w:val="18"/>
        </w:rPr>
        <w:t xml:space="preserve"> to </w:t>
      </w:r>
      <w:r w:rsidRPr="007C2D68">
        <w:rPr>
          <w:rFonts w:cs="Arial"/>
          <w:sz w:val="18"/>
          <w:szCs w:val="18"/>
        </w:rPr>
        <w:fldChar w:fldCharType="begin"/>
      </w:r>
      <w:r w:rsidRPr="007C2D68">
        <w:rPr>
          <w:rFonts w:cs="Arial"/>
          <w:sz w:val="18"/>
          <w:szCs w:val="18"/>
        </w:rPr>
        <w:instrText xml:space="preserve"> REF _Ref482811521 \n \h </w:instrText>
      </w:r>
      <w:r w:rsidRPr="007C2D68">
        <w:rPr>
          <w:rFonts w:cs="Arial"/>
          <w:sz w:val="18"/>
          <w:szCs w:val="18"/>
        </w:rPr>
      </w:r>
      <w:r w:rsidRPr="007C2D68">
        <w:rPr>
          <w:rFonts w:cs="Arial"/>
          <w:sz w:val="18"/>
          <w:szCs w:val="18"/>
        </w:rPr>
        <w:fldChar w:fldCharType="separate"/>
      </w:r>
      <w:r w:rsidR="00D12F12">
        <w:rPr>
          <w:rFonts w:cs="Arial"/>
          <w:sz w:val="18"/>
          <w:szCs w:val="18"/>
        </w:rPr>
        <w:t>21.3</w:t>
      </w:r>
      <w:r w:rsidRPr="007C2D68">
        <w:rPr>
          <w:rFonts w:cs="Arial"/>
          <w:sz w:val="18"/>
          <w:szCs w:val="18"/>
        </w:rPr>
        <w:fldChar w:fldCharType="end"/>
      </w:r>
      <w:r w:rsidRPr="007C2D68">
        <w:rPr>
          <w:rFonts w:cs="Arial"/>
          <w:sz w:val="18"/>
          <w:szCs w:val="18"/>
        </w:rPr>
        <w:t xml:space="preserve">. Clauses </w:t>
      </w:r>
      <w:r w:rsidRPr="007C2D68">
        <w:rPr>
          <w:rFonts w:cs="Arial"/>
          <w:sz w:val="18"/>
          <w:szCs w:val="18"/>
        </w:rPr>
        <w:fldChar w:fldCharType="begin"/>
      </w:r>
      <w:r w:rsidRPr="007C2D68">
        <w:rPr>
          <w:rFonts w:cs="Arial"/>
          <w:sz w:val="18"/>
          <w:szCs w:val="18"/>
        </w:rPr>
        <w:instrText xml:space="preserve"> REF _Ref482973183 \n \h </w:instrText>
      </w:r>
      <w:r w:rsidRPr="007C2D68">
        <w:rPr>
          <w:rFonts w:cs="Arial"/>
          <w:sz w:val="18"/>
          <w:szCs w:val="18"/>
        </w:rPr>
      </w:r>
      <w:r w:rsidRPr="007C2D68">
        <w:rPr>
          <w:rFonts w:cs="Arial"/>
          <w:sz w:val="18"/>
          <w:szCs w:val="18"/>
        </w:rPr>
        <w:fldChar w:fldCharType="separate"/>
      </w:r>
      <w:r w:rsidR="00D12F12">
        <w:rPr>
          <w:rFonts w:cs="Arial"/>
          <w:sz w:val="18"/>
          <w:szCs w:val="18"/>
        </w:rPr>
        <w:t>21.4</w:t>
      </w:r>
      <w:r w:rsidRPr="007C2D68">
        <w:rPr>
          <w:rFonts w:cs="Arial"/>
          <w:sz w:val="18"/>
          <w:szCs w:val="18"/>
        </w:rPr>
        <w:fldChar w:fldCharType="end"/>
      </w:r>
      <w:r w:rsidRPr="007C2D68">
        <w:rPr>
          <w:rFonts w:cs="Arial"/>
          <w:sz w:val="18"/>
          <w:szCs w:val="18"/>
        </w:rPr>
        <w:t xml:space="preserve"> and </w:t>
      </w:r>
      <w:r w:rsidRPr="007C2D68">
        <w:rPr>
          <w:rFonts w:cs="Arial"/>
          <w:sz w:val="18"/>
          <w:szCs w:val="18"/>
        </w:rPr>
        <w:fldChar w:fldCharType="begin"/>
      </w:r>
      <w:r w:rsidRPr="007C2D68">
        <w:rPr>
          <w:rFonts w:cs="Arial"/>
          <w:sz w:val="18"/>
          <w:szCs w:val="18"/>
        </w:rPr>
        <w:instrText xml:space="preserve"> REF _Ref482973190 \n \h </w:instrText>
      </w:r>
      <w:r w:rsidRPr="007C2D68">
        <w:rPr>
          <w:rFonts w:cs="Arial"/>
          <w:sz w:val="18"/>
          <w:szCs w:val="18"/>
        </w:rPr>
      </w:r>
      <w:r w:rsidRPr="007C2D68">
        <w:rPr>
          <w:rFonts w:cs="Arial"/>
          <w:sz w:val="18"/>
          <w:szCs w:val="18"/>
        </w:rPr>
        <w:fldChar w:fldCharType="separate"/>
      </w:r>
      <w:r w:rsidR="00D12F12">
        <w:rPr>
          <w:rFonts w:cs="Arial"/>
          <w:sz w:val="18"/>
          <w:szCs w:val="18"/>
        </w:rPr>
        <w:t>21.5</w:t>
      </w:r>
      <w:r w:rsidRPr="007C2D68">
        <w:rPr>
          <w:rFonts w:cs="Arial"/>
          <w:sz w:val="18"/>
          <w:szCs w:val="18"/>
        </w:rPr>
        <w:fldChar w:fldCharType="end"/>
      </w:r>
      <w:r w:rsidRPr="007C2D68">
        <w:rPr>
          <w:rFonts w:cs="Arial"/>
          <w:sz w:val="18"/>
          <w:szCs w:val="18"/>
        </w:rPr>
        <w:t xml:space="preserve"> survive termination of the dispute resolution process.</w:t>
      </w:r>
    </w:p>
    <w:p w14:paraId="3DAD73EF"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r w:rsidRPr="007C2D68">
        <w:rPr>
          <w:b/>
          <w:color w:val="000000" w:themeColor="text1"/>
          <w:sz w:val="18"/>
          <w:szCs w:val="18"/>
        </w:rPr>
        <w:t>No arbitration or court proceedings</w:t>
      </w:r>
    </w:p>
    <w:p w14:paraId="42457363" w14:textId="0FBE2926" w:rsidR="00DA5375" w:rsidRPr="007C2D68" w:rsidRDefault="00DA5375" w:rsidP="00DA5375">
      <w:pPr>
        <w:spacing w:after="120"/>
        <w:ind w:left="709"/>
        <w:rPr>
          <w:rFonts w:cs="Arial"/>
          <w:sz w:val="18"/>
          <w:szCs w:val="18"/>
        </w:rPr>
      </w:pPr>
      <w:r w:rsidRPr="007C2D68">
        <w:rPr>
          <w:rFonts w:cs="Arial"/>
          <w:sz w:val="18"/>
          <w:szCs w:val="18"/>
        </w:rPr>
        <w:t xml:space="preserve">A Party must comply with this clause </w:t>
      </w:r>
      <w:r w:rsidRPr="007C2D68">
        <w:rPr>
          <w:rFonts w:cs="Arial"/>
          <w:sz w:val="18"/>
          <w:szCs w:val="18"/>
        </w:rPr>
        <w:fldChar w:fldCharType="begin"/>
      </w:r>
      <w:r w:rsidRPr="007C2D68">
        <w:rPr>
          <w:rFonts w:cs="Arial"/>
          <w:sz w:val="18"/>
          <w:szCs w:val="18"/>
        </w:rPr>
        <w:instrText xml:space="preserve"> REF _Ref467077893 \n \h </w:instrText>
      </w:r>
      <w:r w:rsidRPr="007C2D68">
        <w:rPr>
          <w:rFonts w:cs="Arial"/>
          <w:sz w:val="18"/>
          <w:szCs w:val="18"/>
        </w:rPr>
      </w:r>
      <w:r w:rsidRPr="007C2D68">
        <w:rPr>
          <w:rFonts w:cs="Arial"/>
          <w:sz w:val="18"/>
          <w:szCs w:val="18"/>
        </w:rPr>
        <w:fldChar w:fldCharType="separate"/>
      </w:r>
      <w:r w:rsidR="00D12F12">
        <w:rPr>
          <w:rFonts w:cs="Arial"/>
          <w:sz w:val="18"/>
          <w:szCs w:val="18"/>
        </w:rPr>
        <w:t>21</w:t>
      </w:r>
      <w:r w:rsidRPr="007C2D68">
        <w:rPr>
          <w:rFonts w:cs="Arial"/>
          <w:sz w:val="18"/>
          <w:szCs w:val="18"/>
        </w:rPr>
        <w:fldChar w:fldCharType="end"/>
      </w:r>
      <w:r w:rsidRPr="007C2D68">
        <w:rPr>
          <w:rFonts w:cs="Arial"/>
          <w:sz w:val="18"/>
          <w:szCs w:val="18"/>
        </w:rPr>
        <w:t xml:space="preserve"> before starting arbitration or court proceedings (except proceedings for interlocutory relief).</w:t>
      </w:r>
    </w:p>
    <w:p w14:paraId="7D687574" w14:textId="77777777" w:rsidR="00DA5375" w:rsidRPr="007C2D68" w:rsidRDefault="00DA5375" w:rsidP="00DA5375">
      <w:pPr>
        <w:pStyle w:val="Style1"/>
        <w:keepNext w:val="0"/>
        <w:widowControl w:val="0"/>
        <w:numPr>
          <w:ilvl w:val="0"/>
          <w:numId w:val="8"/>
        </w:numPr>
        <w:autoSpaceDE w:val="0"/>
        <w:autoSpaceDN w:val="0"/>
        <w:adjustRightInd w:val="0"/>
        <w:spacing w:after="120"/>
        <w:jc w:val="both"/>
        <w:outlineLvl w:val="9"/>
        <w:rPr>
          <w:color w:val="000000" w:themeColor="text1"/>
          <w:sz w:val="18"/>
          <w:szCs w:val="18"/>
        </w:rPr>
      </w:pPr>
      <w:bookmarkStart w:id="177" w:name="_Ref467080734"/>
      <w:bookmarkEnd w:id="172"/>
      <w:r w:rsidRPr="007C2D68">
        <w:rPr>
          <w:color w:val="000000" w:themeColor="text1"/>
          <w:sz w:val="18"/>
          <w:szCs w:val="18"/>
        </w:rPr>
        <w:t>gst and r&amp;d tax incentive</w:t>
      </w:r>
      <w:bookmarkEnd w:id="177"/>
    </w:p>
    <w:p w14:paraId="2B6ED0D6"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bookmarkStart w:id="178" w:name="_Toc68713129"/>
      <w:bookmarkStart w:id="179" w:name="_Toc68809538"/>
      <w:r w:rsidRPr="007C2D68">
        <w:rPr>
          <w:b/>
          <w:color w:val="000000" w:themeColor="text1"/>
          <w:sz w:val="18"/>
          <w:szCs w:val="18"/>
        </w:rPr>
        <w:t>Meaning of words</w:t>
      </w:r>
      <w:bookmarkEnd w:id="178"/>
      <w:bookmarkEnd w:id="179"/>
    </w:p>
    <w:p w14:paraId="554E7895" w14:textId="02F0027D" w:rsidR="00DA5375" w:rsidRPr="007C2D68" w:rsidRDefault="00DA5375" w:rsidP="00DA5375">
      <w:pPr>
        <w:pStyle w:val="Style2"/>
        <w:numPr>
          <w:ilvl w:val="0"/>
          <w:numId w:val="0"/>
        </w:numPr>
        <w:spacing w:after="120"/>
        <w:ind w:left="709"/>
        <w:rPr>
          <w:rFonts w:eastAsia="Calibri"/>
          <w:sz w:val="18"/>
          <w:szCs w:val="18"/>
        </w:rPr>
      </w:pPr>
      <w:r w:rsidRPr="007C2D68">
        <w:rPr>
          <w:rFonts w:eastAsia="Calibri"/>
          <w:sz w:val="18"/>
          <w:szCs w:val="18"/>
        </w:rPr>
        <w:t xml:space="preserve">In this clause </w:t>
      </w:r>
      <w:r w:rsidRPr="007C2D68">
        <w:rPr>
          <w:rFonts w:eastAsia="Calibri"/>
          <w:sz w:val="18"/>
          <w:szCs w:val="18"/>
        </w:rPr>
        <w:fldChar w:fldCharType="begin"/>
      </w:r>
      <w:r w:rsidRPr="007C2D68">
        <w:rPr>
          <w:rFonts w:eastAsia="Calibri"/>
          <w:sz w:val="18"/>
          <w:szCs w:val="18"/>
        </w:rPr>
        <w:instrText xml:space="preserve"> REF _Ref467080734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22</w:t>
      </w:r>
      <w:r w:rsidRPr="007C2D68">
        <w:rPr>
          <w:rFonts w:eastAsia="Calibri"/>
          <w:sz w:val="18"/>
          <w:szCs w:val="18"/>
        </w:rPr>
        <w:fldChar w:fldCharType="end"/>
      </w:r>
      <w:r w:rsidRPr="007C2D68">
        <w:rPr>
          <w:rFonts w:eastAsia="Calibri"/>
          <w:sz w:val="18"/>
          <w:szCs w:val="18"/>
        </w:rPr>
        <w:t>:</w:t>
      </w:r>
    </w:p>
    <w:p w14:paraId="3E74D9F9" w14:textId="1D04A7B6"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b/>
          <w:sz w:val="18"/>
          <w:szCs w:val="18"/>
        </w:rPr>
        <w:t>GST exclusive consideration</w:t>
      </w:r>
      <w:r w:rsidRPr="007C2D68">
        <w:rPr>
          <w:rFonts w:eastAsia="Calibri"/>
          <w:sz w:val="18"/>
          <w:szCs w:val="18"/>
        </w:rPr>
        <w:t xml:space="preserve"> means the consideration payable or to be provided for a Supply, but for the application of this clause </w:t>
      </w:r>
      <w:r w:rsidRPr="007C2D68">
        <w:rPr>
          <w:rFonts w:eastAsia="Calibri"/>
          <w:sz w:val="18"/>
          <w:szCs w:val="18"/>
        </w:rPr>
        <w:fldChar w:fldCharType="begin"/>
      </w:r>
      <w:r w:rsidRPr="007C2D68">
        <w:rPr>
          <w:rFonts w:eastAsia="Calibri"/>
          <w:sz w:val="18"/>
          <w:szCs w:val="18"/>
        </w:rPr>
        <w:instrText xml:space="preserve"> REF _Ref467080734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22</w:t>
      </w:r>
      <w:r w:rsidRPr="007C2D68">
        <w:rPr>
          <w:rFonts w:eastAsia="Calibri"/>
          <w:sz w:val="18"/>
          <w:szCs w:val="18"/>
        </w:rPr>
        <w:fldChar w:fldCharType="end"/>
      </w:r>
      <w:r w:rsidRPr="007C2D68">
        <w:rPr>
          <w:rFonts w:eastAsia="Calibri"/>
          <w:sz w:val="18"/>
          <w:szCs w:val="18"/>
        </w:rPr>
        <w:t>;</w:t>
      </w:r>
    </w:p>
    <w:p w14:paraId="23DB0A3D"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b/>
          <w:sz w:val="18"/>
          <w:szCs w:val="18"/>
        </w:rPr>
        <w:t>Recipient</w:t>
      </w:r>
      <w:r w:rsidRPr="007C2D68">
        <w:rPr>
          <w:rFonts w:eastAsia="Calibri"/>
          <w:sz w:val="18"/>
          <w:szCs w:val="18"/>
        </w:rPr>
        <w:t xml:space="preserve"> means a party to whom a Supply is </w:t>
      </w:r>
      <w:proofErr w:type="gramStart"/>
      <w:r w:rsidRPr="007C2D68">
        <w:rPr>
          <w:rFonts w:eastAsia="Calibri"/>
          <w:sz w:val="18"/>
          <w:szCs w:val="18"/>
        </w:rPr>
        <w:t>made;</w:t>
      </w:r>
      <w:proofErr w:type="gramEnd"/>
    </w:p>
    <w:p w14:paraId="25248567"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b/>
          <w:sz w:val="18"/>
          <w:szCs w:val="18"/>
        </w:rPr>
        <w:t>Supply</w:t>
      </w:r>
      <w:r w:rsidRPr="007C2D68">
        <w:rPr>
          <w:rFonts w:eastAsia="Calibri"/>
          <w:sz w:val="18"/>
          <w:szCs w:val="18"/>
        </w:rPr>
        <w:t xml:space="preserve"> means a supply made under or in connection with this </w:t>
      </w:r>
      <w:proofErr w:type="gramStart"/>
      <w:r w:rsidRPr="007C2D68">
        <w:rPr>
          <w:rFonts w:eastAsia="Calibri"/>
          <w:sz w:val="18"/>
          <w:szCs w:val="18"/>
        </w:rPr>
        <w:t>Agreement;</w:t>
      </w:r>
      <w:proofErr w:type="gramEnd"/>
    </w:p>
    <w:p w14:paraId="051E7F96"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b/>
          <w:sz w:val="18"/>
          <w:szCs w:val="18"/>
        </w:rPr>
        <w:t>Supplier</w:t>
      </w:r>
      <w:r w:rsidRPr="007C2D68">
        <w:rPr>
          <w:rFonts w:eastAsia="Calibri"/>
          <w:sz w:val="18"/>
          <w:szCs w:val="18"/>
        </w:rPr>
        <w:t xml:space="preserve"> means a party making a Supply; and</w:t>
      </w:r>
    </w:p>
    <w:p w14:paraId="7E1155AF" w14:textId="3BA7A954"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 xml:space="preserve">words or expressions that are defined in the </w:t>
      </w:r>
      <w:r w:rsidRPr="007C2D68">
        <w:rPr>
          <w:rFonts w:eastAsia="Calibri"/>
          <w:i/>
          <w:sz w:val="18"/>
          <w:szCs w:val="18"/>
        </w:rPr>
        <w:t xml:space="preserve">A New Tax System (Goods and Services Tax) Act 1999 </w:t>
      </w:r>
      <w:r w:rsidRPr="007C2D68">
        <w:rPr>
          <w:rFonts w:eastAsia="Calibri"/>
          <w:sz w:val="18"/>
          <w:szCs w:val="18"/>
        </w:rPr>
        <w:t>(</w:t>
      </w:r>
      <w:proofErr w:type="spellStart"/>
      <w:r w:rsidRPr="007C2D68">
        <w:rPr>
          <w:rFonts w:eastAsia="Calibri"/>
          <w:sz w:val="18"/>
          <w:szCs w:val="18"/>
        </w:rPr>
        <w:t>Cth</w:t>
      </w:r>
      <w:proofErr w:type="spellEnd"/>
      <w:r w:rsidRPr="007C2D68">
        <w:rPr>
          <w:rFonts w:eastAsia="Calibri"/>
          <w:sz w:val="18"/>
          <w:szCs w:val="18"/>
        </w:rPr>
        <w:t xml:space="preserve">) have the same meaning in this clause </w:t>
      </w:r>
      <w:r w:rsidRPr="007C2D68">
        <w:rPr>
          <w:rFonts w:eastAsia="Calibri"/>
          <w:sz w:val="18"/>
          <w:szCs w:val="18"/>
        </w:rPr>
        <w:fldChar w:fldCharType="begin"/>
      </w:r>
      <w:r w:rsidRPr="007C2D68">
        <w:rPr>
          <w:rFonts w:eastAsia="Calibri"/>
          <w:sz w:val="18"/>
          <w:szCs w:val="18"/>
        </w:rPr>
        <w:instrText xml:space="preserve"> REF _Ref467080734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22</w:t>
      </w:r>
      <w:r w:rsidRPr="007C2D68">
        <w:rPr>
          <w:rFonts w:eastAsia="Calibri"/>
          <w:sz w:val="18"/>
          <w:szCs w:val="18"/>
        </w:rPr>
        <w:fldChar w:fldCharType="end"/>
      </w:r>
      <w:r w:rsidRPr="007C2D68">
        <w:rPr>
          <w:rFonts w:eastAsia="Calibri"/>
          <w:sz w:val="18"/>
          <w:szCs w:val="18"/>
        </w:rPr>
        <w:t>.</w:t>
      </w:r>
    </w:p>
    <w:p w14:paraId="7A11239D"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bookmarkStart w:id="180" w:name="_Toc68713130"/>
      <w:bookmarkStart w:id="181" w:name="_Toc68809539"/>
      <w:r w:rsidRPr="007C2D68">
        <w:rPr>
          <w:b/>
          <w:color w:val="000000" w:themeColor="text1"/>
          <w:sz w:val="18"/>
          <w:szCs w:val="18"/>
        </w:rPr>
        <w:t>Presumption</w:t>
      </w:r>
      <w:bookmarkEnd w:id="180"/>
      <w:bookmarkEnd w:id="181"/>
    </w:p>
    <w:p w14:paraId="7E9046C7" w14:textId="77777777" w:rsidR="00DA5375" w:rsidRPr="007C2D68" w:rsidRDefault="00DA5375" w:rsidP="00DA5375">
      <w:pPr>
        <w:pStyle w:val="Style2"/>
        <w:numPr>
          <w:ilvl w:val="0"/>
          <w:numId w:val="0"/>
        </w:numPr>
        <w:spacing w:after="120"/>
        <w:ind w:left="709"/>
        <w:rPr>
          <w:rFonts w:eastAsia="Calibri"/>
          <w:sz w:val="18"/>
          <w:szCs w:val="18"/>
        </w:rPr>
      </w:pPr>
      <w:r w:rsidRPr="007C2D68">
        <w:rPr>
          <w:rFonts w:eastAsia="Calibri"/>
          <w:sz w:val="18"/>
          <w:szCs w:val="18"/>
        </w:rPr>
        <w:t>Any consideration to be paid or provided for a Supply, unless specifically described in this Agreement as 'GST-inclusive', does not include an amount on account of GST.</w:t>
      </w:r>
    </w:p>
    <w:p w14:paraId="7FF82D29"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bookmarkStart w:id="182" w:name="_Ref49076577"/>
      <w:bookmarkStart w:id="183" w:name="_Toc68713131"/>
      <w:bookmarkStart w:id="184" w:name="_Toc68809540"/>
      <w:r w:rsidRPr="007C2D68">
        <w:rPr>
          <w:b/>
          <w:color w:val="000000" w:themeColor="text1"/>
          <w:sz w:val="18"/>
          <w:szCs w:val="18"/>
        </w:rPr>
        <w:t>Gross-up</w:t>
      </w:r>
      <w:bookmarkEnd w:id="182"/>
      <w:bookmarkEnd w:id="183"/>
      <w:bookmarkEnd w:id="184"/>
    </w:p>
    <w:p w14:paraId="6EE97B3F" w14:textId="77777777" w:rsidR="00DA5375" w:rsidRPr="007C2D68" w:rsidRDefault="00DA5375" w:rsidP="00DA5375">
      <w:pPr>
        <w:pStyle w:val="Style2"/>
        <w:numPr>
          <w:ilvl w:val="0"/>
          <w:numId w:val="0"/>
        </w:numPr>
        <w:spacing w:after="120"/>
        <w:ind w:left="709"/>
        <w:rPr>
          <w:rFonts w:eastAsia="Calibri"/>
          <w:sz w:val="18"/>
          <w:szCs w:val="18"/>
        </w:rPr>
      </w:pPr>
      <w:r w:rsidRPr="007C2D68">
        <w:rPr>
          <w:rFonts w:eastAsia="Calibri"/>
          <w:sz w:val="18"/>
          <w:szCs w:val="18"/>
        </w:rPr>
        <w:t>Despite any other provision in this Agreement, if a Supplier makes a Supply on which GST is imposed (not being a Supply the consideration for which is specifically described in this Agreement as 'GST-inclusive'):</w:t>
      </w:r>
    </w:p>
    <w:p w14:paraId="0E2A1BBF"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bookmarkStart w:id="185" w:name="_Ref78793855"/>
      <w:r w:rsidRPr="007C2D68">
        <w:rPr>
          <w:rFonts w:eastAsia="Calibri"/>
          <w:sz w:val="18"/>
          <w:szCs w:val="18"/>
        </w:rPr>
        <w:t>the GST-exclusive consideration for that Supply, is increased by, and the Recipient must also pay to the Supplier, an amount equal to the GST-exclusive consideration multiplied by the prevailing rate of GST; and</w:t>
      </w:r>
      <w:bookmarkEnd w:id="185"/>
    </w:p>
    <w:p w14:paraId="00772B9B" w14:textId="3FF7D525"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 xml:space="preserve">the amount by which the GST-exclusive consideration is increased under clause </w:t>
      </w:r>
      <w:r w:rsidRPr="007C2D68">
        <w:rPr>
          <w:rFonts w:eastAsia="Calibri"/>
          <w:sz w:val="18"/>
          <w:szCs w:val="18"/>
        </w:rPr>
        <w:fldChar w:fldCharType="begin"/>
      </w:r>
      <w:r w:rsidRPr="007C2D68">
        <w:rPr>
          <w:rFonts w:eastAsia="Calibri"/>
          <w:sz w:val="18"/>
          <w:szCs w:val="18"/>
        </w:rPr>
        <w:instrText xml:space="preserve"> REF _Ref49076577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22.3</w:t>
      </w:r>
      <w:r w:rsidRPr="007C2D68">
        <w:rPr>
          <w:rFonts w:eastAsia="Calibri"/>
          <w:sz w:val="18"/>
          <w:szCs w:val="18"/>
        </w:rPr>
        <w:fldChar w:fldCharType="end"/>
      </w:r>
      <w:r w:rsidRPr="007C2D68">
        <w:rPr>
          <w:rFonts w:eastAsia="Calibri"/>
          <w:sz w:val="18"/>
          <w:szCs w:val="18"/>
        </w:rPr>
        <w:fldChar w:fldCharType="begin"/>
      </w:r>
      <w:r w:rsidRPr="007C2D68">
        <w:rPr>
          <w:rFonts w:eastAsia="Calibri"/>
          <w:sz w:val="18"/>
          <w:szCs w:val="18"/>
        </w:rPr>
        <w:instrText xml:space="preserve"> REF _Ref78793855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(a)</w:t>
      </w:r>
      <w:r w:rsidRPr="007C2D68">
        <w:rPr>
          <w:rFonts w:eastAsia="Calibri"/>
          <w:sz w:val="18"/>
          <w:szCs w:val="18"/>
        </w:rPr>
        <w:fldChar w:fldCharType="end"/>
      </w:r>
      <w:r w:rsidRPr="007C2D68">
        <w:rPr>
          <w:rFonts w:eastAsia="Calibri"/>
          <w:sz w:val="18"/>
          <w:szCs w:val="18"/>
        </w:rPr>
        <w:t xml:space="preserve"> must be paid to the Supplier by the Recipient without set-off, deduction or requirement for demand, at the same time as the GST-exclusive consideration is payable or to be provided. </w:t>
      </w:r>
    </w:p>
    <w:p w14:paraId="76D09C24"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bookmarkStart w:id="186" w:name="_Toc68713132"/>
      <w:bookmarkStart w:id="187" w:name="_Toc68809541"/>
      <w:r w:rsidRPr="007C2D68">
        <w:rPr>
          <w:b/>
          <w:color w:val="000000" w:themeColor="text1"/>
          <w:sz w:val="18"/>
          <w:szCs w:val="18"/>
        </w:rPr>
        <w:t>Reimbursement or indemnification</w:t>
      </w:r>
      <w:bookmarkEnd w:id="186"/>
      <w:bookmarkEnd w:id="187"/>
    </w:p>
    <w:p w14:paraId="3C03122E" w14:textId="77777777" w:rsidR="00DA5375" w:rsidRPr="007C2D68" w:rsidRDefault="00DA5375" w:rsidP="00DA5375">
      <w:pPr>
        <w:pStyle w:val="Style2"/>
        <w:numPr>
          <w:ilvl w:val="0"/>
          <w:numId w:val="0"/>
        </w:numPr>
        <w:spacing w:after="120"/>
        <w:ind w:left="709"/>
        <w:rPr>
          <w:rFonts w:eastAsia="Calibri"/>
          <w:sz w:val="18"/>
          <w:szCs w:val="18"/>
        </w:rPr>
      </w:pPr>
      <w:r w:rsidRPr="007C2D68">
        <w:rPr>
          <w:rFonts w:eastAsia="Calibri"/>
          <w:sz w:val="18"/>
          <w:szCs w:val="18"/>
        </w:rPr>
        <w:t xml:space="preserve">If a payment to a Party under this Agreement is a reimbursement or indemnification, calculated by reference to a loss, cost or expense incurred by that Party, then the payment will be reduced by the </w:t>
      </w:r>
      <w:r w:rsidRPr="007C2D68">
        <w:rPr>
          <w:rFonts w:eastAsia="Calibri"/>
          <w:sz w:val="18"/>
          <w:szCs w:val="18"/>
        </w:rPr>
        <w:lastRenderedPageBreak/>
        <w:t xml:space="preserve">amount of any input tax credit to which that Party is entitled for that loss, </w:t>
      </w:r>
      <w:proofErr w:type="gramStart"/>
      <w:r w:rsidRPr="007C2D68">
        <w:rPr>
          <w:rFonts w:eastAsia="Calibri"/>
          <w:sz w:val="18"/>
          <w:szCs w:val="18"/>
        </w:rPr>
        <w:t>cost</w:t>
      </w:r>
      <w:proofErr w:type="gramEnd"/>
      <w:r w:rsidRPr="007C2D68">
        <w:rPr>
          <w:rFonts w:eastAsia="Calibri"/>
          <w:sz w:val="18"/>
          <w:szCs w:val="18"/>
        </w:rPr>
        <w:t xml:space="preserve"> or expense.</w:t>
      </w:r>
    </w:p>
    <w:p w14:paraId="5CDD52E3"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bookmarkStart w:id="188" w:name="_Toc68713133"/>
      <w:bookmarkStart w:id="189" w:name="_Toc68809542"/>
      <w:r w:rsidRPr="007C2D68">
        <w:rPr>
          <w:b/>
          <w:color w:val="000000" w:themeColor="text1"/>
          <w:sz w:val="18"/>
          <w:szCs w:val="18"/>
        </w:rPr>
        <w:t>Tax invoices</w:t>
      </w:r>
      <w:bookmarkEnd w:id="188"/>
      <w:bookmarkEnd w:id="189"/>
    </w:p>
    <w:p w14:paraId="31C1C90C" w14:textId="77777777" w:rsidR="00DA5375" w:rsidRPr="007C2D68" w:rsidRDefault="00DA5375" w:rsidP="00DA5375">
      <w:pPr>
        <w:pStyle w:val="Style2"/>
        <w:numPr>
          <w:ilvl w:val="0"/>
          <w:numId w:val="0"/>
        </w:numPr>
        <w:spacing w:after="120"/>
        <w:ind w:left="709"/>
        <w:rPr>
          <w:rFonts w:eastAsia="Calibri"/>
          <w:sz w:val="18"/>
          <w:szCs w:val="18"/>
        </w:rPr>
      </w:pPr>
      <w:r w:rsidRPr="007C2D68">
        <w:rPr>
          <w:rFonts w:eastAsia="Calibri"/>
          <w:sz w:val="18"/>
          <w:szCs w:val="18"/>
        </w:rPr>
        <w:t>A Recipient need not make a payment for a taxable Supply until the Supplier has given the Recipient a tax invoice for the Supply to which the payment relates.</w:t>
      </w:r>
    </w:p>
    <w:p w14:paraId="724AB17D" w14:textId="77777777" w:rsidR="00DA5375" w:rsidRPr="007C2D68" w:rsidRDefault="00DA5375" w:rsidP="00DA5375">
      <w:pPr>
        <w:pStyle w:val="Style1"/>
        <w:keepNext w:val="0"/>
        <w:widowControl w:val="0"/>
        <w:numPr>
          <w:ilvl w:val="0"/>
          <w:numId w:val="8"/>
        </w:numPr>
        <w:autoSpaceDE w:val="0"/>
        <w:autoSpaceDN w:val="0"/>
        <w:adjustRightInd w:val="0"/>
        <w:spacing w:after="120"/>
        <w:jc w:val="both"/>
        <w:outlineLvl w:val="9"/>
        <w:rPr>
          <w:color w:val="000000" w:themeColor="text1"/>
          <w:sz w:val="18"/>
          <w:szCs w:val="18"/>
        </w:rPr>
      </w:pPr>
      <w:bookmarkStart w:id="190" w:name="_Ref467080773"/>
      <w:r w:rsidRPr="007C2D68">
        <w:rPr>
          <w:color w:val="000000" w:themeColor="text1"/>
          <w:sz w:val="18"/>
          <w:szCs w:val="18"/>
        </w:rPr>
        <w:t>force majeure</w:t>
      </w:r>
      <w:bookmarkEnd w:id="190"/>
    </w:p>
    <w:p w14:paraId="36880A56"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bookmarkStart w:id="191" w:name="_Toc68713116"/>
      <w:bookmarkStart w:id="192" w:name="_Toc68809544"/>
      <w:bookmarkStart w:id="193" w:name="_Ref68963298"/>
      <w:bookmarkStart w:id="194" w:name="_Ref467080762"/>
      <w:r w:rsidRPr="007C2D68">
        <w:rPr>
          <w:b/>
          <w:color w:val="000000" w:themeColor="text1"/>
          <w:sz w:val="18"/>
          <w:szCs w:val="18"/>
        </w:rPr>
        <w:t>Definition</w:t>
      </w:r>
      <w:bookmarkEnd w:id="191"/>
      <w:bookmarkEnd w:id="192"/>
      <w:bookmarkEnd w:id="193"/>
      <w:bookmarkEnd w:id="194"/>
    </w:p>
    <w:p w14:paraId="1C015DE3" w14:textId="26C9DFD3"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 xml:space="preserve">In this clause </w:t>
      </w:r>
      <w:r w:rsidRPr="007C2D68">
        <w:rPr>
          <w:rFonts w:eastAsia="Calibri"/>
          <w:sz w:val="18"/>
          <w:szCs w:val="18"/>
        </w:rPr>
        <w:fldChar w:fldCharType="begin"/>
      </w:r>
      <w:r w:rsidRPr="007C2D68">
        <w:rPr>
          <w:rFonts w:eastAsia="Calibri"/>
          <w:sz w:val="18"/>
          <w:szCs w:val="18"/>
        </w:rPr>
        <w:instrText xml:space="preserve"> REF _Ref467080773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23</w:t>
      </w:r>
      <w:r w:rsidRPr="007C2D68">
        <w:rPr>
          <w:rFonts w:eastAsia="Calibri"/>
          <w:sz w:val="18"/>
          <w:szCs w:val="18"/>
        </w:rPr>
        <w:fldChar w:fldCharType="end"/>
      </w:r>
      <w:r w:rsidRPr="007C2D68">
        <w:rPr>
          <w:rFonts w:eastAsia="Calibri"/>
          <w:sz w:val="18"/>
          <w:szCs w:val="18"/>
        </w:rPr>
        <w:t xml:space="preserve">, a </w:t>
      </w:r>
      <w:r w:rsidRPr="007C2D68">
        <w:rPr>
          <w:rFonts w:eastAsia="Calibri"/>
          <w:b/>
          <w:sz w:val="18"/>
          <w:szCs w:val="18"/>
        </w:rPr>
        <w:t>Force Majeure Event</w:t>
      </w:r>
      <w:r w:rsidRPr="007C2D68">
        <w:rPr>
          <w:rFonts w:eastAsia="Calibri"/>
          <w:sz w:val="18"/>
          <w:szCs w:val="18"/>
        </w:rPr>
        <w:t xml:space="preserve"> affecting a Party means, subject to clause </w:t>
      </w:r>
      <w:r w:rsidRPr="007C2D68">
        <w:rPr>
          <w:rFonts w:eastAsia="Calibri"/>
          <w:sz w:val="18"/>
          <w:szCs w:val="18"/>
        </w:rPr>
        <w:fldChar w:fldCharType="begin"/>
      </w:r>
      <w:r w:rsidRPr="007C2D68">
        <w:rPr>
          <w:rFonts w:eastAsia="Calibri"/>
          <w:sz w:val="18"/>
          <w:szCs w:val="18"/>
        </w:rPr>
        <w:instrText xml:space="preserve"> REF _Ref467080762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23.1</w:t>
      </w:r>
      <w:r w:rsidRPr="007C2D68">
        <w:rPr>
          <w:rFonts w:eastAsia="Calibri"/>
          <w:sz w:val="18"/>
          <w:szCs w:val="18"/>
        </w:rPr>
        <w:fldChar w:fldCharType="end"/>
      </w:r>
      <w:r w:rsidRPr="007C2D68">
        <w:rPr>
          <w:rFonts w:eastAsia="Calibri"/>
          <w:sz w:val="18"/>
          <w:szCs w:val="18"/>
        </w:rPr>
        <w:fldChar w:fldCharType="begin"/>
      </w:r>
      <w:r w:rsidRPr="007C2D68">
        <w:rPr>
          <w:rFonts w:eastAsia="Calibri"/>
          <w:sz w:val="18"/>
          <w:szCs w:val="18"/>
        </w:rPr>
        <w:instrText xml:space="preserve"> REF _Ref68963278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(b)</w:t>
      </w:r>
      <w:r w:rsidRPr="007C2D68">
        <w:rPr>
          <w:rFonts w:eastAsia="Calibri"/>
          <w:sz w:val="18"/>
          <w:szCs w:val="18"/>
        </w:rPr>
        <w:fldChar w:fldCharType="end"/>
      </w:r>
      <w:r w:rsidRPr="007C2D68">
        <w:rPr>
          <w:rFonts w:eastAsia="Calibri"/>
          <w:sz w:val="18"/>
          <w:szCs w:val="18"/>
        </w:rPr>
        <w:t>, anything outside that Party's reasonable control including, but not limited to, fire, storm, flood, earthquake, explosion, war, invasion, rebellion, sabotage, epidemic, labour dispute, labour shortage and failure or delay in transportation and act or omission (including laws, regulations, disapprovals or failures to approve) of any third person (including but not limited to, subcontractors, customers, governments or government agencies).</w:t>
      </w:r>
    </w:p>
    <w:p w14:paraId="7B7B7C5E"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bookmarkStart w:id="195" w:name="_Ref68963278"/>
      <w:r w:rsidRPr="007C2D68">
        <w:rPr>
          <w:rFonts w:eastAsia="Calibri"/>
          <w:sz w:val="18"/>
          <w:szCs w:val="18"/>
        </w:rPr>
        <w:t>If a Party to this Agreement is a government agency it will not be within the reasonable control of that Party merely because that Party is part of the government that has the legal capacity to perform an act or omission that may otherwise constitute a Force Majeure Event.</w:t>
      </w:r>
      <w:bookmarkEnd w:id="195"/>
      <w:r w:rsidRPr="007C2D68">
        <w:rPr>
          <w:rFonts w:eastAsia="Calibri"/>
          <w:sz w:val="18"/>
          <w:szCs w:val="18"/>
        </w:rPr>
        <w:t xml:space="preserve"> </w:t>
      </w:r>
    </w:p>
    <w:p w14:paraId="4B5F171C"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bookmarkStart w:id="196" w:name="_Toc68713117"/>
      <w:bookmarkStart w:id="197" w:name="_Toc68809545"/>
      <w:r w:rsidRPr="007C2D68">
        <w:rPr>
          <w:b/>
          <w:color w:val="000000" w:themeColor="text1"/>
          <w:sz w:val="18"/>
          <w:szCs w:val="18"/>
        </w:rPr>
        <w:t>Suspension of obligation</w:t>
      </w:r>
      <w:bookmarkEnd w:id="196"/>
      <w:bookmarkEnd w:id="197"/>
    </w:p>
    <w:p w14:paraId="1A067BD8" w14:textId="77777777" w:rsidR="00DA5375" w:rsidRPr="007C2D68" w:rsidRDefault="00DA5375" w:rsidP="00DA5375">
      <w:pPr>
        <w:pStyle w:val="Style2"/>
        <w:numPr>
          <w:ilvl w:val="0"/>
          <w:numId w:val="0"/>
        </w:numPr>
        <w:spacing w:after="120"/>
        <w:ind w:left="709"/>
        <w:rPr>
          <w:rFonts w:eastAsia="Calibri"/>
          <w:sz w:val="18"/>
          <w:szCs w:val="18"/>
        </w:rPr>
      </w:pPr>
      <w:r w:rsidRPr="007C2D68">
        <w:rPr>
          <w:rFonts w:eastAsia="Calibri"/>
          <w:sz w:val="18"/>
          <w:szCs w:val="18"/>
        </w:rPr>
        <w:t>Where a Party is unable, wholly or in part, by reason of a Force Majeure Event, to carry out any obligation under this Agreement (other than an obligation to pay money), and that Party:</w:t>
      </w:r>
    </w:p>
    <w:p w14:paraId="05C9CBD0" w14:textId="77777777" w:rsidR="00DA5375" w:rsidRPr="007C2D68" w:rsidRDefault="00DA5375" w:rsidP="00F9226F">
      <w:pPr>
        <w:pStyle w:val="Style2"/>
        <w:widowControl w:val="0"/>
        <w:numPr>
          <w:ilvl w:val="2"/>
          <w:numId w:val="8"/>
        </w:numPr>
        <w:autoSpaceDE w:val="0"/>
        <w:autoSpaceDN w:val="0"/>
        <w:adjustRightInd w:val="0"/>
        <w:spacing w:after="120"/>
        <w:ind w:left="1333" w:hanging="709"/>
        <w:rPr>
          <w:rFonts w:eastAsia="Calibri"/>
          <w:sz w:val="18"/>
          <w:szCs w:val="18"/>
        </w:rPr>
      </w:pPr>
      <w:r w:rsidRPr="007C2D68">
        <w:rPr>
          <w:rFonts w:eastAsia="Calibri"/>
          <w:sz w:val="18"/>
          <w:szCs w:val="18"/>
        </w:rPr>
        <w:t>gives each other Party prompt notice of that Force Majeure Event including reasonable particulars, and, in so far as known, the probable extent to which it will be unable to perform or be delayed in performing that obligation; and</w:t>
      </w:r>
    </w:p>
    <w:p w14:paraId="299CA2D6" w14:textId="77777777" w:rsidR="00DA5375" w:rsidRPr="007C2D68" w:rsidRDefault="00DA5375" w:rsidP="00F9226F">
      <w:pPr>
        <w:pStyle w:val="Style2"/>
        <w:widowControl w:val="0"/>
        <w:numPr>
          <w:ilvl w:val="2"/>
          <w:numId w:val="8"/>
        </w:numPr>
        <w:autoSpaceDE w:val="0"/>
        <w:autoSpaceDN w:val="0"/>
        <w:adjustRightInd w:val="0"/>
        <w:spacing w:after="120"/>
        <w:ind w:left="1333" w:hanging="709"/>
        <w:rPr>
          <w:rFonts w:eastAsia="Calibri"/>
          <w:sz w:val="18"/>
          <w:szCs w:val="18"/>
        </w:rPr>
      </w:pPr>
      <w:r w:rsidRPr="007C2D68">
        <w:rPr>
          <w:rFonts w:eastAsia="Calibri"/>
          <w:sz w:val="18"/>
          <w:szCs w:val="18"/>
        </w:rPr>
        <w:t>uses all possible diligence to remove that Force Majeure Event as quickly as possible,</w:t>
      </w:r>
    </w:p>
    <w:p w14:paraId="791FAF06" w14:textId="77777777" w:rsidR="00DA5375" w:rsidRPr="007C2D68" w:rsidRDefault="00DA5375" w:rsidP="00DA5375">
      <w:pPr>
        <w:pStyle w:val="Style2"/>
        <w:numPr>
          <w:ilvl w:val="0"/>
          <w:numId w:val="0"/>
        </w:numPr>
        <w:spacing w:after="120"/>
        <w:ind w:left="709"/>
        <w:rPr>
          <w:rFonts w:eastAsia="Calibri"/>
          <w:sz w:val="18"/>
          <w:szCs w:val="18"/>
        </w:rPr>
      </w:pPr>
      <w:r w:rsidRPr="007C2D68">
        <w:rPr>
          <w:rFonts w:eastAsia="Calibri"/>
          <w:sz w:val="18"/>
          <w:szCs w:val="18"/>
        </w:rPr>
        <w:t>that obligation is suspended so far as it is affected by the Force Majeure Event during the continuance of that Force Majeure Event and that Party will be allowed a reasonable extension of time to perform its obligations.</w:t>
      </w:r>
    </w:p>
    <w:p w14:paraId="4F8A7DBA"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bookmarkStart w:id="198" w:name="_Toc68713118"/>
      <w:bookmarkStart w:id="199" w:name="_Toc68809546"/>
      <w:r w:rsidRPr="007C2D68">
        <w:rPr>
          <w:b/>
          <w:color w:val="000000" w:themeColor="text1"/>
          <w:sz w:val="18"/>
          <w:szCs w:val="18"/>
        </w:rPr>
        <w:t xml:space="preserve">Parties to </w:t>
      </w:r>
      <w:proofErr w:type="gramStart"/>
      <w:r w:rsidRPr="007C2D68">
        <w:rPr>
          <w:b/>
          <w:color w:val="000000" w:themeColor="text1"/>
          <w:sz w:val="18"/>
          <w:szCs w:val="18"/>
        </w:rPr>
        <w:t>meet</w:t>
      </w:r>
      <w:bookmarkEnd w:id="198"/>
      <w:bookmarkEnd w:id="199"/>
      <w:proofErr w:type="gramEnd"/>
    </w:p>
    <w:p w14:paraId="0F062EDA" w14:textId="77777777" w:rsidR="00DA5375" w:rsidRPr="007C2D68" w:rsidRDefault="00DA5375" w:rsidP="00DA5375">
      <w:pPr>
        <w:pStyle w:val="Style2"/>
        <w:numPr>
          <w:ilvl w:val="0"/>
          <w:numId w:val="0"/>
        </w:numPr>
        <w:spacing w:after="120"/>
        <w:ind w:left="709"/>
        <w:rPr>
          <w:rFonts w:eastAsia="Calibri"/>
          <w:sz w:val="18"/>
          <w:szCs w:val="18"/>
        </w:rPr>
      </w:pPr>
      <w:r w:rsidRPr="007C2D68">
        <w:rPr>
          <w:rFonts w:eastAsia="Calibri"/>
          <w:sz w:val="18"/>
          <w:szCs w:val="18"/>
        </w:rPr>
        <w:t xml:space="preserve">If, after 30 days, the Force Majeure Event has not ceased, the Parties will meet in good faith to discuss the situation and endeavour to achieve a mutually satisfactory resolution. </w:t>
      </w:r>
    </w:p>
    <w:p w14:paraId="7B401258"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bookmarkStart w:id="200" w:name="_Toc68713119"/>
      <w:bookmarkStart w:id="201" w:name="_Toc68809547"/>
      <w:r w:rsidRPr="007C2D68">
        <w:rPr>
          <w:b/>
          <w:color w:val="000000" w:themeColor="text1"/>
          <w:sz w:val="18"/>
          <w:szCs w:val="18"/>
        </w:rPr>
        <w:t>Exceptions</w:t>
      </w:r>
      <w:bookmarkEnd w:id="200"/>
      <w:bookmarkEnd w:id="201"/>
    </w:p>
    <w:p w14:paraId="640CC02A" w14:textId="710F9B67" w:rsidR="00DA5375" w:rsidRPr="007C2D68" w:rsidRDefault="00DA5375" w:rsidP="00DA5375">
      <w:pPr>
        <w:pStyle w:val="Style2"/>
        <w:numPr>
          <w:ilvl w:val="0"/>
          <w:numId w:val="0"/>
        </w:numPr>
        <w:spacing w:after="120"/>
        <w:ind w:left="709"/>
        <w:rPr>
          <w:rFonts w:eastAsia="Calibri"/>
          <w:sz w:val="18"/>
          <w:szCs w:val="18"/>
        </w:rPr>
      </w:pPr>
      <w:r w:rsidRPr="007C2D68">
        <w:rPr>
          <w:rFonts w:eastAsia="Calibri"/>
          <w:sz w:val="18"/>
          <w:szCs w:val="18"/>
        </w:rPr>
        <w:t xml:space="preserve">Nothing in this clause </w:t>
      </w:r>
      <w:r w:rsidRPr="007C2D68">
        <w:rPr>
          <w:rFonts w:eastAsia="Calibri"/>
          <w:sz w:val="18"/>
          <w:szCs w:val="18"/>
        </w:rPr>
        <w:fldChar w:fldCharType="begin"/>
      </w:r>
      <w:r w:rsidRPr="007C2D68">
        <w:rPr>
          <w:rFonts w:eastAsia="Calibri"/>
          <w:sz w:val="18"/>
          <w:szCs w:val="18"/>
        </w:rPr>
        <w:instrText xml:space="preserve"> REF _Ref467080773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23</w:t>
      </w:r>
      <w:r w:rsidRPr="007C2D68">
        <w:rPr>
          <w:rFonts w:eastAsia="Calibri"/>
          <w:sz w:val="18"/>
          <w:szCs w:val="18"/>
        </w:rPr>
        <w:fldChar w:fldCharType="end"/>
      </w:r>
      <w:r w:rsidRPr="007C2D68">
        <w:rPr>
          <w:rFonts w:eastAsia="Calibri"/>
          <w:sz w:val="18"/>
          <w:szCs w:val="18"/>
        </w:rPr>
        <w:t>:</w:t>
      </w:r>
    </w:p>
    <w:p w14:paraId="5834F162"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affects any obligation to pay money; or</w:t>
      </w:r>
    </w:p>
    <w:p w14:paraId="021D2C8C"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requires the settlement of strikes, lockouts or other labour disputes or claims or demands on terms contrary to the Rules or policies of the Party affected.</w:t>
      </w:r>
    </w:p>
    <w:p w14:paraId="3442B893" w14:textId="77777777" w:rsidR="00DA5375" w:rsidRPr="007C2D68" w:rsidRDefault="00DA5375" w:rsidP="00DA5375">
      <w:pPr>
        <w:pStyle w:val="Style1"/>
        <w:keepNext w:val="0"/>
        <w:widowControl w:val="0"/>
        <w:numPr>
          <w:ilvl w:val="0"/>
          <w:numId w:val="8"/>
        </w:numPr>
        <w:autoSpaceDE w:val="0"/>
        <w:autoSpaceDN w:val="0"/>
        <w:adjustRightInd w:val="0"/>
        <w:spacing w:after="120"/>
        <w:jc w:val="both"/>
        <w:outlineLvl w:val="9"/>
        <w:rPr>
          <w:color w:val="000000" w:themeColor="text1"/>
          <w:sz w:val="18"/>
          <w:szCs w:val="18"/>
        </w:rPr>
      </w:pPr>
      <w:bookmarkStart w:id="202" w:name="_Ref467094853"/>
      <w:r w:rsidRPr="007C2D68">
        <w:rPr>
          <w:color w:val="000000" w:themeColor="text1"/>
          <w:sz w:val="18"/>
          <w:szCs w:val="18"/>
        </w:rPr>
        <w:t>notices and other communications</w:t>
      </w:r>
      <w:bookmarkEnd w:id="202"/>
    </w:p>
    <w:p w14:paraId="7EAF9E57"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bookmarkStart w:id="203" w:name="_Ref467077931"/>
      <w:r w:rsidRPr="007C2D68">
        <w:rPr>
          <w:b/>
          <w:color w:val="000000" w:themeColor="text1"/>
          <w:sz w:val="18"/>
          <w:szCs w:val="18"/>
        </w:rPr>
        <w:t>Service of notices</w:t>
      </w:r>
      <w:bookmarkEnd w:id="203"/>
    </w:p>
    <w:p w14:paraId="325A76A1" w14:textId="77777777" w:rsidR="00DA5375" w:rsidRPr="007C2D68" w:rsidRDefault="00DA5375" w:rsidP="00DA5375">
      <w:pPr>
        <w:pStyle w:val="Style2"/>
        <w:numPr>
          <w:ilvl w:val="0"/>
          <w:numId w:val="0"/>
        </w:numPr>
        <w:spacing w:after="120"/>
        <w:ind w:left="709"/>
        <w:rPr>
          <w:rFonts w:eastAsia="Calibri"/>
          <w:sz w:val="18"/>
          <w:szCs w:val="18"/>
        </w:rPr>
      </w:pPr>
      <w:r w:rsidRPr="007C2D68">
        <w:rPr>
          <w:rFonts w:eastAsia="Calibri"/>
          <w:sz w:val="18"/>
          <w:szCs w:val="18"/>
        </w:rPr>
        <w:t xml:space="preserve">A notice, demand, consent, </w:t>
      </w:r>
      <w:proofErr w:type="gramStart"/>
      <w:r w:rsidRPr="007C2D68">
        <w:rPr>
          <w:rFonts w:eastAsia="Calibri"/>
          <w:sz w:val="18"/>
          <w:szCs w:val="18"/>
        </w:rPr>
        <w:t>approval</w:t>
      </w:r>
      <w:proofErr w:type="gramEnd"/>
      <w:r w:rsidRPr="007C2D68">
        <w:rPr>
          <w:rFonts w:eastAsia="Calibri"/>
          <w:sz w:val="18"/>
          <w:szCs w:val="18"/>
        </w:rPr>
        <w:t xml:space="preserve"> or communication under this Agreement (</w:t>
      </w:r>
      <w:r w:rsidRPr="007C2D68">
        <w:rPr>
          <w:rFonts w:eastAsia="Calibri"/>
          <w:b/>
          <w:sz w:val="18"/>
          <w:szCs w:val="18"/>
        </w:rPr>
        <w:t>Notice</w:t>
      </w:r>
      <w:r w:rsidRPr="007C2D68">
        <w:rPr>
          <w:rFonts w:eastAsia="Calibri"/>
          <w:sz w:val="18"/>
          <w:szCs w:val="18"/>
        </w:rPr>
        <w:t>) must be:</w:t>
      </w:r>
    </w:p>
    <w:p w14:paraId="5385BE40"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in writing, in English and signed by a person duly authorised by the sender; and</w:t>
      </w:r>
    </w:p>
    <w:p w14:paraId="4CE08D31"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hand delivered or sent by prepaid post, facsimile or email</w:t>
      </w:r>
      <w:r w:rsidRPr="007C2D68">
        <w:rPr>
          <w:sz w:val="18"/>
          <w:szCs w:val="18"/>
        </w:rPr>
        <w:t xml:space="preserve"> </w:t>
      </w:r>
      <w:r w:rsidRPr="007C2D68">
        <w:rPr>
          <w:rFonts w:eastAsia="Calibri"/>
          <w:sz w:val="18"/>
          <w:szCs w:val="18"/>
        </w:rPr>
        <w:t>to the recipient's address for Notices set out in the Project Details, as varied by any Notice given by the recipient to the sender.</w:t>
      </w:r>
    </w:p>
    <w:p w14:paraId="5D9578E0"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r w:rsidRPr="007C2D68">
        <w:rPr>
          <w:b/>
          <w:color w:val="000000" w:themeColor="text1"/>
          <w:sz w:val="18"/>
          <w:szCs w:val="18"/>
        </w:rPr>
        <w:t>Effective on receipt</w:t>
      </w:r>
    </w:p>
    <w:p w14:paraId="4A4B0EAE" w14:textId="1B079DEE" w:rsidR="00DA5375" w:rsidRPr="007C2D68" w:rsidRDefault="00DA5375" w:rsidP="00DA5375">
      <w:pPr>
        <w:pStyle w:val="Style2"/>
        <w:numPr>
          <w:ilvl w:val="0"/>
          <w:numId w:val="0"/>
        </w:numPr>
        <w:spacing w:after="120"/>
        <w:ind w:left="709"/>
        <w:rPr>
          <w:rFonts w:eastAsia="Calibri"/>
          <w:sz w:val="18"/>
          <w:szCs w:val="18"/>
        </w:rPr>
      </w:pPr>
      <w:r w:rsidRPr="007C2D68">
        <w:rPr>
          <w:rFonts w:eastAsia="Calibri"/>
          <w:sz w:val="18"/>
          <w:szCs w:val="18"/>
        </w:rPr>
        <w:t xml:space="preserve">A Notice given in accordance with clause </w:t>
      </w:r>
      <w:r w:rsidRPr="007C2D68">
        <w:rPr>
          <w:rFonts w:eastAsia="Calibri"/>
          <w:sz w:val="18"/>
          <w:szCs w:val="18"/>
        </w:rPr>
        <w:fldChar w:fldCharType="begin"/>
      </w:r>
      <w:r w:rsidRPr="007C2D68">
        <w:rPr>
          <w:rFonts w:eastAsia="Calibri"/>
          <w:sz w:val="18"/>
          <w:szCs w:val="18"/>
        </w:rPr>
        <w:instrText xml:space="preserve"> REF _Ref467077931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24.1</w:t>
      </w:r>
      <w:r w:rsidRPr="007C2D68">
        <w:rPr>
          <w:rFonts w:eastAsia="Calibri"/>
          <w:sz w:val="18"/>
          <w:szCs w:val="18"/>
        </w:rPr>
        <w:fldChar w:fldCharType="end"/>
      </w:r>
      <w:r w:rsidRPr="007C2D68">
        <w:rPr>
          <w:rFonts w:eastAsia="Calibri"/>
          <w:sz w:val="18"/>
          <w:szCs w:val="18"/>
        </w:rPr>
        <w:t xml:space="preserve"> takes effect when taken to be received (or </w:t>
      </w:r>
      <w:proofErr w:type="gramStart"/>
      <w:r w:rsidRPr="007C2D68">
        <w:rPr>
          <w:rFonts w:eastAsia="Calibri"/>
          <w:sz w:val="18"/>
          <w:szCs w:val="18"/>
        </w:rPr>
        <w:t>at a later time</w:t>
      </w:r>
      <w:proofErr w:type="gramEnd"/>
      <w:r w:rsidRPr="007C2D68">
        <w:rPr>
          <w:rFonts w:eastAsia="Calibri"/>
          <w:sz w:val="18"/>
          <w:szCs w:val="18"/>
        </w:rPr>
        <w:t xml:space="preserve"> specified in it), and is taken to be received:</w:t>
      </w:r>
    </w:p>
    <w:p w14:paraId="3C7EF2DE"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 xml:space="preserve">if hand delivered, on </w:t>
      </w:r>
      <w:proofErr w:type="gramStart"/>
      <w:r w:rsidRPr="007C2D68">
        <w:rPr>
          <w:rFonts w:eastAsia="Calibri"/>
          <w:sz w:val="18"/>
          <w:szCs w:val="18"/>
        </w:rPr>
        <w:t>delivery;</w:t>
      </w:r>
      <w:proofErr w:type="gramEnd"/>
    </w:p>
    <w:p w14:paraId="6D37F754"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rFonts w:eastAsia="Calibri"/>
          <w:sz w:val="18"/>
          <w:szCs w:val="18"/>
        </w:rPr>
        <w:t>if sent by prepaid post, on the third Business Day after the date of posting (or on the seventh Business Day after the date of posting if posted to or from a place outside Australia); and</w:t>
      </w:r>
    </w:p>
    <w:p w14:paraId="171832B3" w14:textId="77777777" w:rsidR="00DA5375" w:rsidRPr="007C2D68" w:rsidRDefault="00DA5375" w:rsidP="00DA5375">
      <w:pPr>
        <w:pStyle w:val="Style2"/>
        <w:widowControl w:val="0"/>
        <w:numPr>
          <w:ilvl w:val="2"/>
          <w:numId w:val="8"/>
        </w:numPr>
        <w:autoSpaceDE w:val="0"/>
        <w:autoSpaceDN w:val="0"/>
        <w:adjustRightInd w:val="0"/>
        <w:spacing w:after="120"/>
        <w:ind w:left="1418" w:hanging="709"/>
        <w:rPr>
          <w:rFonts w:eastAsia="Calibri"/>
          <w:sz w:val="18"/>
          <w:szCs w:val="18"/>
        </w:rPr>
      </w:pPr>
      <w:r w:rsidRPr="007C2D68">
        <w:rPr>
          <w:spacing w:val="-3"/>
          <w:sz w:val="18"/>
          <w:szCs w:val="18"/>
        </w:rPr>
        <w:t xml:space="preserve">if sent by </w:t>
      </w:r>
      <w:r w:rsidRPr="007C2D68">
        <w:rPr>
          <w:sz w:val="18"/>
          <w:szCs w:val="18"/>
        </w:rPr>
        <w:t>email, on delivery of a read receipt from the receiver or, if no read receipt is delivered, one day after the notice has been sent by email (subject to the sender receiving a written notification indicating that the intended recipient has not received the email or will not receive it until a later date). The sender will keep a record of the notice and the date on which it was sent and any other communications in respect of that notice</w:t>
      </w:r>
      <w:r w:rsidRPr="007C2D68">
        <w:rPr>
          <w:rFonts w:eastAsia="Calibri"/>
          <w:sz w:val="18"/>
          <w:szCs w:val="18"/>
        </w:rPr>
        <w:t>,</w:t>
      </w:r>
    </w:p>
    <w:p w14:paraId="165DC722" w14:textId="77777777" w:rsidR="00DA5375" w:rsidRPr="007C2D68" w:rsidRDefault="00DA5375" w:rsidP="00DA5375">
      <w:pPr>
        <w:pStyle w:val="Style2"/>
        <w:numPr>
          <w:ilvl w:val="0"/>
          <w:numId w:val="0"/>
        </w:numPr>
        <w:spacing w:after="120"/>
        <w:ind w:left="709"/>
        <w:rPr>
          <w:rFonts w:eastAsia="Calibri"/>
          <w:sz w:val="18"/>
          <w:szCs w:val="18"/>
        </w:rPr>
      </w:pPr>
      <w:r w:rsidRPr="007C2D68">
        <w:rPr>
          <w:rFonts w:eastAsia="Calibri"/>
          <w:sz w:val="18"/>
          <w:szCs w:val="18"/>
        </w:rPr>
        <w:t xml:space="preserve">but if the delivery, </w:t>
      </w:r>
      <w:proofErr w:type="gramStart"/>
      <w:r w:rsidRPr="007C2D68">
        <w:rPr>
          <w:rFonts w:eastAsia="Calibri"/>
          <w:sz w:val="18"/>
          <w:szCs w:val="18"/>
        </w:rPr>
        <w:t>receipt</w:t>
      </w:r>
      <w:proofErr w:type="gramEnd"/>
      <w:r w:rsidRPr="007C2D68">
        <w:rPr>
          <w:rFonts w:eastAsia="Calibri"/>
          <w:sz w:val="18"/>
          <w:szCs w:val="18"/>
        </w:rPr>
        <w:t xml:space="preserve"> or transmission is not on a Business Day or is after 5.00pm on a Business Day, the Notice is taken to be received at 9.00am on the next Business Day.</w:t>
      </w:r>
    </w:p>
    <w:p w14:paraId="26AD2F7B" w14:textId="77777777" w:rsidR="00DA5375" w:rsidRPr="007C2D68" w:rsidRDefault="00DA5375" w:rsidP="00DA5375">
      <w:pPr>
        <w:pStyle w:val="Style1"/>
        <w:keepNext w:val="0"/>
        <w:widowControl w:val="0"/>
        <w:numPr>
          <w:ilvl w:val="0"/>
          <w:numId w:val="8"/>
        </w:numPr>
        <w:autoSpaceDE w:val="0"/>
        <w:autoSpaceDN w:val="0"/>
        <w:adjustRightInd w:val="0"/>
        <w:spacing w:after="120"/>
        <w:jc w:val="both"/>
        <w:outlineLvl w:val="9"/>
        <w:rPr>
          <w:color w:val="000000" w:themeColor="text1"/>
          <w:sz w:val="18"/>
          <w:szCs w:val="18"/>
        </w:rPr>
      </w:pPr>
      <w:bookmarkStart w:id="204" w:name="_Ref363038602"/>
      <w:r w:rsidRPr="007C2D68">
        <w:rPr>
          <w:color w:val="000000" w:themeColor="text1"/>
          <w:sz w:val="18"/>
          <w:szCs w:val="18"/>
        </w:rPr>
        <w:t>general</w:t>
      </w:r>
      <w:bookmarkEnd w:id="147"/>
      <w:bookmarkEnd w:id="204"/>
    </w:p>
    <w:p w14:paraId="5D034A23"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r w:rsidRPr="007C2D68">
        <w:rPr>
          <w:b/>
          <w:color w:val="000000" w:themeColor="text1"/>
          <w:sz w:val="18"/>
          <w:szCs w:val="18"/>
        </w:rPr>
        <w:t>Approvals and consents</w:t>
      </w:r>
    </w:p>
    <w:p w14:paraId="6240135A" w14:textId="77777777" w:rsidR="00DA5375" w:rsidRPr="007C2D68" w:rsidRDefault="00DA5375" w:rsidP="00DA5375">
      <w:pPr>
        <w:pStyle w:val="Style2"/>
        <w:numPr>
          <w:ilvl w:val="0"/>
          <w:numId w:val="0"/>
        </w:numPr>
        <w:spacing w:after="120"/>
        <w:ind w:left="709"/>
        <w:rPr>
          <w:rFonts w:eastAsia="Calibri"/>
          <w:sz w:val="18"/>
          <w:szCs w:val="18"/>
        </w:rPr>
      </w:pPr>
      <w:r w:rsidRPr="007C2D68">
        <w:rPr>
          <w:rFonts w:eastAsia="Calibri"/>
          <w:sz w:val="18"/>
          <w:szCs w:val="18"/>
        </w:rPr>
        <w:t>Except where this Agreement expressly states otherwise, a Party may, in its discretion, give conditionally or unconditionally or withhold any approval or consent under this Agreement.</w:t>
      </w:r>
    </w:p>
    <w:p w14:paraId="4F336073"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bookmarkStart w:id="205" w:name="_Ref85875468"/>
      <w:r w:rsidRPr="007C2D68">
        <w:rPr>
          <w:b/>
          <w:color w:val="000000" w:themeColor="text1"/>
          <w:sz w:val="18"/>
          <w:szCs w:val="18"/>
        </w:rPr>
        <w:t>Assignment</w:t>
      </w:r>
      <w:bookmarkEnd w:id="205"/>
    </w:p>
    <w:p w14:paraId="0108062E" w14:textId="23748C5B" w:rsidR="00DA5375" w:rsidRPr="007C2D68" w:rsidRDefault="00DA5375" w:rsidP="00DA5375">
      <w:pPr>
        <w:pStyle w:val="Style2"/>
        <w:numPr>
          <w:ilvl w:val="0"/>
          <w:numId w:val="0"/>
        </w:numPr>
        <w:spacing w:after="120"/>
        <w:ind w:left="709"/>
        <w:rPr>
          <w:rFonts w:eastAsia="Calibri"/>
          <w:sz w:val="18"/>
          <w:szCs w:val="18"/>
        </w:rPr>
      </w:pPr>
      <w:r w:rsidRPr="007C2D68">
        <w:rPr>
          <w:rFonts w:eastAsia="Calibri"/>
          <w:sz w:val="18"/>
          <w:szCs w:val="18"/>
        </w:rPr>
        <w:t xml:space="preserve">Except where this Agreement expressly states otherwise, no Party may assign or attempt to assign or otherwise transfer or encumber any right or obligation arising out of this Agreement except with the written consent of the other Parties. Nothing in this clause </w:t>
      </w:r>
      <w:r w:rsidRPr="007C2D68">
        <w:rPr>
          <w:rFonts w:eastAsia="Calibri"/>
          <w:sz w:val="18"/>
          <w:szCs w:val="18"/>
        </w:rPr>
        <w:fldChar w:fldCharType="begin"/>
      </w:r>
      <w:r w:rsidRPr="007C2D68">
        <w:rPr>
          <w:rFonts w:eastAsia="Calibri"/>
          <w:sz w:val="18"/>
          <w:szCs w:val="18"/>
        </w:rPr>
        <w:instrText xml:space="preserve"> REF _Ref85875468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25.2</w:t>
      </w:r>
      <w:r w:rsidRPr="007C2D68">
        <w:rPr>
          <w:rFonts w:eastAsia="Calibri"/>
          <w:sz w:val="18"/>
          <w:szCs w:val="18"/>
        </w:rPr>
        <w:fldChar w:fldCharType="end"/>
      </w:r>
      <w:r w:rsidRPr="007C2D68">
        <w:rPr>
          <w:rFonts w:eastAsia="Calibri"/>
          <w:sz w:val="18"/>
          <w:szCs w:val="18"/>
        </w:rPr>
        <w:t xml:space="preserve"> will limit or restrict the transfer or assignment of Intellectual Property as contemplated in clauses </w:t>
      </w:r>
      <w:r w:rsidRPr="007C2D68">
        <w:rPr>
          <w:rFonts w:eastAsia="Calibri"/>
          <w:sz w:val="18"/>
          <w:szCs w:val="18"/>
        </w:rPr>
        <w:fldChar w:fldCharType="begin"/>
      </w:r>
      <w:r w:rsidRPr="007C2D68">
        <w:rPr>
          <w:rFonts w:eastAsia="Calibri"/>
          <w:sz w:val="18"/>
          <w:szCs w:val="18"/>
        </w:rPr>
        <w:instrText xml:space="preserve"> REF _Ref473216111 \n \h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9.1</w:t>
      </w:r>
      <w:r w:rsidRPr="007C2D68">
        <w:rPr>
          <w:rFonts w:eastAsia="Calibri"/>
          <w:sz w:val="18"/>
          <w:szCs w:val="18"/>
        </w:rPr>
        <w:fldChar w:fldCharType="end"/>
      </w:r>
      <w:r w:rsidRPr="007C2D68">
        <w:rPr>
          <w:rFonts w:eastAsia="Calibri"/>
          <w:sz w:val="18"/>
          <w:szCs w:val="18"/>
        </w:rPr>
        <w:t xml:space="preserve"> and </w:t>
      </w:r>
      <w:r w:rsidRPr="007C2D68">
        <w:rPr>
          <w:rFonts w:eastAsia="Calibri"/>
          <w:sz w:val="18"/>
          <w:szCs w:val="18"/>
        </w:rPr>
        <w:fldChar w:fldCharType="begin"/>
      </w:r>
      <w:r w:rsidRPr="007C2D68">
        <w:rPr>
          <w:rFonts w:eastAsia="Calibri"/>
          <w:sz w:val="18"/>
          <w:szCs w:val="18"/>
        </w:rPr>
        <w:instrText xml:space="preserve"> REF _Ref478493474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11.7</w:t>
      </w:r>
      <w:r w:rsidRPr="007C2D68">
        <w:rPr>
          <w:rFonts w:eastAsia="Calibri"/>
          <w:sz w:val="18"/>
          <w:szCs w:val="18"/>
        </w:rPr>
        <w:fldChar w:fldCharType="end"/>
      </w:r>
      <w:r w:rsidRPr="007C2D68">
        <w:rPr>
          <w:rFonts w:eastAsia="Calibri"/>
          <w:sz w:val="18"/>
          <w:szCs w:val="18"/>
        </w:rPr>
        <w:t>.</w:t>
      </w:r>
    </w:p>
    <w:p w14:paraId="2BE1C37E"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r w:rsidRPr="007C2D68">
        <w:rPr>
          <w:b/>
          <w:color w:val="000000" w:themeColor="text1"/>
          <w:sz w:val="18"/>
          <w:szCs w:val="18"/>
        </w:rPr>
        <w:t>Subcontracting</w:t>
      </w:r>
    </w:p>
    <w:p w14:paraId="0F1575C5" w14:textId="77777777" w:rsidR="00DA5375" w:rsidRPr="007C2D68" w:rsidRDefault="00DA5375" w:rsidP="00DA5375">
      <w:pPr>
        <w:pStyle w:val="Style2"/>
        <w:numPr>
          <w:ilvl w:val="0"/>
          <w:numId w:val="0"/>
        </w:numPr>
        <w:spacing w:after="120"/>
        <w:ind w:left="709"/>
        <w:rPr>
          <w:rFonts w:eastAsia="Calibri"/>
          <w:sz w:val="18"/>
          <w:szCs w:val="18"/>
        </w:rPr>
      </w:pPr>
      <w:r w:rsidRPr="007C2D68">
        <w:rPr>
          <w:rFonts w:eastAsia="Calibri"/>
          <w:sz w:val="18"/>
          <w:szCs w:val="18"/>
        </w:rPr>
        <w:t xml:space="preserve">A Project Participant will not subcontract its performance of a substantial part of the Project which it is to perform, except with the prior written approval of the Company. </w:t>
      </w:r>
      <w:r w:rsidRPr="007C2D68">
        <w:rPr>
          <w:sz w:val="18"/>
          <w:szCs w:val="18"/>
        </w:rPr>
        <w:t>The Project Participant will be fully responsible for undertaking its part of the Project and will be liable for the performance of all its obligations under this Agreement, even if it subcontracts any aspect of the Project.</w:t>
      </w:r>
    </w:p>
    <w:p w14:paraId="4553C000"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r w:rsidRPr="007C2D68">
        <w:rPr>
          <w:b/>
          <w:color w:val="000000" w:themeColor="text1"/>
          <w:sz w:val="18"/>
          <w:szCs w:val="18"/>
        </w:rPr>
        <w:lastRenderedPageBreak/>
        <w:t>Costs</w:t>
      </w:r>
    </w:p>
    <w:p w14:paraId="38F98F63" w14:textId="77777777" w:rsidR="00DA5375" w:rsidRPr="007C2D68" w:rsidRDefault="00DA5375" w:rsidP="00DA5375">
      <w:pPr>
        <w:pStyle w:val="Style2"/>
        <w:numPr>
          <w:ilvl w:val="0"/>
          <w:numId w:val="0"/>
        </w:numPr>
        <w:spacing w:after="120"/>
        <w:ind w:left="709"/>
        <w:rPr>
          <w:rFonts w:eastAsia="Calibri"/>
          <w:sz w:val="18"/>
          <w:szCs w:val="18"/>
        </w:rPr>
      </w:pPr>
      <w:r w:rsidRPr="007C2D68">
        <w:rPr>
          <w:rFonts w:eastAsia="Calibri"/>
          <w:sz w:val="18"/>
          <w:szCs w:val="18"/>
        </w:rPr>
        <w:t xml:space="preserve">Each Party must pay its own costs of negotiating, </w:t>
      </w:r>
      <w:proofErr w:type="gramStart"/>
      <w:r w:rsidRPr="007C2D68">
        <w:rPr>
          <w:rFonts w:eastAsia="Calibri"/>
          <w:sz w:val="18"/>
          <w:szCs w:val="18"/>
        </w:rPr>
        <w:t>preparing</w:t>
      </w:r>
      <w:proofErr w:type="gramEnd"/>
      <w:r w:rsidRPr="007C2D68">
        <w:rPr>
          <w:rFonts w:eastAsia="Calibri"/>
          <w:sz w:val="18"/>
          <w:szCs w:val="18"/>
        </w:rPr>
        <w:t xml:space="preserve"> and executing this Agreement.</w:t>
      </w:r>
    </w:p>
    <w:p w14:paraId="58FEA0C8"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bookmarkStart w:id="206" w:name="_Ref467094863"/>
      <w:r w:rsidRPr="007C2D68">
        <w:rPr>
          <w:b/>
          <w:color w:val="000000" w:themeColor="text1"/>
          <w:sz w:val="18"/>
          <w:szCs w:val="18"/>
        </w:rPr>
        <w:t>Survival</w:t>
      </w:r>
      <w:bookmarkEnd w:id="206"/>
    </w:p>
    <w:p w14:paraId="3B6AEE00" w14:textId="4BE8C2BE" w:rsidR="00DA5375" w:rsidRPr="007C2D68" w:rsidRDefault="00DA5375" w:rsidP="00DA5375">
      <w:pPr>
        <w:pStyle w:val="Style2"/>
        <w:numPr>
          <w:ilvl w:val="0"/>
          <w:numId w:val="0"/>
        </w:numPr>
        <w:spacing w:after="120"/>
        <w:ind w:left="709"/>
        <w:rPr>
          <w:rFonts w:eastAsia="Calibri"/>
          <w:sz w:val="18"/>
          <w:szCs w:val="18"/>
        </w:rPr>
      </w:pPr>
      <w:r w:rsidRPr="007C2D68">
        <w:rPr>
          <w:rFonts w:eastAsia="Calibri"/>
          <w:sz w:val="18"/>
          <w:szCs w:val="18"/>
        </w:rPr>
        <w:t xml:space="preserve">Any term of this Agreement that by its nature is intended to survive termination of this Agreement survives termination of this Agreement. Without limitation to the foregoing, the following clauses will survive the termination of this Agreement: clauses </w:t>
      </w:r>
      <w:r w:rsidRPr="007C2D68">
        <w:rPr>
          <w:rFonts w:eastAsia="Calibri"/>
          <w:sz w:val="18"/>
          <w:szCs w:val="18"/>
        </w:rPr>
        <w:fldChar w:fldCharType="begin"/>
      </w:r>
      <w:r w:rsidRPr="007C2D68">
        <w:rPr>
          <w:rFonts w:eastAsia="Calibri"/>
          <w:sz w:val="18"/>
          <w:szCs w:val="18"/>
        </w:rPr>
        <w:instrText xml:space="preserve"> REF _Ref467094750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3.2</w:t>
      </w:r>
      <w:r w:rsidRPr="007C2D68">
        <w:rPr>
          <w:rFonts w:eastAsia="Calibri"/>
          <w:sz w:val="18"/>
          <w:szCs w:val="18"/>
        </w:rPr>
        <w:fldChar w:fldCharType="end"/>
      </w:r>
      <w:r w:rsidRPr="007C2D68">
        <w:rPr>
          <w:rFonts w:eastAsia="Calibri"/>
          <w:sz w:val="18"/>
          <w:szCs w:val="18"/>
        </w:rPr>
        <w:t xml:space="preserve">, </w:t>
      </w:r>
      <w:r w:rsidRPr="007C2D68">
        <w:rPr>
          <w:rFonts w:eastAsia="Calibri"/>
          <w:sz w:val="18"/>
          <w:szCs w:val="18"/>
        </w:rPr>
        <w:fldChar w:fldCharType="begin"/>
      </w:r>
      <w:r w:rsidRPr="007C2D68">
        <w:rPr>
          <w:rFonts w:eastAsia="Calibri"/>
          <w:sz w:val="18"/>
          <w:szCs w:val="18"/>
        </w:rPr>
        <w:instrText xml:space="preserve"> REF _Ref467078072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3.4</w:t>
      </w:r>
      <w:r w:rsidRPr="007C2D68">
        <w:rPr>
          <w:rFonts w:eastAsia="Calibri"/>
          <w:sz w:val="18"/>
          <w:szCs w:val="18"/>
        </w:rPr>
        <w:fldChar w:fldCharType="end"/>
      </w:r>
      <w:r w:rsidRPr="007C2D68">
        <w:rPr>
          <w:rFonts w:eastAsia="Calibri"/>
          <w:sz w:val="18"/>
          <w:szCs w:val="18"/>
        </w:rPr>
        <w:t xml:space="preserve">, </w:t>
      </w:r>
      <w:r w:rsidRPr="007C2D68">
        <w:rPr>
          <w:rFonts w:eastAsia="Calibri"/>
          <w:sz w:val="18"/>
          <w:szCs w:val="18"/>
        </w:rPr>
        <w:fldChar w:fldCharType="begin"/>
      </w:r>
      <w:r w:rsidRPr="007C2D68">
        <w:rPr>
          <w:rFonts w:eastAsia="Calibri"/>
          <w:sz w:val="18"/>
          <w:szCs w:val="18"/>
        </w:rPr>
        <w:instrText xml:space="preserve"> REF _Ref482720904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3.5</w:t>
      </w:r>
      <w:r w:rsidRPr="007C2D68">
        <w:rPr>
          <w:rFonts w:eastAsia="Calibri"/>
          <w:sz w:val="18"/>
          <w:szCs w:val="18"/>
        </w:rPr>
        <w:fldChar w:fldCharType="end"/>
      </w:r>
      <w:r w:rsidRPr="007C2D68">
        <w:rPr>
          <w:rFonts w:eastAsia="Calibri"/>
          <w:sz w:val="18"/>
          <w:szCs w:val="18"/>
        </w:rPr>
        <w:t xml:space="preserve">, </w:t>
      </w:r>
      <w:r w:rsidRPr="007C2D68">
        <w:rPr>
          <w:rFonts w:eastAsia="Calibri"/>
          <w:sz w:val="18"/>
          <w:szCs w:val="18"/>
        </w:rPr>
        <w:fldChar w:fldCharType="begin"/>
      </w:r>
      <w:r w:rsidRPr="007C2D68">
        <w:rPr>
          <w:rFonts w:eastAsia="Calibri"/>
          <w:sz w:val="18"/>
          <w:szCs w:val="18"/>
        </w:rPr>
        <w:instrText xml:space="preserve"> REF _Ref467094766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3.7</w:t>
      </w:r>
      <w:r w:rsidRPr="007C2D68">
        <w:rPr>
          <w:rFonts w:eastAsia="Calibri"/>
          <w:sz w:val="18"/>
          <w:szCs w:val="18"/>
        </w:rPr>
        <w:fldChar w:fldCharType="end"/>
      </w:r>
      <w:r w:rsidRPr="007C2D68">
        <w:rPr>
          <w:rFonts w:eastAsia="Calibri"/>
          <w:sz w:val="18"/>
          <w:szCs w:val="18"/>
        </w:rPr>
        <w:t xml:space="preserve">, </w:t>
      </w:r>
      <w:r w:rsidRPr="007C2D68">
        <w:rPr>
          <w:rFonts w:eastAsia="Calibri"/>
          <w:sz w:val="18"/>
          <w:szCs w:val="18"/>
        </w:rPr>
        <w:fldChar w:fldCharType="begin"/>
      </w:r>
      <w:r w:rsidRPr="007C2D68">
        <w:rPr>
          <w:rFonts w:eastAsia="Calibri"/>
          <w:sz w:val="18"/>
          <w:szCs w:val="18"/>
        </w:rPr>
        <w:instrText xml:space="preserve"> REF _Ref482720924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5.6</w:t>
      </w:r>
      <w:r w:rsidRPr="007C2D68">
        <w:rPr>
          <w:rFonts w:eastAsia="Calibri"/>
          <w:sz w:val="18"/>
          <w:szCs w:val="18"/>
        </w:rPr>
        <w:fldChar w:fldCharType="end"/>
      </w:r>
      <w:r w:rsidRPr="007C2D68">
        <w:rPr>
          <w:rFonts w:eastAsia="Calibri"/>
          <w:sz w:val="18"/>
          <w:szCs w:val="18"/>
        </w:rPr>
        <w:t xml:space="preserve">, </w:t>
      </w:r>
      <w:r w:rsidRPr="007C2D68">
        <w:rPr>
          <w:rFonts w:eastAsia="Calibri"/>
          <w:sz w:val="18"/>
          <w:szCs w:val="18"/>
        </w:rPr>
        <w:fldChar w:fldCharType="begin"/>
      </w:r>
      <w:r w:rsidRPr="007C2D68">
        <w:rPr>
          <w:rFonts w:eastAsia="Calibri"/>
          <w:sz w:val="18"/>
          <w:szCs w:val="18"/>
        </w:rPr>
        <w:instrText xml:space="preserve"> REF _Ref363035617 \r \h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5.7</w:t>
      </w:r>
      <w:r w:rsidRPr="007C2D68">
        <w:rPr>
          <w:rFonts w:eastAsia="Calibri"/>
          <w:sz w:val="18"/>
          <w:szCs w:val="18"/>
        </w:rPr>
        <w:fldChar w:fldCharType="end"/>
      </w:r>
      <w:r w:rsidRPr="007C2D68">
        <w:rPr>
          <w:rFonts w:eastAsia="Calibri"/>
          <w:sz w:val="18"/>
          <w:szCs w:val="18"/>
        </w:rPr>
        <w:t xml:space="preserve">, </w:t>
      </w:r>
      <w:r w:rsidRPr="007C2D68">
        <w:rPr>
          <w:rFonts w:eastAsia="Calibri"/>
          <w:sz w:val="18"/>
          <w:szCs w:val="18"/>
        </w:rPr>
        <w:fldChar w:fldCharType="begin"/>
      </w:r>
      <w:r w:rsidRPr="007C2D68">
        <w:rPr>
          <w:rFonts w:eastAsia="Calibri"/>
          <w:sz w:val="18"/>
          <w:szCs w:val="18"/>
        </w:rPr>
        <w:instrText xml:space="preserve"> REF _Ref467077512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6.3</w:t>
      </w:r>
      <w:r w:rsidRPr="007C2D68">
        <w:rPr>
          <w:rFonts w:eastAsia="Calibri"/>
          <w:sz w:val="18"/>
          <w:szCs w:val="18"/>
        </w:rPr>
        <w:fldChar w:fldCharType="end"/>
      </w:r>
      <w:r w:rsidRPr="007C2D68">
        <w:rPr>
          <w:rFonts w:eastAsia="Calibri"/>
          <w:sz w:val="18"/>
          <w:szCs w:val="18"/>
        </w:rPr>
        <w:t xml:space="preserve">, </w:t>
      </w:r>
      <w:r w:rsidRPr="007C2D68">
        <w:rPr>
          <w:rFonts w:eastAsia="Calibri"/>
          <w:sz w:val="18"/>
          <w:szCs w:val="18"/>
        </w:rPr>
        <w:fldChar w:fldCharType="begin"/>
      </w:r>
      <w:r w:rsidRPr="007C2D68">
        <w:rPr>
          <w:rFonts w:eastAsia="Calibri"/>
          <w:sz w:val="18"/>
          <w:szCs w:val="18"/>
        </w:rPr>
        <w:instrText xml:space="preserve"> REF _Ref467094786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8.3</w:t>
      </w:r>
      <w:r w:rsidRPr="007C2D68">
        <w:rPr>
          <w:rFonts w:eastAsia="Calibri"/>
          <w:sz w:val="18"/>
          <w:szCs w:val="18"/>
        </w:rPr>
        <w:fldChar w:fldCharType="end"/>
      </w:r>
      <w:r w:rsidRPr="007C2D68">
        <w:rPr>
          <w:rFonts w:eastAsia="Calibri"/>
          <w:sz w:val="18"/>
          <w:szCs w:val="18"/>
        </w:rPr>
        <w:t xml:space="preserve">, </w:t>
      </w:r>
      <w:r w:rsidRPr="007C2D68">
        <w:rPr>
          <w:rFonts w:eastAsia="Calibri"/>
          <w:sz w:val="18"/>
          <w:szCs w:val="18"/>
        </w:rPr>
        <w:fldChar w:fldCharType="begin"/>
      </w:r>
      <w:r w:rsidRPr="007C2D68">
        <w:rPr>
          <w:rFonts w:eastAsia="Calibri"/>
          <w:sz w:val="18"/>
          <w:szCs w:val="18"/>
        </w:rPr>
        <w:instrText xml:space="preserve"> REF _Ref467080212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9</w:t>
      </w:r>
      <w:r w:rsidRPr="007C2D68">
        <w:rPr>
          <w:rFonts w:eastAsia="Calibri"/>
          <w:sz w:val="18"/>
          <w:szCs w:val="18"/>
        </w:rPr>
        <w:fldChar w:fldCharType="end"/>
      </w:r>
      <w:r w:rsidRPr="007C2D68">
        <w:rPr>
          <w:rFonts w:eastAsia="Calibri"/>
          <w:sz w:val="18"/>
          <w:szCs w:val="18"/>
        </w:rPr>
        <w:t xml:space="preserve">, </w:t>
      </w:r>
      <w:r w:rsidRPr="007C2D68">
        <w:rPr>
          <w:rFonts w:eastAsia="Calibri"/>
          <w:sz w:val="18"/>
          <w:szCs w:val="18"/>
        </w:rPr>
        <w:fldChar w:fldCharType="begin"/>
      </w:r>
      <w:r w:rsidRPr="007C2D68">
        <w:rPr>
          <w:rFonts w:eastAsia="Calibri"/>
          <w:sz w:val="18"/>
          <w:szCs w:val="18"/>
        </w:rPr>
        <w:instrText xml:space="preserve"> REF _Ref467079661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10</w:t>
      </w:r>
      <w:r w:rsidRPr="007C2D68">
        <w:rPr>
          <w:rFonts w:eastAsia="Calibri"/>
          <w:sz w:val="18"/>
          <w:szCs w:val="18"/>
        </w:rPr>
        <w:fldChar w:fldCharType="end"/>
      </w:r>
      <w:r w:rsidRPr="007C2D68">
        <w:rPr>
          <w:rFonts w:eastAsia="Calibri"/>
          <w:sz w:val="18"/>
          <w:szCs w:val="18"/>
        </w:rPr>
        <w:t xml:space="preserve">, </w:t>
      </w:r>
      <w:r w:rsidRPr="007C2D68">
        <w:rPr>
          <w:rFonts w:eastAsia="Calibri"/>
          <w:sz w:val="18"/>
          <w:szCs w:val="18"/>
        </w:rPr>
        <w:fldChar w:fldCharType="begin"/>
      </w:r>
      <w:r w:rsidRPr="007C2D68">
        <w:rPr>
          <w:rFonts w:eastAsia="Calibri"/>
          <w:sz w:val="18"/>
          <w:szCs w:val="18"/>
        </w:rPr>
        <w:instrText xml:space="preserve"> REF _Ref478493427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11</w:t>
      </w:r>
      <w:r w:rsidRPr="007C2D68">
        <w:rPr>
          <w:rFonts w:eastAsia="Calibri"/>
          <w:sz w:val="18"/>
          <w:szCs w:val="18"/>
        </w:rPr>
        <w:fldChar w:fldCharType="end"/>
      </w:r>
      <w:r w:rsidRPr="007C2D68">
        <w:rPr>
          <w:rFonts w:eastAsia="Calibri"/>
          <w:sz w:val="18"/>
          <w:szCs w:val="18"/>
        </w:rPr>
        <w:t xml:space="preserve">, </w:t>
      </w:r>
      <w:r w:rsidRPr="007C2D68">
        <w:rPr>
          <w:rFonts w:eastAsia="Calibri"/>
          <w:sz w:val="18"/>
          <w:szCs w:val="18"/>
        </w:rPr>
        <w:fldChar w:fldCharType="begin"/>
      </w:r>
      <w:r w:rsidRPr="007C2D68">
        <w:rPr>
          <w:rFonts w:eastAsia="Calibri"/>
          <w:sz w:val="18"/>
          <w:szCs w:val="18"/>
        </w:rPr>
        <w:instrText xml:space="preserve"> REF _Ref467094809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13</w:t>
      </w:r>
      <w:r w:rsidRPr="007C2D68">
        <w:rPr>
          <w:rFonts w:eastAsia="Calibri"/>
          <w:sz w:val="18"/>
          <w:szCs w:val="18"/>
        </w:rPr>
        <w:fldChar w:fldCharType="end"/>
      </w:r>
      <w:r w:rsidRPr="007C2D68">
        <w:rPr>
          <w:rFonts w:eastAsia="Calibri"/>
          <w:sz w:val="18"/>
          <w:szCs w:val="18"/>
        </w:rPr>
        <w:t xml:space="preserve">, </w:t>
      </w:r>
      <w:r w:rsidRPr="007C2D68">
        <w:rPr>
          <w:rFonts w:eastAsia="Calibri"/>
          <w:sz w:val="18"/>
          <w:szCs w:val="18"/>
        </w:rPr>
        <w:fldChar w:fldCharType="begin"/>
      </w:r>
      <w:r w:rsidRPr="007C2D68">
        <w:rPr>
          <w:rFonts w:eastAsia="Calibri"/>
          <w:sz w:val="18"/>
          <w:szCs w:val="18"/>
        </w:rPr>
        <w:instrText xml:space="preserve"> REF _Ref467094813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14</w:t>
      </w:r>
      <w:r w:rsidRPr="007C2D68">
        <w:rPr>
          <w:rFonts w:eastAsia="Calibri"/>
          <w:sz w:val="18"/>
          <w:szCs w:val="18"/>
        </w:rPr>
        <w:fldChar w:fldCharType="end"/>
      </w:r>
      <w:r w:rsidRPr="007C2D68">
        <w:rPr>
          <w:rFonts w:eastAsia="Calibri"/>
          <w:sz w:val="18"/>
          <w:szCs w:val="18"/>
        </w:rPr>
        <w:t xml:space="preserve">, </w:t>
      </w:r>
      <w:r w:rsidRPr="007C2D68">
        <w:rPr>
          <w:rFonts w:eastAsia="Calibri"/>
          <w:sz w:val="18"/>
          <w:szCs w:val="18"/>
        </w:rPr>
        <w:fldChar w:fldCharType="begin"/>
      </w:r>
      <w:r w:rsidRPr="007C2D68">
        <w:rPr>
          <w:rFonts w:eastAsia="Calibri"/>
          <w:sz w:val="18"/>
          <w:szCs w:val="18"/>
        </w:rPr>
        <w:instrText xml:space="preserve"> REF _Ref467080258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17</w:t>
      </w:r>
      <w:r w:rsidRPr="007C2D68">
        <w:rPr>
          <w:rFonts w:eastAsia="Calibri"/>
          <w:sz w:val="18"/>
          <w:szCs w:val="18"/>
        </w:rPr>
        <w:fldChar w:fldCharType="end"/>
      </w:r>
      <w:r w:rsidRPr="007C2D68">
        <w:rPr>
          <w:rFonts w:eastAsia="Calibri"/>
          <w:sz w:val="18"/>
          <w:szCs w:val="18"/>
        </w:rPr>
        <w:t xml:space="preserve">, </w:t>
      </w:r>
      <w:r w:rsidRPr="007C2D68">
        <w:rPr>
          <w:rFonts w:eastAsia="Calibri"/>
          <w:sz w:val="18"/>
          <w:szCs w:val="18"/>
        </w:rPr>
        <w:fldChar w:fldCharType="begin"/>
      </w:r>
      <w:r w:rsidRPr="007C2D68">
        <w:rPr>
          <w:rFonts w:eastAsia="Calibri"/>
          <w:sz w:val="18"/>
          <w:szCs w:val="18"/>
        </w:rPr>
        <w:instrText xml:space="preserve"> REF _Ref467077863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18</w:t>
      </w:r>
      <w:r w:rsidRPr="007C2D68">
        <w:rPr>
          <w:rFonts w:eastAsia="Calibri"/>
          <w:sz w:val="18"/>
          <w:szCs w:val="18"/>
        </w:rPr>
        <w:fldChar w:fldCharType="end"/>
      </w:r>
      <w:r w:rsidRPr="007C2D68">
        <w:rPr>
          <w:rFonts w:eastAsia="Calibri"/>
          <w:sz w:val="18"/>
          <w:szCs w:val="18"/>
        </w:rPr>
        <w:t xml:space="preserve">, </w:t>
      </w:r>
      <w:r w:rsidRPr="007C2D68">
        <w:rPr>
          <w:rFonts w:eastAsia="Calibri"/>
          <w:sz w:val="18"/>
          <w:szCs w:val="18"/>
        </w:rPr>
        <w:fldChar w:fldCharType="begin"/>
      </w:r>
      <w:r w:rsidRPr="007C2D68">
        <w:rPr>
          <w:rFonts w:eastAsia="Calibri"/>
          <w:sz w:val="18"/>
          <w:szCs w:val="18"/>
        </w:rPr>
        <w:instrText xml:space="preserve"> REF _Ref482984097 \n \h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19</w:t>
      </w:r>
      <w:r w:rsidRPr="007C2D68">
        <w:rPr>
          <w:rFonts w:eastAsia="Calibri"/>
          <w:sz w:val="18"/>
          <w:szCs w:val="18"/>
        </w:rPr>
        <w:fldChar w:fldCharType="end"/>
      </w:r>
      <w:r w:rsidRPr="007C2D68">
        <w:rPr>
          <w:rFonts w:eastAsia="Calibri"/>
          <w:sz w:val="18"/>
          <w:szCs w:val="18"/>
        </w:rPr>
        <w:t xml:space="preserve">, </w:t>
      </w:r>
      <w:r w:rsidRPr="007C2D68">
        <w:rPr>
          <w:rFonts w:eastAsia="Calibri"/>
          <w:sz w:val="18"/>
          <w:szCs w:val="18"/>
        </w:rPr>
        <w:fldChar w:fldCharType="begin"/>
      </w:r>
      <w:r w:rsidRPr="007C2D68">
        <w:rPr>
          <w:rFonts w:eastAsia="Calibri"/>
          <w:sz w:val="18"/>
          <w:szCs w:val="18"/>
        </w:rPr>
        <w:instrText xml:space="preserve"> REF _Ref467080600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20</w:t>
      </w:r>
      <w:r w:rsidRPr="007C2D68">
        <w:rPr>
          <w:rFonts w:eastAsia="Calibri"/>
          <w:sz w:val="18"/>
          <w:szCs w:val="18"/>
        </w:rPr>
        <w:fldChar w:fldCharType="end"/>
      </w:r>
      <w:r w:rsidRPr="007C2D68">
        <w:rPr>
          <w:rFonts w:eastAsia="Calibri"/>
          <w:sz w:val="18"/>
          <w:szCs w:val="18"/>
        </w:rPr>
        <w:t xml:space="preserve">, </w:t>
      </w:r>
      <w:r w:rsidRPr="007C2D68">
        <w:rPr>
          <w:rFonts w:eastAsia="Calibri"/>
          <w:sz w:val="18"/>
          <w:szCs w:val="18"/>
        </w:rPr>
        <w:fldChar w:fldCharType="begin"/>
      </w:r>
      <w:r w:rsidRPr="007C2D68">
        <w:rPr>
          <w:rFonts w:eastAsia="Calibri"/>
          <w:sz w:val="18"/>
          <w:szCs w:val="18"/>
        </w:rPr>
        <w:instrText xml:space="preserve"> REF _Ref467077893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21</w:t>
      </w:r>
      <w:r w:rsidRPr="007C2D68">
        <w:rPr>
          <w:rFonts w:eastAsia="Calibri"/>
          <w:sz w:val="18"/>
          <w:szCs w:val="18"/>
        </w:rPr>
        <w:fldChar w:fldCharType="end"/>
      </w:r>
      <w:r w:rsidRPr="007C2D68">
        <w:rPr>
          <w:rFonts w:eastAsia="Calibri"/>
          <w:sz w:val="18"/>
          <w:szCs w:val="18"/>
        </w:rPr>
        <w:t xml:space="preserve">, </w:t>
      </w:r>
      <w:r w:rsidRPr="007C2D68">
        <w:rPr>
          <w:rFonts w:eastAsia="Calibri"/>
          <w:sz w:val="18"/>
          <w:szCs w:val="18"/>
        </w:rPr>
        <w:fldChar w:fldCharType="begin"/>
      </w:r>
      <w:r w:rsidRPr="007C2D68">
        <w:rPr>
          <w:rFonts w:eastAsia="Calibri"/>
          <w:sz w:val="18"/>
          <w:szCs w:val="18"/>
        </w:rPr>
        <w:instrText xml:space="preserve"> REF _Ref467094853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24</w:t>
      </w:r>
      <w:r w:rsidRPr="007C2D68">
        <w:rPr>
          <w:rFonts w:eastAsia="Calibri"/>
          <w:sz w:val="18"/>
          <w:szCs w:val="18"/>
        </w:rPr>
        <w:fldChar w:fldCharType="end"/>
      </w:r>
      <w:r w:rsidRPr="007C2D68">
        <w:rPr>
          <w:rFonts w:eastAsia="Calibri"/>
          <w:sz w:val="18"/>
          <w:szCs w:val="18"/>
        </w:rPr>
        <w:t xml:space="preserve">, </w:t>
      </w:r>
      <w:r w:rsidRPr="007C2D68">
        <w:rPr>
          <w:rFonts w:eastAsia="Calibri"/>
          <w:sz w:val="18"/>
          <w:szCs w:val="18"/>
        </w:rPr>
        <w:fldChar w:fldCharType="begin"/>
      </w:r>
      <w:r w:rsidRPr="007C2D68">
        <w:rPr>
          <w:rFonts w:eastAsia="Calibri"/>
          <w:sz w:val="18"/>
          <w:szCs w:val="18"/>
        </w:rPr>
        <w:instrText xml:space="preserve"> REF _Ref85875468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25.2</w:t>
      </w:r>
      <w:r w:rsidRPr="007C2D68">
        <w:rPr>
          <w:rFonts w:eastAsia="Calibri"/>
          <w:sz w:val="18"/>
          <w:szCs w:val="18"/>
        </w:rPr>
        <w:fldChar w:fldCharType="end"/>
      </w:r>
      <w:r w:rsidRPr="007C2D68">
        <w:rPr>
          <w:rFonts w:eastAsia="Calibri"/>
          <w:sz w:val="18"/>
          <w:szCs w:val="18"/>
        </w:rPr>
        <w:t xml:space="preserve">, </w:t>
      </w:r>
      <w:r w:rsidRPr="007C2D68">
        <w:rPr>
          <w:rFonts w:eastAsia="Calibri"/>
          <w:sz w:val="18"/>
          <w:szCs w:val="18"/>
        </w:rPr>
        <w:fldChar w:fldCharType="begin"/>
      </w:r>
      <w:r w:rsidRPr="007C2D68">
        <w:rPr>
          <w:rFonts w:eastAsia="Calibri"/>
          <w:sz w:val="18"/>
          <w:szCs w:val="18"/>
        </w:rPr>
        <w:instrText xml:space="preserve"> REF _Ref482984132 \n \h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25.9</w:t>
      </w:r>
      <w:r w:rsidRPr="007C2D68">
        <w:rPr>
          <w:rFonts w:eastAsia="Calibri"/>
          <w:sz w:val="18"/>
          <w:szCs w:val="18"/>
        </w:rPr>
        <w:fldChar w:fldCharType="end"/>
      </w:r>
      <w:r w:rsidRPr="007C2D68">
        <w:rPr>
          <w:rFonts w:eastAsia="Calibri"/>
          <w:sz w:val="18"/>
          <w:szCs w:val="18"/>
        </w:rPr>
        <w:t xml:space="preserve">, </w:t>
      </w:r>
      <w:r w:rsidRPr="007C2D68">
        <w:rPr>
          <w:rFonts w:eastAsia="Calibri"/>
          <w:sz w:val="18"/>
          <w:szCs w:val="18"/>
        </w:rPr>
        <w:fldChar w:fldCharType="begin"/>
      </w:r>
      <w:r w:rsidRPr="007C2D68">
        <w:rPr>
          <w:rFonts w:eastAsia="Calibri"/>
          <w:sz w:val="18"/>
          <w:szCs w:val="18"/>
        </w:rPr>
        <w:instrText xml:space="preserve"> REF _Ref69030956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25.12</w:t>
      </w:r>
      <w:r w:rsidRPr="007C2D68">
        <w:rPr>
          <w:rFonts w:eastAsia="Calibri"/>
          <w:sz w:val="18"/>
          <w:szCs w:val="18"/>
        </w:rPr>
        <w:fldChar w:fldCharType="end"/>
      </w:r>
      <w:r w:rsidRPr="007C2D68">
        <w:rPr>
          <w:rFonts w:eastAsia="Calibri"/>
          <w:sz w:val="18"/>
          <w:szCs w:val="18"/>
        </w:rPr>
        <w:t xml:space="preserve"> and this clause </w:t>
      </w:r>
      <w:r w:rsidRPr="007C2D68">
        <w:rPr>
          <w:rFonts w:eastAsia="Calibri"/>
          <w:sz w:val="18"/>
          <w:szCs w:val="18"/>
        </w:rPr>
        <w:fldChar w:fldCharType="begin"/>
      </w:r>
      <w:r w:rsidRPr="007C2D68">
        <w:rPr>
          <w:rFonts w:eastAsia="Calibri"/>
          <w:sz w:val="18"/>
          <w:szCs w:val="18"/>
        </w:rPr>
        <w:instrText xml:space="preserve"> REF _Ref467094863 \n \h  \* MERGEFORMAT </w:instrText>
      </w:r>
      <w:r w:rsidRPr="007C2D68">
        <w:rPr>
          <w:rFonts w:eastAsia="Calibri"/>
          <w:sz w:val="18"/>
          <w:szCs w:val="18"/>
        </w:rPr>
      </w:r>
      <w:r w:rsidRPr="007C2D68">
        <w:rPr>
          <w:rFonts w:eastAsia="Calibri"/>
          <w:sz w:val="18"/>
          <w:szCs w:val="18"/>
        </w:rPr>
        <w:fldChar w:fldCharType="separate"/>
      </w:r>
      <w:r w:rsidR="00D12F12">
        <w:rPr>
          <w:rFonts w:eastAsia="Calibri"/>
          <w:sz w:val="18"/>
          <w:szCs w:val="18"/>
        </w:rPr>
        <w:t>25.5</w:t>
      </w:r>
      <w:r w:rsidRPr="007C2D68">
        <w:rPr>
          <w:rFonts w:eastAsia="Calibri"/>
          <w:sz w:val="18"/>
          <w:szCs w:val="18"/>
        </w:rPr>
        <w:fldChar w:fldCharType="end"/>
      </w:r>
      <w:r w:rsidRPr="007C2D68">
        <w:rPr>
          <w:rFonts w:eastAsia="Calibri"/>
          <w:sz w:val="18"/>
          <w:szCs w:val="18"/>
        </w:rPr>
        <w:t>.</w:t>
      </w:r>
    </w:p>
    <w:p w14:paraId="10394B92"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r w:rsidRPr="007C2D68">
        <w:rPr>
          <w:b/>
          <w:color w:val="000000" w:themeColor="text1"/>
          <w:sz w:val="18"/>
          <w:szCs w:val="18"/>
        </w:rPr>
        <w:t>Counterparts</w:t>
      </w:r>
    </w:p>
    <w:p w14:paraId="0114E427" w14:textId="77777777" w:rsidR="00DA5375" w:rsidRPr="007C2D68" w:rsidRDefault="00DA5375" w:rsidP="00DA5375">
      <w:pPr>
        <w:pStyle w:val="Style2"/>
        <w:numPr>
          <w:ilvl w:val="0"/>
          <w:numId w:val="0"/>
        </w:numPr>
        <w:spacing w:after="120"/>
        <w:ind w:left="709"/>
        <w:rPr>
          <w:rFonts w:eastAsia="Calibri"/>
          <w:sz w:val="18"/>
          <w:szCs w:val="18"/>
        </w:rPr>
      </w:pPr>
      <w:r w:rsidRPr="007C2D68">
        <w:rPr>
          <w:rFonts w:eastAsia="Calibri"/>
          <w:sz w:val="18"/>
          <w:szCs w:val="18"/>
        </w:rPr>
        <w:t xml:space="preserve">This Agreement may be executed in counterparts. All executed counterparts constitute one document. </w:t>
      </w:r>
      <w:r w:rsidRPr="007C2D68">
        <w:rPr>
          <w:sz w:val="18"/>
          <w:szCs w:val="18"/>
        </w:rPr>
        <w:t>Counterparts may be exchanged and relied on in facsimile or digital scanned form.</w:t>
      </w:r>
    </w:p>
    <w:p w14:paraId="198163EB"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r w:rsidRPr="007C2D68">
        <w:rPr>
          <w:b/>
          <w:color w:val="000000" w:themeColor="text1"/>
          <w:sz w:val="18"/>
          <w:szCs w:val="18"/>
        </w:rPr>
        <w:t>No merger</w:t>
      </w:r>
    </w:p>
    <w:p w14:paraId="13E2E73F" w14:textId="77777777" w:rsidR="00DA5375" w:rsidRPr="007C2D68" w:rsidRDefault="00DA5375" w:rsidP="00DA5375">
      <w:pPr>
        <w:pStyle w:val="Style2"/>
        <w:numPr>
          <w:ilvl w:val="0"/>
          <w:numId w:val="0"/>
        </w:numPr>
        <w:spacing w:after="120"/>
        <w:ind w:left="709"/>
        <w:rPr>
          <w:rFonts w:eastAsia="Calibri"/>
          <w:sz w:val="18"/>
          <w:szCs w:val="18"/>
        </w:rPr>
      </w:pPr>
      <w:r w:rsidRPr="007C2D68">
        <w:rPr>
          <w:rFonts w:eastAsia="Calibri"/>
          <w:sz w:val="18"/>
          <w:szCs w:val="18"/>
        </w:rPr>
        <w:t>The rights and obligations of the Parties under this Agreement do not merge on completion of any transaction contemplated by this Agreement.</w:t>
      </w:r>
    </w:p>
    <w:p w14:paraId="02CE15B3"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r w:rsidRPr="007C2D68">
        <w:rPr>
          <w:b/>
          <w:color w:val="000000" w:themeColor="text1"/>
          <w:sz w:val="18"/>
          <w:szCs w:val="18"/>
        </w:rPr>
        <w:t>Entire Agreement</w:t>
      </w:r>
    </w:p>
    <w:p w14:paraId="37231988" w14:textId="77777777" w:rsidR="00DA5375" w:rsidRPr="007C2D68" w:rsidRDefault="00DA5375" w:rsidP="00DA5375">
      <w:pPr>
        <w:pStyle w:val="Style2"/>
        <w:numPr>
          <w:ilvl w:val="0"/>
          <w:numId w:val="0"/>
        </w:numPr>
        <w:spacing w:after="120"/>
        <w:ind w:left="709"/>
        <w:rPr>
          <w:rFonts w:eastAsia="Calibri"/>
          <w:sz w:val="18"/>
          <w:szCs w:val="18"/>
        </w:rPr>
      </w:pPr>
      <w:r w:rsidRPr="007C2D68">
        <w:rPr>
          <w:rFonts w:eastAsia="Calibri"/>
          <w:sz w:val="18"/>
          <w:szCs w:val="18"/>
        </w:rPr>
        <w:t>This Agreement constitutes the entire agreement between the Parties in connection with its subject matter and supersedes all previous agreements or understandings between the Parties in connection with its subject matter.</w:t>
      </w:r>
    </w:p>
    <w:p w14:paraId="589739A8"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bookmarkStart w:id="207" w:name="_Ref482984132"/>
      <w:r w:rsidRPr="007C2D68">
        <w:rPr>
          <w:b/>
          <w:color w:val="000000" w:themeColor="text1"/>
          <w:sz w:val="18"/>
          <w:szCs w:val="18"/>
        </w:rPr>
        <w:t>Further action</w:t>
      </w:r>
      <w:bookmarkEnd w:id="207"/>
    </w:p>
    <w:p w14:paraId="3C8BC084" w14:textId="77777777" w:rsidR="00DA5375" w:rsidRPr="007C2D68" w:rsidRDefault="00DA5375" w:rsidP="00DA5375">
      <w:pPr>
        <w:pStyle w:val="Style2"/>
        <w:numPr>
          <w:ilvl w:val="0"/>
          <w:numId w:val="0"/>
        </w:numPr>
        <w:spacing w:after="120"/>
        <w:ind w:left="709"/>
        <w:rPr>
          <w:rFonts w:eastAsia="Calibri"/>
          <w:sz w:val="18"/>
          <w:szCs w:val="18"/>
        </w:rPr>
      </w:pPr>
      <w:r w:rsidRPr="007C2D68">
        <w:rPr>
          <w:rFonts w:eastAsia="Calibri"/>
          <w:sz w:val="18"/>
          <w:szCs w:val="18"/>
        </w:rPr>
        <w:t>Each Party must do, at its own expense, everything reasonably necessary (including executing documents) to give full effect to this Agreement and any transaction contemplated by it.</w:t>
      </w:r>
    </w:p>
    <w:p w14:paraId="586563AA"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r w:rsidRPr="007C2D68">
        <w:rPr>
          <w:b/>
          <w:color w:val="000000" w:themeColor="text1"/>
          <w:sz w:val="18"/>
          <w:szCs w:val="18"/>
        </w:rPr>
        <w:t>Severability</w:t>
      </w:r>
    </w:p>
    <w:p w14:paraId="44AD572F" w14:textId="77777777" w:rsidR="00DA5375" w:rsidRPr="007C2D68" w:rsidRDefault="00DA5375" w:rsidP="00DA5375">
      <w:pPr>
        <w:pStyle w:val="Style2"/>
        <w:numPr>
          <w:ilvl w:val="0"/>
          <w:numId w:val="0"/>
        </w:numPr>
        <w:spacing w:after="120"/>
        <w:ind w:left="709"/>
        <w:rPr>
          <w:rFonts w:eastAsia="Calibri"/>
          <w:sz w:val="18"/>
          <w:szCs w:val="18"/>
        </w:rPr>
      </w:pPr>
      <w:r w:rsidRPr="007C2D68">
        <w:rPr>
          <w:rFonts w:eastAsia="Calibri"/>
          <w:sz w:val="18"/>
          <w:szCs w:val="18"/>
        </w:rPr>
        <w:t>A term or part of a term of this Agreement that is illegal or unenforceable may be severed from this Agreement and the remaining terms or parts of the terms of this Agreement continue in force.</w:t>
      </w:r>
    </w:p>
    <w:p w14:paraId="48F68B87"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r w:rsidRPr="007C2D68">
        <w:rPr>
          <w:b/>
          <w:color w:val="000000" w:themeColor="text1"/>
          <w:sz w:val="18"/>
          <w:szCs w:val="18"/>
        </w:rPr>
        <w:t>Waiver</w:t>
      </w:r>
    </w:p>
    <w:p w14:paraId="355391A3" w14:textId="77777777" w:rsidR="00DA5375" w:rsidRPr="007C2D68" w:rsidRDefault="00DA5375" w:rsidP="00DA5375">
      <w:pPr>
        <w:pStyle w:val="Style2"/>
        <w:numPr>
          <w:ilvl w:val="0"/>
          <w:numId w:val="0"/>
        </w:numPr>
        <w:spacing w:after="120"/>
        <w:ind w:left="709"/>
        <w:rPr>
          <w:rFonts w:eastAsia="Calibri"/>
          <w:sz w:val="18"/>
          <w:szCs w:val="18"/>
        </w:rPr>
      </w:pPr>
      <w:r w:rsidRPr="007C2D68">
        <w:rPr>
          <w:rFonts w:eastAsia="Calibri"/>
          <w:sz w:val="18"/>
          <w:szCs w:val="18"/>
        </w:rPr>
        <w:t xml:space="preserve">A Party does not waive a right, </w:t>
      </w:r>
      <w:proofErr w:type="gramStart"/>
      <w:r w:rsidRPr="007C2D68">
        <w:rPr>
          <w:rFonts w:eastAsia="Calibri"/>
          <w:sz w:val="18"/>
          <w:szCs w:val="18"/>
        </w:rPr>
        <w:t>power</w:t>
      </w:r>
      <w:proofErr w:type="gramEnd"/>
      <w:r w:rsidRPr="007C2D68">
        <w:rPr>
          <w:rFonts w:eastAsia="Calibri"/>
          <w:sz w:val="18"/>
          <w:szCs w:val="18"/>
        </w:rPr>
        <w:t xml:space="preserve"> or remedy if it fails to exercise or delays in exercising the right, power or remedy. A single or partial exercise of a right, power or remedy does not prevent another or further exercise of that or another right, power or remedy. A waiver of a right, power or remedy must be in writing and signed by the Party giving the waiver.</w:t>
      </w:r>
    </w:p>
    <w:p w14:paraId="6206DAA7" w14:textId="77777777" w:rsidR="00DA5375" w:rsidRPr="007C2D68" w:rsidRDefault="00DA5375" w:rsidP="00DA5375">
      <w:pPr>
        <w:pStyle w:val="Style2"/>
        <w:widowControl w:val="0"/>
        <w:numPr>
          <w:ilvl w:val="1"/>
          <w:numId w:val="8"/>
        </w:numPr>
        <w:autoSpaceDE w:val="0"/>
        <w:autoSpaceDN w:val="0"/>
        <w:adjustRightInd w:val="0"/>
        <w:spacing w:after="120"/>
        <w:ind w:left="709" w:hanging="709"/>
        <w:rPr>
          <w:b/>
          <w:color w:val="000000" w:themeColor="text1"/>
          <w:sz w:val="18"/>
          <w:szCs w:val="18"/>
        </w:rPr>
      </w:pPr>
      <w:bookmarkStart w:id="208" w:name="_Ref69030956"/>
      <w:r w:rsidRPr="007C2D68">
        <w:rPr>
          <w:b/>
          <w:color w:val="000000" w:themeColor="text1"/>
          <w:sz w:val="18"/>
          <w:szCs w:val="18"/>
        </w:rPr>
        <w:t>Governing law and jurisdiction</w:t>
      </w:r>
      <w:bookmarkEnd w:id="208"/>
    </w:p>
    <w:p w14:paraId="3BFF1A9A" w14:textId="77777777" w:rsidR="00DA5375" w:rsidRPr="007C2D68" w:rsidRDefault="00DA5375" w:rsidP="00DA5375">
      <w:pPr>
        <w:pStyle w:val="Style2"/>
        <w:numPr>
          <w:ilvl w:val="0"/>
          <w:numId w:val="0"/>
        </w:numPr>
        <w:spacing w:after="120"/>
        <w:ind w:left="709"/>
        <w:rPr>
          <w:rFonts w:eastAsia="Calibri"/>
          <w:sz w:val="18"/>
          <w:szCs w:val="18"/>
        </w:rPr>
      </w:pPr>
      <w:r w:rsidRPr="007C2D68">
        <w:rPr>
          <w:rFonts w:eastAsia="Calibri"/>
          <w:sz w:val="18"/>
          <w:szCs w:val="18"/>
        </w:rPr>
        <w:t xml:space="preserve">This Agreement is governed by the </w:t>
      </w:r>
      <w:r w:rsidRPr="007C2D68">
        <w:rPr>
          <w:sz w:val="18"/>
          <w:szCs w:val="18"/>
        </w:rPr>
        <w:t>laws of Victoria, Australia and each Party irrevocably and unconditionally submits to the non</w:t>
      </w:r>
      <w:r w:rsidRPr="007C2D68">
        <w:rPr>
          <w:sz w:val="18"/>
          <w:szCs w:val="18"/>
        </w:rPr>
        <w:noBreakHyphen/>
        <w:t>exclusive jurisdiction of the courts of Victoria, Australia and of the Commonwealth of Australia</w:t>
      </w:r>
      <w:r w:rsidRPr="007C2D68">
        <w:rPr>
          <w:rFonts w:eastAsia="Calibri"/>
          <w:sz w:val="18"/>
          <w:szCs w:val="18"/>
        </w:rPr>
        <w:t>.</w:t>
      </w:r>
    </w:p>
    <w:p w14:paraId="44AC48EE" w14:textId="77777777" w:rsidR="00DA5375" w:rsidRPr="007C2D68" w:rsidRDefault="00DA5375" w:rsidP="00DA5375">
      <w:pPr>
        <w:pStyle w:val="Style2"/>
        <w:numPr>
          <w:ilvl w:val="0"/>
          <w:numId w:val="0"/>
        </w:numPr>
        <w:spacing w:after="120"/>
        <w:ind w:left="709"/>
        <w:rPr>
          <w:rFonts w:eastAsia="Calibri"/>
          <w:sz w:val="18"/>
          <w:szCs w:val="18"/>
        </w:rPr>
      </w:pPr>
    </w:p>
    <w:p w14:paraId="2076BB23" w14:textId="77777777" w:rsidR="00DA5375" w:rsidRPr="007C2D68" w:rsidRDefault="00DA5375" w:rsidP="00DA5375">
      <w:pPr>
        <w:spacing w:after="0"/>
        <w:rPr>
          <w:rFonts w:cs="Arial"/>
          <w:b/>
          <w:color w:val="000000" w:themeColor="text1"/>
          <w:sz w:val="18"/>
          <w:szCs w:val="18"/>
        </w:rPr>
      </w:pPr>
      <w:r w:rsidRPr="007C2D68">
        <w:rPr>
          <w:rFonts w:cs="Arial"/>
          <w:b/>
          <w:color w:val="000000" w:themeColor="text1"/>
          <w:sz w:val="18"/>
          <w:szCs w:val="18"/>
        </w:rPr>
        <w:br w:type="page"/>
      </w:r>
    </w:p>
    <w:p w14:paraId="36812E5E" w14:textId="77777777" w:rsidR="00940768" w:rsidRPr="007C2D68" w:rsidRDefault="00940768" w:rsidP="00DA5375">
      <w:pPr>
        <w:spacing w:after="120"/>
        <w:jc w:val="center"/>
        <w:rPr>
          <w:rFonts w:cs="Arial"/>
          <w:b/>
          <w:color w:val="000000" w:themeColor="text1"/>
          <w:sz w:val="18"/>
          <w:szCs w:val="18"/>
        </w:rPr>
        <w:sectPr w:rsidR="00940768" w:rsidRPr="007C2D68" w:rsidSect="00D352E2">
          <w:type w:val="continuous"/>
          <w:pgSz w:w="11907" w:h="16840" w:code="9"/>
          <w:pgMar w:top="720" w:right="720" w:bottom="720" w:left="720" w:header="720" w:footer="720" w:gutter="0"/>
          <w:cols w:num="2" w:space="720"/>
          <w:formProt w:val="0"/>
          <w:titlePg/>
          <w:docGrid w:linePitch="360"/>
        </w:sectPr>
      </w:pPr>
    </w:p>
    <w:p w14:paraId="05F5FE0B" w14:textId="0537533E" w:rsidR="00DA5375" w:rsidRPr="007C2D68" w:rsidRDefault="00DA5375" w:rsidP="00940768">
      <w:pPr>
        <w:spacing w:after="120"/>
        <w:jc w:val="center"/>
        <w:rPr>
          <w:rFonts w:cs="Arial"/>
          <w:b/>
          <w:color w:val="000000" w:themeColor="text1"/>
          <w:sz w:val="18"/>
          <w:szCs w:val="18"/>
        </w:rPr>
      </w:pPr>
      <w:r w:rsidRPr="007C2D68">
        <w:rPr>
          <w:rFonts w:cs="Arial"/>
          <w:b/>
          <w:color w:val="000000" w:themeColor="text1"/>
          <w:sz w:val="18"/>
          <w:szCs w:val="18"/>
        </w:rPr>
        <w:lastRenderedPageBreak/>
        <w:t>ANNEXURE 1</w:t>
      </w:r>
    </w:p>
    <w:p w14:paraId="491F94AF" w14:textId="77777777" w:rsidR="00DA5375" w:rsidRPr="007C2D68" w:rsidRDefault="00DA5375" w:rsidP="00940768">
      <w:pPr>
        <w:spacing w:after="120"/>
        <w:jc w:val="center"/>
        <w:rPr>
          <w:rFonts w:cs="Arial"/>
          <w:b/>
          <w:sz w:val="18"/>
          <w:szCs w:val="18"/>
        </w:rPr>
      </w:pPr>
      <w:r w:rsidRPr="007C2D68">
        <w:rPr>
          <w:rFonts w:cs="Arial"/>
          <w:b/>
          <w:sz w:val="18"/>
          <w:szCs w:val="18"/>
        </w:rPr>
        <w:t>Extract from Commonwealth Agreement – Clause 16</w:t>
      </w:r>
    </w:p>
    <w:p w14:paraId="6CED4E34" w14:textId="77777777" w:rsidR="00940768" w:rsidRPr="007C2D68" w:rsidRDefault="00940768" w:rsidP="00137A4B">
      <w:pPr>
        <w:pStyle w:val="MELegal1"/>
        <w:keepLines w:val="0"/>
        <w:numPr>
          <w:ilvl w:val="0"/>
          <w:numId w:val="21"/>
        </w:numPr>
        <w:rPr>
          <w:rFonts w:cs="Arial"/>
          <w:sz w:val="18"/>
          <w:szCs w:val="18"/>
        </w:rPr>
        <w:sectPr w:rsidR="00940768" w:rsidRPr="007C2D68" w:rsidSect="00D352E2">
          <w:type w:val="continuous"/>
          <w:pgSz w:w="11907" w:h="16840" w:code="9"/>
          <w:pgMar w:top="720" w:right="720" w:bottom="720" w:left="720" w:header="720" w:footer="720" w:gutter="0"/>
          <w:cols w:space="720"/>
          <w:formProt w:val="0"/>
          <w:titlePg/>
          <w:docGrid w:linePitch="360"/>
        </w:sectPr>
      </w:pPr>
      <w:bookmarkStart w:id="209" w:name="_Ref184552028"/>
      <w:bookmarkStart w:id="210" w:name="_Ref184552415"/>
      <w:bookmarkStart w:id="211" w:name="_Ref184638062"/>
      <w:bookmarkStart w:id="212" w:name="_Toc484082109"/>
    </w:p>
    <w:p w14:paraId="5B97C940" w14:textId="14DC9282" w:rsidR="00DA5375" w:rsidRPr="007C2D68" w:rsidRDefault="00DA5375" w:rsidP="00155FFA">
      <w:pPr>
        <w:pStyle w:val="MELegal1"/>
        <w:keepLines w:val="0"/>
        <w:numPr>
          <w:ilvl w:val="0"/>
          <w:numId w:val="21"/>
        </w:numPr>
        <w:spacing w:before="0" w:after="0" w:line="240" w:lineRule="auto"/>
        <w:rPr>
          <w:rFonts w:cs="Arial"/>
          <w:sz w:val="18"/>
          <w:szCs w:val="18"/>
        </w:rPr>
      </w:pPr>
      <w:r w:rsidRPr="007C2D68">
        <w:rPr>
          <w:rFonts w:cs="Arial"/>
          <w:sz w:val="18"/>
          <w:szCs w:val="18"/>
        </w:rPr>
        <w:t>Intellectual Property Rights</w:t>
      </w:r>
      <w:bookmarkEnd w:id="209"/>
      <w:bookmarkEnd w:id="210"/>
      <w:bookmarkEnd w:id="211"/>
      <w:bookmarkEnd w:id="212"/>
    </w:p>
    <w:p w14:paraId="1F7208F6" w14:textId="77777777" w:rsidR="00155FFA" w:rsidRPr="007C2D68" w:rsidRDefault="00155FFA" w:rsidP="00155FFA">
      <w:pPr>
        <w:pStyle w:val="MELegal2"/>
        <w:keepLines w:val="0"/>
        <w:numPr>
          <w:ilvl w:val="0"/>
          <w:numId w:val="0"/>
        </w:numPr>
        <w:spacing w:before="0" w:after="0" w:line="240" w:lineRule="auto"/>
        <w:ind w:left="680"/>
        <w:rPr>
          <w:rFonts w:cs="Arial"/>
          <w:sz w:val="18"/>
          <w:szCs w:val="18"/>
        </w:rPr>
      </w:pPr>
    </w:p>
    <w:p w14:paraId="6910879F" w14:textId="05F191C6" w:rsidR="00DA5375" w:rsidRPr="007C2D68" w:rsidRDefault="00DA5375" w:rsidP="00155FFA">
      <w:pPr>
        <w:pStyle w:val="MELegal2"/>
        <w:keepLines w:val="0"/>
        <w:numPr>
          <w:ilvl w:val="1"/>
          <w:numId w:val="22"/>
        </w:numPr>
        <w:spacing w:before="0" w:after="0" w:line="240" w:lineRule="auto"/>
        <w:rPr>
          <w:rFonts w:cs="Arial"/>
          <w:sz w:val="18"/>
          <w:szCs w:val="18"/>
        </w:rPr>
      </w:pPr>
      <w:r w:rsidRPr="007C2D68">
        <w:rPr>
          <w:rFonts w:cs="Arial"/>
          <w:sz w:val="18"/>
          <w:szCs w:val="18"/>
        </w:rPr>
        <w:t xml:space="preserve">Pre-existing Material and </w:t>
      </w:r>
      <w:proofErr w:type="gramStart"/>
      <w:r w:rsidRPr="007C2D68">
        <w:rPr>
          <w:rFonts w:cs="Arial"/>
          <w:sz w:val="18"/>
          <w:szCs w:val="18"/>
        </w:rPr>
        <w:t>Third Party</w:t>
      </w:r>
      <w:proofErr w:type="gramEnd"/>
      <w:r w:rsidRPr="007C2D68">
        <w:rPr>
          <w:rFonts w:cs="Arial"/>
          <w:sz w:val="18"/>
          <w:szCs w:val="18"/>
        </w:rPr>
        <w:t xml:space="preserve"> Material</w:t>
      </w:r>
    </w:p>
    <w:p w14:paraId="3A2FC3C4" w14:textId="4971164E" w:rsidR="00DA5375" w:rsidRPr="007C2D68" w:rsidRDefault="00DA5375" w:rsidP="00155FFA">
      <w:pPr>
        <w:spacing w:before="0" w:after="0"/>
        <w:ind w:left="680"/>
        <w:rPr>
          <w:rFonts w:cs="Arial"/>
          <w:sz w:val="18"/>
          <w:szCs w:val="18"/>
        </w:rPr>
      </w:pPr>
      <w:r w:rsidRPr="007C2D68">
        <w:rPr>
          <w:rFonts w:cs="Arial"/>
          <w:sz w:val="18"/>
          <w:szCs w:val="18"/>
        </w:rPr>
        <w:t xml:space="preserve">This clause </w:t>
      </w:r>
      <w:r w:rsidRPr="007C2D68">
        <w:rPr>
          <w:rFonts w:cs="Arial"/>
          <w:sz w:val="18"/>
          <w:szCs w:val="18"/>
        </w:rPr>
        <w:fldChar w:fldCharType="begin"/>
      </w:r>
      <w:r w:rsidRPr="007C2D68">
        <w:rPr>
          <w:rFonts w:cs="Arial"/>
          <w:sz w:val="18"/>
          <w:szCs w:val="18"/>
        </w:rPr>
        <w:instrText xml:space="preserve"> REF _Ref184552028 \w \h </w:instrText>
      </w:r>
      <w:r w:rsidRPr="007C2D68">
        <w:rPr>
          <w:rFonts w:cs="Arial"/>
          <w:sz w:val="18"/>
          <w:szCs w:val="18"/>
        </w:rPr>
      </w:r>
      <w:r w:rsidRPr="007C2D68">
        <w:rPr>
          <w:rFonts w:cs="Arial"/>
          <w:sz w:val="18"/>
          <w:szCs w:val="18"/>
        </w:rPr>
        <w:fldChar w:fldCharType="separate"/>
      </w:r>
      <w:r w:rsidR="00D12F12">
        <w:rPr>
          <w:rFonts w:cs="Arial"/>
          <w:sz w:val="18"/>
          <w:szCs w:val="18"/>
        </w:rPr>
        <w:t>16</w:t>
      </w:r>
      <w:r w:rsidRPr="007C2D68">
        <w:rPr>
          <w:rFonts w:cs="Arial"/>
          <w:sz w:val="18"/>
          <w:szCs w:val="18"/>
        </w:rPr>
        <w:fldChar w:fldCharType="end"/>
      </w:r>
      <w:r w:rsidRPr="007C2D68">
        <w:rPr>
          <w:rFonts w:cs="Arial"/>
          <w:sz w:val="18"/>
          <w:szCs w:val="18"/>
        </w:rPr>
        <w:t xml:space="preserve"> does not affect the ownership of the Intellectual Property Rights in any Pre-existing Material or </w:t>
      </w:r>
      <w:proofErr w:type="gramStart"/>
      <w:r w:rsidRPr="007C2D68">
        <w:rPr>
          <w:rFonts w:cs="Arial"/>
          <w:sz w:val="18"/>
          <w:szCs w:val="18"/>
        </w:rPr>
        <w:t>Third Party</w:t>
      </w:r>
      <w:proofErr w:type="gramEnd"/>
      <w:r w:rsidRPr="007C2D68">
        <w:rPr>
          <w:rFonts w:cs="Arial"/>
          <w:sz w:val="18"/>
          <w:szCs w:val="18"/>
        </w:rPr>
        <w:t xml:space="preserve"> Material.</w:t>
      </w:r>
    </w:p>
    <w:p w14:paraId="392CC796" w14:textId="77777777" w:rsidR="00155FFA" w:rsidRPr="007C2D68" w:rsidRDefault="00155FFA" w:rsidP="00155FFA">
      <w:pPr>
        <w:pStyle w:val="MELegal2"/>
        <w:keepLines w:val="0"/>
        <w:numPr>
          <w:ilvl w:val="0"/>
          <w:numId w:val="0"/>
        </w:numPr>
        <w:spacing w:before="0" w:after="0" w:line="240" w:lineRule="auto"/>
        <w:ind w:left="680"/>
        <w:rPr>
          <w:rFonts w:cs="Arial"/>
          <w:sz w:val="18"/>
          <w:szCs w:val="18"/>
        </w:rPr>
      </w:pPr>
    </w:p>
    <w:p w14:paraId="55760A59" w14:textId="62DFA794" w:rsidR="00DA5375" w:rsidRPr="007C2D68" w:rsidRDefault="00DA5375" w:rsidP="00155FFA">
      <w:pPr>
        <w:pStyle w:val="MELegal2"/>
        <w:keepLines w:val="0"/>
        <w:numPr>
          <w:ilvl w:val="1"/>
          <w:numId w:val="21"/>
        </w:numPr>
        <w:spacing w:before="0" w:after="0" w:line="240" w:lineRule="auto"/>
        <w:rPr>
          <w:rFonts w:cs="Arial"/>
          <w:sz w:val="18"/>
          <w:szCs w:val="18"/>
        </w:rPr>
      </w:pPr>
      <w:r w:rsidRPr="007C2D68">
        <w:rPr>
          <w:rFonts w:cs="Arial"/>
          <w:sz w:val="18"/>
          <w:szCs w:val="18"/>
        </w:rPr>
        <w:t>Third Party Material</w:t>
      </w:r>
    </w:p>
    <w:p w14:paraId="2C77D180" w14:textId="77777777" w:rsidR="00DA5375" w:rsidRPr="007C2D68" w:rsidRDefault="00DA5375" w:rsidP="00155FFA">
      <w:pPr>
        <w:pStyle w:val="MELegal3"/>
        <w:numPr>
          <w:ilvl w:val="2"/>
          <w:numId w:val="21"/>
        </w:numPr>
        <w:spacing w:before="0" w:after="0" w:line="240" w:lineRule="auto"/>
        <w:ind w:left="1360" w:hanging="680"/>
        <w:rPr>
          <w:rFonts w:cs="Arial"/>
          <w:sz w:val="18"/>
          <w:szCs w:val="18"/>
        </w:rPr>
      </w:pPr>
      <w:r w:rsidRPr="007C2D68">
        <w:rPr>
          <w:rFonts w:cs="Arial"/>
          <w:sz w:val="18"/>
          <w:szCs w:val="18"/>
        </w:rPr>
        <w:t xml:space="preserve">The Recipient must obtain all necessary copyright and other Intellectual Property Rights permissions before making any </w:t>
      </w:r>
      <w:proofErr w:type="gramStart"/>
      <w:r w:rsidRPr="007C2D68">
        <w:rPr>
          <w:rFonts w:cs="Arial"/>
          <w:sz w:val="18"/>
          <w:szCs w:val="18"/>
        </w:rPr>
        <w:t>Third Party</w:t>
      </w:r>
      <w:proofErr w:type="gramEnd"/>
      <w:r w:rsidRPr="007C2D68">
        <w:rPr>
          <w:rFonts w:cs="Arial"/>
          <w:sz w:val="18"/>
          <w:szCs w:val="18"/>
        </w:rPr>
        <w:t xml:space="preserve"> Material available for the purpose of this Agreement or the Activities.</w:t>
      </w:r>
    </w:p>
    <w:p w14:paraId="0BACD4D3" w14:textId="77777777" w:rsidR="00DA5375" w:rsidRPr="007C2D68" w:rsidRDefault="00DA5375" w:rsidP="00155FFA">
      <w:pPr>
        <w:pStyle w:val="MELegal3"/>
        <w:numPr>
          <w:ilvl w:val="2"/>
          <w:numId w:val="21"/>
        </w:numPr>
        <w:spacing w:before="0" w:after="0" w:line="240" w:lineRule="auto"/>
        <w:ind w:left="1360" w:hanging="680"/>
        <w:rPr>
          <w:rFonts w:cs="Arial"/>
          <w:sz w:val="18"/>
          <w:szCs w:val="18"/>
        </w:rPr>
      </w:pPr>
      <w:r w:rsidRPr="007C2D68">
        <w:rPr>
          <w:rFonts w:cs="Arial"/>
          <w:sz w:val="18"/>
          <w:szCs w:val="18"/>
        </w:rPr>
        <w:t>The Recipient must specify which parts (if any) of the Intellectual Property Rights are Third Party Material and who owns the Intellectual Property Rights in that material.</w:t>
      </w:r>
    </w:p>
    <w:p w14:paraId="7ADF4825" w14:textId="77777777" w:rsidR="00155FFA" w:rsidRPr="007C2D68" w:rsidRDefault="00155FFA" w:rsidP="00155FFA">
      <w:pPr>
        <w:pStyle w:val="MELegal2"/>
        <w:keepLines w:val="0"/>
        <w:numPr>
          <w:ilvl w:val="0"/>
          <w:numId w:val="0"/>
        </w:numPr>
        <w:spacing w:before="0" w:after="0" w:line="240" w:lineRule="auto"/>
        <w:ind w:left="680"/>
        <w:rPr>
          <w:rFonts w:cs="Arial"/>
          <w:sz w:val="18"/>
          <w:szCs w:val="18"/>
        </w:rPr>
      </w:pPr>
      <w:bookmarkStart w:id="213" w:name="_Ref453773849"/>
    </w:p>
    <w:p w14:paraId="006D5469" w14:textId="4987D410" w:rsidR="00DA5375" w:rsidRPr="007C2D68" w:rsidRDefault="00DA5375" w:rsidP="00155FFA">
      <w:pPr>
        <w:pStyle w:val="MELegal2"/>
        <w:keepLines w:val="0"/>
        <w:numPr>
          <w:ilvl w:val="1"/>
          <w:numId w:val="21"/>
        </w:numPr>
        <w:spacing w:before="0" w:after="0" w:line="240" w:lineRule="auto"/>
        <w:rPr>
          <w:rFonts w:cs="Arial"/>
          <w:sz w:val="18"/>
          <w:szCs w:val="18"/>
        </w:rPr>
      </w:pPr>
      <w:r w:rsidRPr="007C2D68">
        <w:rPr>
          <w:rFonts w:cs="Arial"/>
          <w:sz w:val="18"/>
          <w:szCs w:val="18"/>
        </w:rPr>
        <w:t>Intellectual Property Rights in Agreement Material</w:t>
      </w:r>
      <w:bookmarkEnd w:id="213"/>
    </w:p>
    <w:p w14:paraId="7D4BE4A2" w14:textId="77777777" w:rsidR="00DA5375" w:rsidRPr="007C2D68" w:rsidRDefault="00DA5375" w:rsidP="00155FFA">
      <w:pPr>
        <w:pStyle w:val="MELegal3"/>
        <w:numPr>
          <w:ilvl w:val="2"/>
          <w:numId w:val="21"/>
        </w:numPr>
        <w:spacing w:before="0" w:after="0" w:line="240" w:lineRule="auto"/>
        <w:ind w:left="1360" w:hanging="680"/>
        <w:rPr>
          <w:rFonts w:cs="Arial"/>
          <w:sz w:val="18"/>
          <w:szCs w:val="18"/>
        </w:rPr>
      </w:pPr>
      <w:r w:rsidRPr="007C2D68">
        <w:rPr>
          <w:rFonts w:cs="Arial"/>
          <w:sz w:val="18"/>
          <w:szCs w:val="18"/>
        </w:rPr>
        <w:t>The Intellectual Property Rights in the Agreement Material vest in the Recipient and/or the Participants on creation, as determined and agreed in the Participants Agreement.</w:t>
      </w:r>
    </w:p>
    <w:p w14:paraId="638F064C" w14:textId="77777777" w:rsidR="00DA5375" w:rsidRPr="007C2D68" w:rsidRDefault="00DA5375" w:rsidP="00155FFA">
      <w:pPr>
        <w:pStyle w:val="MELegal3"/>
        <w:numPr>
          <w:ilvl w:val="2"/>
          <w:numId w:val="21"/>
        </w:numPr>
        <w:spacing w:before="0" w:after="0" w:line="240" w:lineRule="auto"/>
        <w:ind w:left="1533" w:hanging="824"/>
        <w:rPr>
          <w:rFonts w:cs="Arial"/>
          <w:sz w:val="18"/>
          <w:szCs w:val="18"/>
        </w:rPr>
      </w:pPr>
      <w:r w:rsidRPr="007C2D68">
        <w:rPr>
          <w:rFonts w:cs="Arial"/>
          <w:sz w:val="18"/>
          <w:szCs w:val="18"/>
        </w:rPr>
        <w:t xml:space="preserve">To the extent that: </w:t>
      </w:r>
    </w:p>
    <w:p w14:paraId="00F18920" w14:textId="77777777" w:rsidR="00DA5375" w:rsidRPr="007C2D68" w:rsidRDefault="00DA5375" w:rsidP="00155FFA">
      <w:pPr>
        <w:pStyle w:val="MELegal4"/>
        <w:numPr>
          <w:ilvl w:val="3"/>
          <w:numId w:val="21"/>
        </w:numPr>
        <w:spacing w:before="0" w:after="0" w:line="240" w:lineRule="auto"/>
        <w:ind w:left="1644"/>
        <w:rPr>
          <w:rFonts w:cs="Arial"/>
          <w:sz w:val="18"/>
          <w:szCs w:val="18"/>
        </w:rPr>
      </w:pPr>
      <w:bookmarkStart w:id="214" w:name="_Ref453853914"/>
      <w:r w:rsidRPr="007C2D68">
        <w:rPr>
          <w:rFonts w:cs="Arial"/>
          <w:sz w:val="18"/>
          <w:szCs w:val="18"/>
        </w:rPr>
        <w:t>the Commonwealth needs to use any of the Agreement Material in connection with this Agreement or the Programme, or for any other legitimate carriage of its responsibilities, including but not limited to:</w:t>
      </w:r>
      <w:bookmarkEnd w:id="214"/>
      <w:r w:rsidRPr="007C2D68">
        <w:rPr>
          <w:rFonts w:cs="Arial"/>
          <w:sz w:val="18"/>
          <w:szCs w:val="18"/>
        </w:rPr>
        <w:t xml:space="preserve"> </w:t>
      </w:r>
    </w:p>
    <w:p w14:paraId="4D26393C" w14:textId="77777777" w:rsidR="00DA5375" w:rsidRPr="007C2D68" w:rsidRDefault="00DA5375" w:rsidP="00155FFA">
      <w:pPr>
        <w:pStyle w:val="MELegal5"/>
        <w:numPr>
          <w:ilvl w:val="4"/>
          <w:numId w:val="21"/>
        </w:numPr>
        <w:spacing w:before="0" w:after="0" w:line="240" w:lineRule="auto"/>
        <w:ind w:left="1644"/>
        <w:rPr>
          <w:rFonts w:cs="Arial"/>
          <w:sz w:val="18"/>
          <w:szCs w:val="18"/>
        </w:rPr>
      </w:pPr>
      <w:r w:rsidRPr="007C2D68">
        <w:rPr>
          <w:rFonts w:cs="Arial"/>
          <w:sz w:val="18"/>
          <w:szCs w:val="18"/>
        </w:rPr>
        <w:t>the use of Reports provided by the Recipient to the Commonwealth, or</w:t>
      </w:r>
    </w:p>
    <w:p w14:paraId="4E6E9DDF" w14:textId="77777777" w:rsidR="00DA5375" w:rsidRPr="007C2D68" w:rsidRDefault="00DA5375" w:rsidP="00155FFA">
      <w:pPr>
        <w:pStyle w:val="MELegal5"/>
        <w:numPr>
          <w:ilvl w:val="4"/>
          <w:numId w:val="21"/>
        </w:numPr>
        <w:spacing w:before="0" w:after="0" w:line="240" w:lineRule="auto"/>
        <w:ind w:left="1644"/>
        <w:rPr>
          <w:rFonts w:cs="Arial"/>
          <w:sz w:val="18"/>
          <w:szCs w:val="18"/>
        </w:rPr>
      </w:pPr>
      <w:r w:rsidRPr="007C2D68">
        <w:rPr>
          <w:rFonts w:cs="Arial"/>
          <w:sz w:val="18"/>
          <w:szCs w:val="18"/>
        </w:rPr>
        <w:t xml:space="preserve">the exercise of its rights under clause </w:t>
      </w:r>
      <w:proofErr w:type="gramStart"/>
      <w:r w:rsidRPr="007C2D68">
        <w:rPr>
          <w:rFonts w:cs="Arial"/>
          <w:sz w:val="18"/>
          <w:szCs w:val="18"/>
        </w:rPr>
        <w:t>26;</w:t>
      </w:r>
      <w:proofErr w:type="gramEnd"/>
      <w:r w:rsidRPr="007C2D68">
        <w:rPr>
          <w:rFonts w:cs="Arial"/>
          <w:sz w:val="18"/>
          <w:szCs w:val="18"/>
        </w:rPr>
        <w:t xml:space="preserve"> </w:t>
      </w:r>
    </w:p>
    <w:p w14:paraId="04AB489C" w14:textId="77777777" w:rsidR="00DA5375" w:rsidRPr="007C2D68" w:rsidRDefault="00DA5375" w:rsidP="00155FFA">
      <w:pPr>
        <w:pStyle w:val="MELegal5"/>
        <w:numPr>
          <w:ilvl w:val="0"/>
          <w:numId w:val="0"/>
        </w:numPr>
        <w:spacing w:before="0" w:after="0" w:line="240" w:lineRule="auto"/>
        <w:ind w:left="1644"/>
        <w:rPr>
          <w:rFonts w:cs="Arial"/>
          <w:sz w:val="18"/>
          <w:szCs w:val="18"/>
        </w:rPr>
      </w:pPr>
      <w:r w:rsidRPr="007C2D68">
        <w:rPr>
          <w:rFonts w:cs="Arial"/>
          <w:sz w:val="18"/>
          <w:szCs w:val="18"/>
        </w:rPr>
        <w:t xml:space="preserve">the Recipient grants to, or must obtain for, the Commonwealth a perpetual, world-wide, royalty free, non-exclusive licence (including the right to sublicense) to use, reproduce, adapt, </w:t>
      </w:r>
      <w:proofErr w:type="gramStart"/>
      <w:r w:rsidRPr="007C2D68">
        <w:rPr>
          <w:rFonts w:cs="Arial"/>
          <w:sz w:val="18"/>
          <w:szCs w:val="18"/>
        </w:rPr>
        <w:t>modify</w:t>
      </w:r>
      <w:proofErr w:type="gramEnd"/>
      <w:r w:rsidRPr="007C2D68">
        <w:rPr>
          <w:rFonts w:cs="Arial"/>
          <w:sz w:val="18"/>
          <w:szCs w:val="18"/>
        </w:rPr>
        <w:t xml:space="preserve"> and communicate that Material; or</w:t>
      </w:r>
    </w:p>
    <w:p w14:paraId="3A0D3EEC" w14:textId="0391D32D" w:rsidR="00DA5375" w:rsidRPr="007C2D68" w:rsidRDefault="00DA5375" w:rsidP="00155FFA">
      <w:pPr>
        <w:pStyle w:val="MELegal4"/>
        <w:numPr>
          <w:ilvl w:val="3"/>
          <w:numId w:val="21"/>
        </w:numPr>
        <w:tabs>
          <w:tab w:val="clear" w:pos="2041"/>
          <w:tab w:val="num" w:pos="1985"/>
        </w:tabs>
        <w:spacing w:before="0" w:after="0" w:line="240" w:lineRule="auto"/>
        <w:ind w:left="1644"/>
        <w:rPr>
          <w:rFonts w:cs="Arial"/>
          <w:sz w:val="18"/>
          <w:szCs w:val="18"/>
        </w:rPr>
      </w:pPr>
      <w:r w:rsidRPr="007C2D68">
        <w:rPr>
          <w:rFonts w:cs="Arial"/>
          <w:sz w:val="18"/>
          <w:szCs w:val="18"/>
        </w:rPr>
        <w:t>the Recipient needs to use any of the Commonwealth Material (excluding the CRC Branding) for the purpose of performing its obligations under this Agreement, the Commonwealth grants to the Recipient, subject to any conditions, directions or restrictions of the Commonwealth specified in item 13 of Schedule 1, a world-wide, royalty free, non-exclusive, non-transferable licence (including the</w:t>
      </w:r>
      <w:r w:rsidR="002A643D" w:rsidRPr="007C2D68">
        <w:rPr>
          <w:rFonts w:cs="Arial"/>
          <w:sz w:val="18"/>
          <w:szCs w:val="18"/>
        </w:rPr>
        <w:t xml:space="preserve"> </w:t>
      </w:r>
      <w:r w:rsidRPr="007C2D68">
        <w:rPr>
          <w:rFonts w:cs="Arial"/>
          <w:sz w:val="18"/>
          <w:szCs w:val="18"/>
        </w:rPr>
        <w:t>right to sublicense) to use, reproduce, adapt, modify and communicate the Commonwealth Material solely for the purpose of undertaking the Activities; or</w:t>
      </w:r>
    </w:p>
    <w:p w14:paraId="133D4374" w14:textId="59E9B429" w:rsidR="002A643D" w:rsidRPr="007C2D68" w:rsidRDefault="00DA5375" w:rsidP="00155FFA">
      <w:pPr>
        <w:pStyle w:val="MELegal4"/>
        <w:numPr>
          <w:ilvl w:val="3"/>
          <w:numId w:val="21"/>
        </w:numPr>
        <w:tabs>
          <w:tab w:val="clear" w:pos="2041"/>
          <w:tab w:val="num" w:pos="1985"/>
        </w:tabs>
        <w:spacing w:before="0" w:after="0" w:line="240" w:lineRule="auto"/>
        <w:ind w:left="1644" w:hanging="624"/>
        <w:rPr>
          <w:rFonts w:cs="Arial"/>
          <w:sz w:val="18"/>
          <w:szCs w:val="18"/>
        </w:rPr>
      </w:pPr>
      <w:r w:rsidRPr="007C2D68">
        <w:rPr>
          <w:rFonts w:cs="Arial"/>
          <w:sz w:val="18"/>
          <w:szCs w:val="18"/>
        </w:rPr>
        <w:t xml:space="preserve">the Recipient needs to use any of the CRC Branding for the purposes of clause 4.2, the Commonwealth grants to the Recipient, subject to any conditions, directions or restrictions of the Commonwealth specified in item 13 of Schedule 1, a world-wide, royalty free, non-exclusive, non-transferable licence (including the right to sublicense, with the exception of the Recipient being able to grant a sublicence to the Participants) to use, reproduce and communicate the CRC </w:t>
      </w:r>
      <w:r w:rsidRPr="007C2D68">
        <w:rPr>
          <w:rFonts w:cs="Arial"/>
          <w:sz w:val="18"/>
          <w:szCs w:val="18"/>
        </w:rPr>
        <w:t>Branding solely for the purposes of undertaking the Activities.</w:t>
      </w:r>
    </w:p>
    <w:p w14:paraId="3E2822AA" w14:textId="261AD3B2" w:rsidR="00DA5375" w:rsidRPr="007C2D68" w:rsidRDefault="00DA5375" w:rsidP="00155FFA">
      <w:pPr>
        <w:pStyle w:val="MELegal3"/>
        <w:numPr>
          <w:ilvl w:val="2"/>
          <w:numId w:val="21"/>
        </w:numPr>
        <w:tabs>
          <w:tab w:val="clear" w:pos="1361"/>
          <w:tab w:val="num" w:pos="1276"/>
        </w:tabs>
        <w:spacing w:before="0" w:after="0" w:line="240" w:lineRule="auto"/>
        <w:ind w:left="1276" w:hanging="709"/>
        <w:rPr>
          <w:rFonts w:cs="Arial"/>
          <w:sz w:val="18"/>
          <w:szCs w:val="18"/>
        </w:rPr>
      </w:pPr>
      <w:r w:rsidRPr="007C2D68">
        <w:rPr>
          <w:rFonts w:cs="Arial"/>
          <w:sz w:val="18"/>
          <w:szCs w:val="18"/>
        </w:rPr>
        <w:t xml:space="preserve">The licence granted to the Commonwealth under clause </w:t>
      </w:r>
      <w:r w:rsidRPr="007C2D68">
        <w:rPr>
          <w:rFonts w:cs="Arial"/>
          <w:sz w:val="18"/>
          <w:szCs w:val="18"/>
        </w:rPr>
        <w:fldChar w:fldCharType="begin"/>
      </w:r>
      <w:r w:rsidRPr="007C2D68">
        <w:rPr>
          <w:rFonts w:cs="Arial"/>
          <w:sz w:val="18"/>
          <w:szCs w:val="18"/>
        </w:rPr>
        <w:instrText xml:space="preserve"> REF _Ref453853914 \w \h </w:instrText>
      </w:r>
      <w:r w:rsidRPr="007C2D68">
        <w:rPr>
          <w:rFonts w:cs="Arial"/>
          <w:sz w:val="18"/>
          <w:szCs w:val="18"/>
        </w:rPr>
      </w:r>
      <w:r w:rsidRPr="007C2D68">
        <w:rPr>
          <w:rFonts w:cs="Arial"/>
          <w:sz w:val="18"/>
          <w:szCs w:val="18"/>
        </w:rPr>
        <w:fldChar w:fldCharType="separate"/>
      </w:r>
      <w:r w:rsidR="00D12F12">
        <w:rPr>
          <w:rFonts w:cs="Arial"/>
          <w:sz w:val="18"/>
          <w:szCs w:val="18"/>
        </w:rPr>
        <w:t>16.3(b)(</w:t>
      </w:r>
      <w:proofErr w:type="spellStart"/>
      <w:r w:rsidR="00D12F12">
        <w:rPr>
          <w:rFonts w:cs="Arial"/>
          <w:sz w:val="18"/>
          <w:szCs w:val="18"/>
        </w:rPr>
        <w:t>i</w:t>
      </w:r>
      <w:proofErr w:type="spellEnd"/>
      <w:r w:rsidR="00D12F12">
        <w:rPr>
          <w:rFonts w:cs="Arial"/>
          <w:sz w:val="18"/>
          <w:szCs w:val="18"/>
        </w:rPr>
        <w:t>)</w:t>
      </w:r>
      <w:r w:rsidRPr="007C2D68">
        <w:rPr>
          <w:rFonts w:cs="Arial"/>
          <w:sz w:val="18"/>
          <w:szCs w:val="18"/>
        </w:rPr>
        <w:fldChar w:fldCharType="end"/>
      </w:r>
      <w:r w:rsidRPr="007C2D68">
        <w:rPr>
          <w:rFonts w:cs="Arial"/>
          <w:sz w:val="18"/>
          <w:szCs w:val="18"/>
        </w:rPr>
        <w:t xml:space="preserve"> does not include a right to exploit the Agreement Material, Pre-existing Material or </w:t>
      </w:r>
      <w:proofErr w:type="gramStart"/>
      <w:r w:rsidRPr="007C2D68">
        <w:rPr>
          <w:rFonts w:cs="Arial"/>
          <w:sz w:val="18"/>
          <w:szCs w:val="18"/>
        </w:rPr>
        <w:t>Third Party</w:t>
      </w:r>
      <w:proofErr w:type="gramEnd"/>
      <w:r w:rsidRPr="007C2D68">
        <w:rPr>
          <w:rFonts w:cs="Arial"/>
          <w:sz w:val="18"/>
          <w:szCs w:val="18"/>
        </w:rPr>
        <w:t xml:space="preserve"> Material for the Commonwealth's commercial purposes.</w:t>
      </w:r>
    </w:p>
    <w:p w14:paraId="24C6AFD9" w14:textId="77777777" w:rsidR="00DA5375" w:rsidRPr="007C2D68" w:rsidRDefault="00DA5375" w:rsidP="00155FFA">
      <w:pPr>
        <w:pStyle w:val="MELegal3"/>
        <w:numPr>
          <w:ilvl w:val="2"/>
          <w:numId w:val="21"/>
        </w:numPr>
        <w:tabs>
          <w:tab w:val="clear" w:pos="1361"/>
          <w:tab w:val="num" w:pos="1276"/>
        </w:tabs>
        <w:spacing w:before="0" w:after="0" w:line="240" w:lineRule="auto"/>
        <w:ind w:left="1276" w:hanging="709"/>
        <w:rPr>
          <w:rFonts w:cs="Arial"/>
          <w:sz w:val="18"/>
          <w:szCs w:val="18"/>
        </w:rPr>
      </w:pPr>
      <w:r w:rsidRPr="007C2D68">
        <w:rPr>
          <w:rFonts w:cs="Arial"/>
          <w:sz w:val="18"/>
          <w:szCs w:val="18"/>
        </w:rPr>
        <w:t>The Recipient must, or where the Agreement Material vests in a Participant must ensure that, at all times during the Agreement Period, the Recipient and/or Participant has in place and adheres to documented procedures to ensure that, before any Agreement Material is published or disclosed to any person other than the Commonwealth or a Participant, consideration is given to the potential prejudice to the subsistence or Utilisation of the Agreement Material, including the possibility that publication or disclosure might preclude the grant of a patent or cause the loss of Intellectual Property Rights.</w:t>
      </w:r>
    </w:p>
    <w:p w14:paraId="7554D45F" w14:textId="77777777" w:rsidR="00DA5375" w:rsidRPr="007C2D68" w:rsidRDefault="00DA5375" w:rsidP="00155FFA">
      <w:pPr>
        <w:pStyle w:val="MELegal3"/>
        <w:numPr>
          <w:ilvl w:val="2"/>
          <w:numId w:val="21"/>
        </w:numPr>
        <w:tabs>
          <w:tab w:val="clear" w:pos="1361"/>
          <w:tab w:val="num" w:pos="1276"/>
        </w:tabs>
        <w:spacing w:before="0" w:after="0" w:line="240" w:lineRule="auto"/>
        <w:ind w:left="1276" w:hanging="709"/>
        <w:rPr>
          <w:rFonts w:cs="Arial"/>
          <w:sz w:val="18"/>
          <w:szCs w:val="18"/>
        </w:rPr>
      </w:pPr>
      <w:r w:rsidRPr="007C2D68">
        <w:rPr>
          <w:rFonts w:cs="Arial"/>
          <w:sz w:val="18"/>
          <w:szCs w:val="18"/>
        </w:rPr>
        <w:t xml:space="preserve">The Recipient must, or where the Agreement Material vests in a Participant must ensure that, the Recipient and/or Participant uses its best endeavours to ensure Utilisation of Agreement Material (but not including reports or other such material to be provided to the Commonwealth for the Commonwealth’s benefit) by the Participants. </w:t>
      </w:r>
    </w:p>
    <w:p w14:paraId="526437B9" w14:textId="77777777" w:rsidR="00DA5375" w:rsidRPr="007C2D68" w:rsidRDefault="00DA5375" w:rsidP="00155FFA">
      <w:pPr>
        <w:pStyle w:val="MELegal3"/>
        <w:numPr>
          <w:ilvl w:val="2"/>
          <w:numId w:val="21"/>
        </w:numPr>
        <w:tabs>
          <w:tab w:val="clear" w:pos="1361"/>
          <w:tab w:val="num" w:pos="1276"/>
        </w:tabs>
        <w:spacing w:before="0" w:after="0" w:line="240" w:lineRule="auto"/>
        <w:ind w:left="1276" w:hanging="709"/>
        <w:rPr>
          <w:rFonts w:cs="Arial"/>
          <w:b/>
          <w:i/>
          <w:sz w:val="18"/>
          <w:szCs w:val="18"/>
        </w:rPr>
      </w:pPr>
      <w:bookmarkStart w:id="215" w:name="_Ref453853958"/>
      <w:r w:rsidRPr="007C2D68">
        <w:rPr>
          <w:rFonts w:cs="Arial"/>
          <w:sz w:val="18"/>
          <w:szCs w:val="18"/>
        </w:rPr>
        <w:t>The Recipient must, or where the Agreement Material vests in a Participant must ensure that, any Utilisation of Agreement Material, including by any third party, is consistent with any Milestones, the nature of the Activities and the objectives of the Programme, including the maximisation of benefits accruing to Australia.</w:t>
      </w:r>
      <w:bookmarkEnd w:id="215"/>
    </w:p>
    <w:p w14:paraId="69BA8DBE" w14:textId="77777777" w:rsidR="00DA5375" w:rsidRPr="007C2D68" w:rsidRDefault="00DA5375" w:rsidP="00155FFA">
      <w:pPr>
        <w:pStyle w:val="MELegal3"/>
        <w:numPr>
          <w:ilvl w:val="2"/>
          <w:numId w:val="21"/>
        </w:numPr>
        <w:tabs>
          <w:tab w:val="clear" w:pos="1361"/>
          <w:tab w:val="num" w:pos="1276"/>
        </w:tabs>
        <w:spacing w:before="0" w:after="0" w:line="240" w:lineRule="auto"/>
        <w:ind w:left="1276" w:hanging="709"/>
        <w:rPr>
          <w:rFonts w:cs="Arial"/>
          <w:sz w:val="18"/>
          <w:szCs w:val="18"/>
        </w:rPr>
      </w:pPr>
      <w:r w:rsidRPr="007C2D68">
        <w:rPr>
          <w:rFonts w:cs="Arial"/>
          <w:sz w:val="18"/>
          <w:szCs w:val="18"/>
        </w:rPr>
        <w:t xml:space="preserve">The Recipient must ensure that </w:t>
      </w:r>
      <w:proofErr w:type="gramStart"/>
      <w:r w:rsidRPr="007C2D68">
        <w:rPr>
          <w:rFonts w:cs="Arial"/>
          <w:sz w:val="18"/>
          <w:szCs w:val="18"/>
        </w:rPr>
        <w:t>in order to</w:t>
      </w:r>
      <w:proofErr w:type="gramEnd"/>
      <w:r w:rsidRPr="007C2D68">
        <w:rPr>
          <w:rFonts w:cs="Arial"/>
          <w:sz w:val="18"/>
          <w:szCs w:val="18"/>
        </w:rPr>
        <w:t xml:space="preserve"> maximise the benefits from research, after appropriate commercialisation and Utilisation decisions have been taken, consideration is given, where relevant, to dissemination of the results from the Activities.</w:t>
      </w:r>
    </w:p>
    <w:p w14:paraId="34DCB48D" w14:textId="7C140115" w:rsidR="00DA5375" w:rsidRPr="007C2D68" w:rsidRDefault="00DA5375" w:rsidP="00155FFA">
      <w:pPr>
        <w:pStyle w:val="MELegal3"/>
        <w:numPr>
          <w:ilvl w:val="2"/>
          <w:numId w:val="21"/>
        </w:numPr>
        <w:tabs>
          <w:tab w:val="clear" w:pos="1361"/>
          <w:tab w:val="num" w:pos="1276"/>
        </w:tabs>
        <w:spacing w:before="0" w:after="0" w:line="240" w:lineRule="auto"/>
        <w:ind w:left="1276" w:hanging="709"/>
        <w:rPr>
          <w:rFonts w:cs="Arial"/>
          <w:sz w:val="18"/>
          <w:szCs w:val="18"/>
        </w:rPr>
      </w:pPr>
      <w:r w:rsidRPr="007C2D68">
        <w:rPr>
          <w:rFonts w:cs="Arial"/>
          <w:sz w:val="18"/>
          <w:szCs w:val="18"/>
        </w:rPr>
        <w:t>If at any time, the Commonwealth is of the reasonable view that the Utilisation of the Agreement Material by the Recipient and/or Participant, including any third party, is not consistent with clause </w:t>
      </w:r>
      <w:r w:rsidRPr="007C2D68">
        <w:rPr>
          <w:rFonts w:cs="Arial"/>
          <w:sz w:val="18"/>
          <w:szCs w:val="18"/>
        </w:rPr>
        <w:fldChar w:fldCharType="begin"/>
      </w:r>
      <w:r w:rsidRPr="007C2D68">
        <w:rPr>
          <w:rFonts w:cs="Arial"/>
          <w:sz w:val="18"/>
          <w:szCs w:val="18"/>
        </w:rPr>
        <w:instrText xml:space="preserve"> REF _Ref453853958 \w \h </w:instrText>
      </w:r>
      <w:r w:rsidRPr="007C2D68">
        <w:rPr>
          <w:rFonts w:cs="Arial"/>
          <w:sz w:val="18"/>
          <w:szCs w:val="18"/>
        </w:rPr>
      </w:r>
      <w:r w:rsidRPr="007C2D68">
        <w:rPr>
          <w:rFonts w:cs="Arial"/>
          <w:sz w:val="18"/>
          <w:szCs w:val="18"/>
        </w:rPr>
        <w:fldChar w:fldCharType="separate"/>
      </w:r>
      <w:r w:rsidR="00D12F12">
        <w:rPr>
          <w:rFonts w:cs="Arial"/>
          <w:sz w:val="18"/>
          <w:szCs w:val="18"/>
        </w:rPr>
        <w:t>16.3(f)</w:t>
      </w:r>
      <w:r w:rsidRPr="007C2D68">
        <w:rPr>
          <w:rFonts w:cs="Arial"/>
          <w:sz w:val="18"/>
          <w:szCs w:val="18"/>
        </w:rPr>
        <w:fldChar w:fldCharType="end"/>
      </w:r>
      <w:r w:rsidRPr="007C2D68">
        <w:rPr>
          <w:rFonts w:cs="Arial"/>
          <w:sz w:val="18"/>
          <w:szCs w:val="18"/>
        </w:rPr>
        <w:t>, the Commonwealth may, by Notice at its sole and unfettered discretion:</w:t>
      </w:r>
    </w:p>
    <w:p w14:paraId="120748BC" w14:textId="77777777" w:rsidR="00DA5375" w:rsidRPr="007C2D68" w:rsidRDefault="00DA5375" w:rsidP="00155FFA">
      <w:pPr>
        <w:pStyle w:val="MELegal4"/>
        <w:numPr>
          <w:ilvl w:val="3"/>
          <w:numId w:val="21"/>
        </w:numPr>
        <w:spacing w:before="0" w:after="0" w:line="240" w:lineRule="auto"/>
        <w:rPr>
          <w:rFonts w:cs="Arial"/>
          <w:sz w:val="18"/>
          <w:szCs w:val="18"/>
        </w:rPr>
      </w:pPr>
      <w:r w:rsidRPr="007C2D68">
        <w:rPr>
          <w:rFonts w:cs="Arial"/>
          <w:sz w:val="18"/>
          <w:szCs w:val="18"/>
        </w:rPr>
        <w:t xml:space="preserve">require the Recipient to repay some or all of the Grant Funds spent Utilising the Agreement </w:t>
      </w:r>
      <w:proofErr w:type="gramStart"/>
      <w:r w:rsidRPr="007C2D68">
        <w:rPr>
          <w:rFonts w:cs="Arial"/>
          <w:sz w:val="18"/>
          <w:szCs w:val="18"/>
        </w:rPr>
        <w:t>Material;</w:t>
      </w:r>
      <w:proofErr w:type="gramEnd"/>
    </w:p>
    <w:p w14:paraId="3C7E2106" w14:textId="77777777" w:rsidR="00DA5375" w:rsidRPr="007C2D68" w:rsidRDefault="00DA5375" w:rsidP="00155FFA">
      <w:pPr>
        <w:pStyle w:val="MELegal4"/>
        <w:numPr>
          <w:ilvl w:val="3"/>
          <w:numId w:val="21"/>
        </w:numPr>
        <w:spacing w:before="0" w:after="0" w:line="240" w:lineRule="auto"/>
        <w:rPr>
          <w:rFonts w:cs="Arial"/>
          <w:sz w:val="18"/>
          <w:szCs w:val="18"/>
        </w:rPr>
      </w:pPr>
      <w:r w:rsidRPr="007C2D68">
        <w:rPr>
          <w:rFonts w:cs="Arial"/>
          <w:sz w:val="18"/>
          <w:szCs w:val="18"/>
        </w:rPr>
        <w:t>reduce or suspend payment of the Grant Funds, or terminate the Agreement, under clause 28; or</w:t>
      </w:r>
    </w:p>
    <w:p w14:paraId="4DC5BD05" w14:textId="77777777" w:rsidR="00DA5375" w:rsidRPr="007C2D68" w:rsidRDefault="00DA5375" w:rsidP="00155FFA">
      <w:pPr>
        <w:pStyle w:val="MELegal4"/>
        <w:numPr>
          <w:ilvl w:val="3"/>
          <w:numId w:val="21"/>
        </w:numPr>
        <w:spacing w:before="0" w:after="0" w:line="240" w:lineRule="auto"/>
        <w:rPr>
          <w:rFonts w:cs="Arial"/>
          <w:sz w:val="18"/>
          <w:szCs w:val="18"/>
        </w:rPr>
      </w:pPr>
      <w:r w:rsidRPr="007C2D68">
        <w:rPr>
          <w:rFonts w:cs="Arial"/>
          <w:sz w:val="18"/>
          <w:szCs w:val="18"/>
        </w:rPr>
        <w:t>exercise any other right it may have under this Agreement.</w:t>
      </w:r>
    </w:p>
    <w:p w14:paraId="7D29D972" w14:textId="77777777" w:rsidR="00155FFA" w:rsidRPr="007C2D68" w:rsidRDefault="00155FFA" w:rsidP="00155FFA">
      <w:pPr>
        <w:pStyle w:val="MELegal2"/>
        <w:keepLines w:val="0"/>
        <w:numPr>
          <w:ilvl w:val="0"/>
          <w:numId w:val="0"/>
        </w:numPr>
        <w:spacing w:before="0" w:after="0" w:line="240" w:lineRule="auto"/>
        <w:ind w:left="680"/>
        <w:rPr>
          <w:rFonts w:cs="Arial"/>
          <w:sz w:val="18"/>
          <w:szCs w:val="18"/>
        </w:rPr>
      </w:pPr>
      <w:bookmarkStart w:id="216" w:name="_Toc426986856"/>
      <w:bookmarkStart w:id="217" w:name="_Toc426986975"/>
      <w:bookmarkStart w:id="218" w:name="_Toc426987093"/>
      <w:bookmarkEnd w:id="216"/>
      <w:bookmarkEnd w:id="217"/>
      <w:bookmarkEnd w:id="218"/>
    </w:p>
    <w:p w14:paraId="35F13A7D" w14:textId="4B119910" w:rsidR="00DA5375" w:rsidRPr="007C2D68" w:rsidRDefault="00DA5375" w:rsidP="00155FFA">
      <w:pPr>
        <w:pStyle w:val="MELegal2"/>
        <w:keepLines w:val="0"/>
        <w:numPr>
          <w:ilvl w:val="1"/>
          <w:numId w:val="21"/>
        </w:numPr>
        <w:spacing w:before="0" w:after="0" w:line="240" w:lineRule="auto"/>
        <w:rPr>
          <w:rFonts w:cs="Arial"/>
          <w:sz w:val="18"/>
          <w:szCs w:val="18"/>
        </w:rPr>
      </w:pPr>
      <w:r w:rsidRPr="007C2D68">
        <w:rPr>
          <w:rFonts w:cs="Arial"/>
          <w:sz w:val="18"/>
          <w:szCs w:val="18"/>
        </w:rPr>
        <w:t>Commonwealth Material</w:t>
      </w:r>
    </w:p>
    <w:p w14:paraId="025DA6CE" w14:textId="77777777" w:rsidR="00DA5375" w:rsidRPr="007C2D68" w:rsidRDefault="00DA5375" w:rsidP="00155FFA">
      <w:pPr>
        <w:spacing w:before="0" w:after="0"/>
        <w:rPr>
          <w:rFonts w:cs="Arial"/>
          <w:sz w:val="18"/>
          <w:szCs w:val="18"/>
        </w:rPr>
      </w:pPr>
      <w:r w:rsidRPr="007C2D68">
        <w:rPr>
          <w:rFonts w:cs="Arial"/>
          <w:sz w:val="18"/>
          <w:szCs w:val="18"/>
        </w:rPr>
        <w:t>The Commonwealth will provide to the Recipient the Commonwealth Material and the Recipient must ensure that the Commonwealth Material is used strictly in accordance with any conditions or restrictions specified in item 13 of Schedule 1 and any direction by the Commonwealth.</w:t>
      </w:r>
    </w:p>
    <w:p w14:paraId="5DD4D4B2" w14:textId="77777777" w:rsidR="00DA5375" w:rsidRPr="007C2D68" w:rsidRDefault="00DA5375" w:rsidP="00DA5375">
      <w:pPr>
        <w:pStyle w:val="Style2"/>
        <w:numPr>
          <w:ilvl w:val="0"/>
          <w:numId w:val="0"/>
        </w:numPr>
        <w:spacing w:after="120"/>
        <w:ind w:left="709"/>
        <w:rPr>
          <w:rFonts w:eastAsia="Calibri"/>
          <w:sz w:val="18"/>
          <w:szCs w:val="18"/>
        </w:rPr>
      </w:pPr>
    </w:p>
    <w:bookmarkEnd w:id="145"/>
    <w:p w14:paraId="6845C65D" w14:textId="77777777" w:rsidR="00155FFA" w:rsidRPr="007C2D68" w:rsidRDefault="00155FFA" w:rsidP="00DA5375">
      <w:pPr>
        <w:spacing w:after="120"/>
        <w:ind w:left="709"/>
        <w:jc w:val="both"/>
        <w:rPr>
          <w:rFonts w:cs="Arial"/>
          <w:color w:val="000000" w:themeColor="text1"/>
          <w:sz w:val="18"/>
          <w:szCs w:val="18"/>
        </w:rPr>
        <w:sectPr w:rsidR="00155FFA" w:rsidRPr="007C2D68" w:rsidSect="00D352E2">
          <w:type w:val="continuous"/>
          <w:pgSz w:w="11907" w:h="16840" w:code="9"/>
          <w:pgMar w:top="720" w:right="720" w:bottom="720" w:left="720" w:header="720" w:footer="720" w:gutter="0"/>
          <w:cols w:num="2" w:space="284"/>
          <w:formProt w:val="0"/>
          <w:titlePg/>
          <w:docGrid w:linePitch="360"/>
        </w:sectPr>
      </w:pPr>
    </w:p>
    <w:p w14:paraId="48F0A2C8" w14:textId="4E42806D" w:rsidR="00DA5375" w:rsidRPr="007C2D68" w:rsidRDefault="00DA5375" w:rsidP="00DA5375">
      <w:pPr>
        <w:spacing w:after="120"/>
        <w:ind w:left="709"/>
        <w:jc w:val="both"/>
        <w:rPr>
          <w:rFonts w:cs="Arial"/>
          <w:color w:val="000000" w:themeColor="text1"/>
          <w:sz w:val="18"/>
          <w:szCs w:val="18"/>
        </w:rPr>
      </w:pPr>
    </w:p>
    <w:p w14:paraId="52A1B5A3" w14:textId="77777777" w:rsidR="00DA5375" w:rsidRPr="007C2D68" w:rsidRDefault="00DA5375" w:rsidP="00DA5375">
      <w:pPr>
        <w:spacing w:after="120"/>
        <w:rPr>
          <w:rFonts w:cs="Arial"/>
          <w:color w:val="000000" w:themeColor="text1"/>
          <w:sz w:val="18"/>
          <w:szCs w:val="18"/>
        </w:rPr>
      </w:pPr>
    </w:p>
    <w:p w14:paraId="20C20608" w14:textId="77777777" w:rsidR="00DA5375" w:rsidRPr="007C2D68" w:rsidRDefault="00DA5375" w:rsidP="00DA5375">
      <w:pPr>
        <w:spacing w:after="120"/>
        <w:rPr>
          <w:rFonts w:cs="Arial"/>
          <w:b/>
          <w:color w:val="000000" w:themeColor="text1"/>
          <w:sz w:val="18"/>
          <w:szCs w:val="18"/>
        </w:rPr>
      </w:pPr>
    </w:p>
    <w:p w14:paraId="39090A31" w14:textId="77777777" w:rsidR="00DA5375" w:rsidRPr="007C2D68" w:rsidRDefault="00DA5375">
      <w:pPr>
        <w:spacing w:before="0" w:after="0"/>
      </w:pPr>
    </w:p>
    <w:sectPr w:rsidR="00DA5375" w:rsidRPr="007C2D68" w:rsidSect="00D352E2">
      <w:type w:val="continuous"/>
      <w:pgSz w:w="11907" w:h="16840" w:code="9"/>
      <w:pgMar w:top="720" w:right="720" w:bottom="720" w:left="720" w:header="720" w:footer="720" w:gutter="0"/>
      <w:cols w:num="2"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D07591" w14:textId="77777777" w:rsidR="00D352E2" w:rsidRDefault="00D352E2">
      <w:r>
        <w:separator/>
      </w:r>
    </w:p>
  </w:endnote>
  <w:endnote w:type="continuationSeparator" w:id="0">
    <w:p w14:paraId="050BCDC5" w14:textId="77777777" w:rsidR="00D352E2" w:rsidRDefault="00D352E2">
      <w:r>
        <w:continuationSeparator/>
      </w:r>
    </w:p>
  </w:endnote>
  <w:endnote w:type="continuationNotice" w:id="1">
    <w:p w14:paraId="5CD1692B" w14:textId="77777777" w:rsidR="00D352E2" w:rsidRDefault="00D352E2">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old">
    <w:altName w:val="Arial"/>
    <w:panose1 w:val="020B0704020202020204"/>
    <w:charset w:val="00"/>
    <w:family w:val="auto"/>
    <w:pitch w:val="variable"/>
    <w:sig w:usb0="E0002AFF" w:usb1="C0007843" w:usb2="00000009" w:usb3="00000000" w:csb0="000001FF" w:csb1="00000000"/>
  </w:font>
  <w:font w:name="Times New Roman Bold">
    <w:altName w:val="Times New Roman"/>
    <w:panose1 w:val="02020803070505020304"/>
    <w:charset w:val="00"/>
    <w:family w:val="auto"/>
    <w:pitch w:val="variable"/>
    <w:sig w:usb0="E0002AFF" w:usb1="C0007841"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Verdana">
    <w:panose1 w:val="020B0604030504040204"/>
    <w:charset w:val="00"/>
    <w:family w:val="swiss"/>
    <w:pitch w:val="variable"/>
    <w:sig w:usb0="A00006FF" w:usb1="4000205B" w:usb2="00000010" w:usb3="00000000" w:csb0="0000019F" w:csb1="00000000"/>
  </w:font>
  <w:font w:name="Microsoft Sans Serif">
    <w:panose1 w:val="020B0604020202020204"/>
    <w:charset w:val="00"/>
    <w:family w:val="swiss"/>
    <w:pitch w:val="variable"/>
    <w:sig w:usb0="E5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03681" w14:textId="333B1090" w:rsidR="003468D6" w:rsidRDefault="003468D6">
    <w:pPr>
      <w:pStyle w:val="Footer"/>
    </w:pPr>
    <w:r>
      <w:ptab w:relativeTo="margin" w:alignment="center" w:leader="none"/>
    </w:r>
    <w:proofErr w:type="spellStart"/>
    <w:r>
      <w:rPr>
        <w:rFonts w:cs="Arial"/>
        <w:color w:val="0F243E"/>
        <w:szCs w:val="22"/>
      </w:rPr>
      <w:t>iMOVE</w:t>
    </w:r>
    <w:proofErr w:type="spellEnd"/>
    <w:r>
      <w:rPr>
        <w:rFonts w:cs="Arial"/>
        <w:color w:val="0F243E"/>
        <w:szCs w:val="22"/>
      </w:rPr>
      <w:t xml:space="preserve"> </w:t>
    </w:r>
    <w:proofErr w:type="gramStart"/>
    <w:r>
      <w:rPr>
        <w:rFonts w:cs="Arial"/>
        <w:color w:val="0F243E"/>
        <w:szCs w:val="22"/>
      </w:rPr>
      <w:t>CRC  –</w:t>
    </w:r>
    <w:proofErr w:type="gramEnd"/>
    <w:r>
      <w:rPr>
        <w:rFonts w:cs="Arial"/>
        <w:color w:val="0F243E"/>
        <w:szCs w:val="22"/>
      </w:rPr>
      <w:t xml:space="preserve"> </w:t>
    </w:r>
    <w:r w:rsidRPr="00A23EA9">
      <w:rPr>
        <w:rFonts w:cs="Arial"/>
        <w:color w:val="0F243E"/>
        <w:szCs w:val="22"/>
      </w:rPr>
      <w:t>IN</w:t>
    </w:r>
    <w:r>
      <w:rPr>
        <w:rFonts w:cs="Arial"/>
        <w:color w:val="0F243E"/>
        <w:szCs w:val="22"/>
      </w:rPr>
      <w:t xml:space="preserve"> – </w:t>
    </w:r>
    <w:r w:rsidRPr="00A23EA9">
      <w:rPr>
        <w:rFonts w:cs="Arial"/>
        <w:color w:val="0F243E"/>
        <w:szCs w:val="22"/>
      </w:rPr>
      <w:t>CONFIDENCE</w:t>
    </w:r>
    <w:r>
      <w:rPr>
        <w:rFonts w:cs="Arial"/>
        <w:color w:val="0F243E"/>
        <w:szCs w:val="22"/>
      </w:rPr>
      <w:t xml:space="preserve"> </w:t>
    </w:r>
    <w:r>
      <w:ptab w:relativeTo="margin" w:alignment="right" w:leader="none"/>
    </w:r>
    <w:r>
      <w:fldChar w:fldCharType="begin"/>
    </w:r>
    <w:r>
      <w:instrText xml:space="preserve"> PAGE   \* MERGEFORMAT </w:instrText>
    </w:r>
    <w:r>
      <w:fldChar w:fldCharType="separate"/>
    </w:r>
    <w:r>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4EBB0D" w14:textId="77777777" w:rsidR="00D352E2" w:rsidRDefault="00D352E2">
      <w:r>
        <w:separator/>
      </w:r>
    </w:p>
  </w:footnote>
  <w:footnote w:type="continuationSeparator" w:id="0">
    <w:p w14:paraId="423C6BDC" w14:textId="77777777" w:rsidR="00D352E2" w:rsidRDefault="00D352E2">
      <w:r>
        <w:continuationSeparator/>
      </w:r>
    </w:p>
  </w:footnote>
  <w:footnote w:type="continuationNotice" w:id="1">
    <w:p w14:paraId="384705E5" w14:textId="77777777" w:rsidR="00D352E2" w:rsidRDefault="00D352E2">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D228EDE"/>
    <w:lvl w:ilvl="0">
      <w:start w:val="1"/>
      <w:numFmt w:val="bullet"/>
      <w:pStyle w:val="ListBullet"/>
      <w:lvlText w:val=""/>
      <w:lvlJc w:val="left"/>
      <w:pPr>
        <w:tabs>
          <w:tab w:val="num" w:pos="5641"/>
        </w:tabs>
        <w:ind w:left="5641" w:hanging="680"/>
      </w:pPr>
      <w:rPr>
        <w:rFonts w:ascii="Symbol" w:hAnsi="Symbol" w:hint="default"/>
        <w:sz w:val="18"/>
      </w:rPr>
    </w:lvl>
  </w:abstractNum>
  <w:abstractNum w:abstractNumId="1" w15:restartNumberingAfterBreak="0">
    <w:nsid w:val="022E4F1D"/>
    <w:multiLevelType w:val="hybridMultilevel"/>
    <w:tmpl w:val="ACF24F9E"/>
    <w:lvl w:ilvl="0" w:tplc="CB5C0BAC">
      <w:start w:val="4"/>
      <w:numFmt w:val="bullet"/>
      <w:lvlText w:val=""/>
      <w:lvlJc w:val="left"/>
      <w:pPr>
        <w:ind w:left="720" w:hanging="360"/>
      </w:pPr>
      <w:rPr>
        <w:rFonts w:ascii="Symbol" w:eastAsia="SimSu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46B2A11"/>
    <w:multiLevelType w:val="hybridMultilevel"/>
    <w:tmpl w:val="FAD44C88"/>
    <w:lvl w:ilvl="0" w:tplc="B60468A4">
      <w:start w:val="1"/>
      <w:numFmt w:val="lowerRoman"/>
      <w:lvlText w:val="(%1)"/>
      <w:lvlJc w:val="left"/>
      <w:pPr>
        <w:ind w:left="2138" w:hanging="360"/>
      </w:pPr>
      <w:rPr>
        <w:rFonts w:hint="default"/>
      </w:rPr>
    </w:lvl>
    <w:lvl w:ilvl="1" w:tplc="0C090019" w:tentative="1">
      <w:start w:val="1"/>
      <w:numFmt w:val="lowerLetter"/>
      <w:lvlText w:val="%2."/>
      <w:lvlJc w:val="left"/>
      <w:pPr>
        <w:ind w:left="2858" w:hanging="360"/>
      </w:pPr>
    </w:lvl>
    <w:lvl w:ilvl="2" w:tplc="0C09001B" w:tentative="1">
      <w:start w:val="1"/>
      <w:numFmt w:val="lowerRoman"/>
      <w:lvlText w:val="%3."/>
      <w:lvlJc w:val="right"/>
      <w:pPr>
        <w:ind w:left="3578" w:hanging="180"/>
      </w:pPr>
    </w:lvl>
    <w:lvl w:ilvl="3" w:tplc="0C09000F" w:tentative="1">
      <w:start w:val="1"/>
      <w:numFmt w:val="decimal"/>
      <w:lvlText w:val="%4."/>
      <w:lvlJc w:val="left"/>
      <w:pPr>
        <w:ind w:left="4298" w:hanging="360"/>
      </w:pPr>
    </w:lvl>
    <w:lvl w:ilvl="4" w:tplc="0C090019" w:tentative="1">
      <w:start w:val="1"/>
      <w:numFmt w:val="lowerLetter"/>
      <w:lvlText w:val="%5."/>
      <w:lvlJc w:val="left"/>
      <w:pPr>
        <w:ind w:left="5018" w:hanging="360"/>
      </w:pPr>
    </w:lvl>
    <w:lvl w:ilvl="5" w:tplc="0C09001B" w:tentative="1">
      <w:start w:val="1"/>
      <w:numFmt w:val="lowerRoman"/>
      <w:lvlText w:val="%6."/>
      <w:lvlJc w:val="right"/>
      <w:pPr>
        <w:ind w:left="5738" w:hanging="180"/>
      </w:pPr>
    </w:lvl>
    <w:lvl w:ilvl="6" w:tplc="0C09000F" w:tentative="1">
      <w:start w:val="1"/>
      <w:numFmt w:val="decimal"/>
      <w:lvlText w:val="%7."/>
      <w:lvlJc w:val="left"/>
      <w:pPr>
        <w:ind w:left="6458" w:hanging="360"/>
      </w:pPr>
    </w:lvl>
    <w:lvl w:ilvl="7" w:tplc="0C090019" w:tentative="1">
      <w:start w:val="1"/>
      <w:numFmt w:val="lowerLetter"/>
      <w:lvlText w:val="%8."/>
      <w:lvlJc w:val="left"/>
      <w:pPr>
        <w:ind w:left="7178" w:hanging="360"/>
      </w:pPr>
    </w:lvl>
    <w:lvl w:ilvl="8" w:tplc="0C09001B" w:tentative="1">
      <w:start w:val="1"/>
      <w:numFmt w:val="lowerRoman"/>
      <w:lvlText w:val="%9."/>
      <w:lvlJc w:val="right"/>
      <w:pPr>
        <w:ind w:left="7898" w:hanging="180"/>
      </w:pPr>
    </w:lvl>
  </w:abstractNum>
  <w:abstractNum w:abstractNumId="3" w15:restartNumberingAfterBreak="0">
    <w:nsid w:val="06B4507F"/>
    <w:multiLevelType w:val="multilevel"/>
    <w:tmpl w:val="C440574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B1255DC"/>
    <w:multiLevelType w:val="hybridMultilevel"/>
    <w:tmpl w:val="047A3BFE"/>
    <w:lvl w:ilvl="0" w:tplc="CB5C0BAC">
      <w:start w:val="4"/>
      <w:numFmt w:val="bullet"/>
      <w:lvlText w:val=""/>
      <w:lvlJc w:val="left"/>
      <w:pPr>
        <w:ind w:left="720" w:hanging="360"/>
      </w:pPr>
      <w:rPr>
        <w:rFonts w:ascii="Symbol" w:eastAsia="SimSu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C356454"/>
    <w:multiLevelType w:val="multilevel"/>
    <w:tmpl w:val="3D4030D2"/>
    <w:lvl w:ilvl="0">
      <w:start w:val="1"/>
      <w:numFmt w:val="upperLetter"/>
      <w:pStyle w:val="Recital"/>
      <w:lvlText w:val="%1."/>
      <w:lvlJc w:val="left"/>
      <w:pPr>
        <w:tabs>
          <w:tab w:val="num" w:pos="709"/>
        </w:tabs>
        <w:ind w:left="709" w:hanging="709"/>
      </w:pPr>
      <w:rPr>
        <w:rFonts w:ascii="Arial" w:hAnsi="Arial" w:hint="default"/>
        <w:b/>
        <w:i w:val="0"/>
        <w:caps w:val="0"/>
        <w:sz w:val="22"/>
      </w:rPr>
    </w:lvl>
    <w:lvl w:ilvl="1">
      <w:start w:val="1"/>
      <w:numFmt w:val="upperLetter"/>
      <w:lvlText w:val="%2."/>
      <w:lvlJc w:val="left"/>
      <w:pPr>
        <w:tabs>
          <w:tab w:val="num" w:pos="1080"/>
        </w:tabs>
        <w:ind w:left="720" w:firstLine="0"/>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6" w15:restartNumberingAfterBreak="0">
    <w:nsid w:val="1C5B0E24"/>
    <w:multiLevelType w:val="multilevel"/>
    <w:tmpl w:val="9354964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1DC5476B"/>
    <w:multiLevelType w:val="multilevel"/>
    <w:tmpl w:val="23C0D298"/>
    <w:lvl w:ilvl="0">
      <w:start w:val="1"/>
      <w:numFmt w:val="decimal"/>
      <w:pStyle w:val="Style1"/>
      <w:lvlText w:val="%1."/>
      <w:lvlJc w:val="left"/>
      <w:pPr>
        <w:tabs>
          <w:tab w:val="num" w:pos="720"/>
        </w:tabs>
        <w:ind w:left="720" w:hanging="720"/>
      </w:pPr>
      <w:rPr>
        <w:rFonts w:hint="default"/>
        <w:b/>
        <w:i w:val="0"/>
      </w:rPr>
    </w:lvl>
    <w:lvl w:ilvl="1">
      <w:start w:val="1"/>
      <w:numFmt w:val="decimal"/>
      <w:pStyle w:val="Style2"/>
      <w:lvlText w:val="%1.%2"/>
      <w:lvlJc w:val="left"/>
      <w:pPr>
        <w:tabs>
          <w:tab w:val="num" w:pos="720"/>
        </w:tabs>
        <w:ind w:left="720" w:hanging="720"/>
      </w:pPr>
      <w:rPr>
        <w:rFonts w:hint="default"/>
        <w:b w:val="0"/>
      </w:rPr>
    </w:lvl>
    <w:lvl w:ilvl="2">
      <w:start w:val="1"/>
      <w:numFmt w:val="lowerLetter"/>
      <w:pStyle w:val="Style3Char"/>
      <w:lvlText w:val="(%3)"/>
      <w:lvlJc w:val="left"/>
      <w:pPr>
        <w:tabs>
          <w:tab w:val="num" w:pos="1440"/>
        </w:tabs>
        <w:ind w:left="1440" w:hanging="720"/>
      </w:pPr>
      <w:rPr>
        <w:rFonts w:hint="default"/>
        <w:b w:val="0"/>
      </w:rPr>
    </w:lvl>
    <w:lvl w:ilvl="3">
      <w:start w:val="1"/>
      <w:numFmt w:val="lowerRoman"/>
      <w:pStyle w:val="Style4"/>
      <w:lvlText w:val="(%4)"/>
      <w:lvlJc w:val="left"/>
      <w:pPr>
        <w:tabs>
          <w:tab w:val="num" w:pos="2160"/>
        </w:tabs>
        <w:ind w:left="2160" w:hanging="720"/>
      </w:pPr>
      <w:rPr>
        <w:rFonts w:hint="default"/>
        <w:b w:val="0"/>
      </w:rPr>
    </w:lvl>
    <w:lvl w:ilvl="4">
      <w:start w:val="1"/>
      <w:numFmt w:val="upperLetter"/>
      <w:pStyle w:val="Style5"/>
      <w:lvlText w:val="(%5)"/>
      <w:lvlJc w:val="left"/>
      <w:pPr>
        <w:tabs>
          <w:tab w:val="num" w:pos="2880"/>
        </w:tabs>
        <w:ind w:left="2880" w:hanging="720"/>
      </w:pPr>
      <w:rPr>
        <w:rFonts w:hint="default"/>
        <w:b w:val="0"/>
      </w:rPr>
    </w:lvl>
    <w:lvl w:ilvl="5">
      <w:start w:val="1"/>
      <w:numFmt w:val="decimal"/>
      <w:lvlText w:val="%1.%2.%3.%4.%5.%6"/>
      <w:lvlJc w:val="left"/>
      <w:pPr>
        <w:tabs>
          <w:tab w:val="num" w:pos="1080"/>
        </w:tabs>
        <w:ind w:left="1080" w:hanging="1080"/>
      </w:pPr>
      <w:rPr>
        <w:rFonts w:hint="default"/>
        <w:b w:val="0"/>
      </w:rPr>
    </w:lvl>
    <w:lvl w:ilvl="6">
      <w:start w:val="1"/>
      <w:numFmt w:val="decimal"/>
      <w:lvlText w:val="%1.%2.%3.%4.%5.%6.%7"/>
      <w:lvlJc w:val="left"/>
      <w:pPr>
        <w:tabs>
          <w:tab w:val="num" w:pos="1080"/>
        </w:tabs>
        <w:ind w:left="1080" w:hanging="1080"/>
      </w:pPr>
      <w:rPr>
        <w:rFonts w:hint="default"/>
        <w:b w:val="0"/>
      </w:rPr>
    </w:lvl>
    <w:lvl w:ilvl="7">
      <w:start w:val="1"/>
      <w:numFmt w:val="decimal"/>
      <w:lvlText w:val="%1.%2.%3.%4.%5.%6.%7.%8"/>
      <w:lvlJc w:val="left"/>
      <w:pPr>
        <w:tabs>
          <w:tab w:val="num" w:pos="1440"/>
        </w:tabs>
        <w:ind w:left="1440" w:hanging="1440"/>
      </w:pPr>
      <w:rPr>
        <w:rFonts w:hint="default"/>
        <w:b w:val="0"/>
      </w:rPr>
    </w:lvl>
    <w:lvl w:ilvl="8">
      <w:start w:val="1"/>
      <w:numFmt w:val="decimal"/>
      <w:lvlText w:val="%1.%2.%3.%4.%5.%6.%7.%8.%9"/>
      <w:lvlJc w:val="left"/>
      <w:pPr>
        <w:tabs>
          <w:tab w:val="num" w:pos="1440"/>
        </w:tabs>
        <w:ind w:left="1440" w:hanging="1440"/>
      </w:pPr>
      <w:rPr>
        <w:rFonts w:hint="default"/>
        <w:b w:val="0"/>
      </w:rPr>
    </w:lvl>
  </w:abstractNum>
  <w:abstractNum w:abstractNumId="8" w15:restartNumberingAfterBreak="0">
    <w:nsid w:val="1F4A17C5"/>
    <w:multiLevelType w:val="hybridMultilevel"/>
    <w:tmpl w:val="D974AFCE"/>
    <w:lvl w:ilvl="0" w:tplc="A33821F4">
      <w:start w:val="4"/>
      <w:numFmt w:val="bullet"/>
      <w:lvlText w:val=""/>
      <w:lvlJc w:val="left"/>
      <w:pPr>
        <w:ind w:left="720" w:hanging="360"/>
      </w:pPr>
      <w:rPr>
        <w:rFonts w:ascii="Symbol" w:eastAsia="SimSu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B3B2A8A"/>
    <w:multiLevelType w:val="multilevel"/>
    <w:tmpl w:val="74A8C998"/>
    <w:lvl w:ilvl="0">
      <w:start w:val="1"/>
      <w:numFmt w:val="decimal"/>
      <w:pStyle w:val="Item"/>
      <w:lvlText w:val="Item %1"/>
      <w:lvlJc w:val="left"/>
      <w:pPr>
        <w:tabs>
          <w:tab w:val="num" w:pos="1418"/>
        </w:tabs>
        <w:ind w:left="1418" w:hanging="1418"/>
      </w:pPr>
      <w:rPr>
        <w:rFonts w:ascii="Arial" w:hAnsi="Arial" w:hint="default"/>
        <w:b w:val="0"/>
        <w:i w:val="0"/>
        <w:sz w:val="2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06E3589"/>
    <w:multiLevelType w:val="multilevel"/>
    <w:tmpl w:val="97E6F4AC"/>
    <w:lvl w:ilvl="0">
      <w:start w:val="1"/>
      <w:numFmt w:val="decimal"/>
      <w:pStyle w:val="Heading1"/>
      <w:lvlText w:val="%1"/>
      <w:lvlJc w:val="left"/>
      <w:pPr>
        <w:ind w:left="432" w:hanging="432"/>
      </w:pPr>
      <w:rPr>
        <w:b/>
      </w:rPr>
    </w:lvl>
    <w:lvl w:ilvl="1">
      <w:start w:val="1"/>
      <w:numFmt w:val="decimal"/>
      <w:pStyle w:val="Heading2"/>
      <w:lvlText w:val="%1.%2"/>
      <w:lvlJc w:val="left"/>
      <w:pPr>
        <w:ind w:left="576" w:hanging="576"/>
      </w:pPr>
      <w:rPr>
        <w:i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32465C0D"/>
    <w:multiLevelType w:val="multilevel"/>
    <w:tmpl w:val="80C0ED20"/>
    <w:lvl w:ilvl="0">
      <w:start w:val="1"/>
      <w:numFmt w:val="decimal"/>
      <w:pStyle w:val="Schedule"/>
      <w:suff w:val="nothing"/>
      <w:lvlText w:val="Schedule %1"/>
      <w:lvlJc w:val="left"/>
      <w:pPr>
        <w:ind w:left="432" w:hanging="432"/>
      </w:pPr>
      <w:rPr>
        <w:rFonts w:ascii="Arial" w:hAnsi="Arial" w:hint="default"/>
        <w:b/>
        <w:i w:val="0"/>
        <w:sz w:val="28"/>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33AB66CC"/>
    <w:multiLevelType w:val="multilevel"/>
    <w:tmpl w:val="2592B452"/>
    <w:lvl w:ilvl="0">
      <w:start w:val="1"/>
      <w:numFmt w:val="decimal"/>
      <w:lvlText w:val="%1."/>
      <w:lvlJc w:val="left"/>
      <w:pPr>
        <w:ind w:left="719" w:hanging="720"/>
      </w:pPr>
      <w:rPr>
        <w:rFonts w:cs="Times New Roman" w:hint="default"/>
      </w:rPr>
    </w:lvl>
    <w:lvl w:ilvl="1">
      <w:start w:val="1"/>
      <w:numFmt w:val="decimal"/>
      <w:isLgl/>
      <w:lvlText w:val="%1.%2"/>
      <w:lvlJc w:val="left"/>
      <w:pPr>
        <w:ind w:left="360" w:hanging="360"/>
      </w:pPr>
      <w:rPr>
        <w:rFonts w:cs="Times New Roman" w:hint="default"/>
        <w:b/>
      </w:rPr>
    </w:lvl>
    <w:lvl w:ilvl="2">
      <w:start w:val="1"/>
      <w:numFmt w:val="lowerLetter"/>
      <w:lvlText w:val="(%3)"/>
      <w:lvlJc w:val="left"/>
      <w:pPr>
        <w:ind w:left="721" w:hanging="720"/>
      </w:pPr>
      <w:rPr>
        <w:rFonts w:hint="default"/>
        <w:b w:val="0"/>
      </w:rPr>
    </w:lvl>
    <w:lvl w:ilvl="3">
      <w:start w:val="1"/>
      <w:numFmt w:val="decimal"/>
      <w:isLgl/>
      <w:lvlText w:val="%1.%2.%3.%4"/>
      <w:lvlJc w:val="left"/>
      <w:pPr>
        <w:ind w:left="722" w:hanging="720"/>
      </w:pPr>
      <w:rPr>
        <w:rFonts w:cs="Times New Roman" w:hint="default"/>
      </w:rPr>
    </w:lvl>
    <w:lvl w:ilvl="4">
      <w:start w:val="1"/>
      <w:numFmt w:val="decimal"/>
      <w:isLgl/>
      <w:lvlText w:val="%1.%2.%3.%4.%5"/>
      <w:lvlJc w:val="left"/>
      <w:pPr>
        <w:ind w:left="1083" w:hanging="1080"/>
      </w:pPr>
      <w:rPr>
        <w:rFonts w:cs="Times New Roman" w:hint="default"/>
      </w:rPr>
    </w:lvl>
    <w:lvl w:ilvl="5">
      <w:start w:val="1"/>
      <w:numFmt w:val="decimal"/>
      <w:isLgl/>
      <w:lvlText w:val="%1.%2.%3.%4.%5.%6"/>
      <w:lvlJc w:val="left"/>
      <w:pPr>
        <w:ind w:left="1084" w:hanging="1080"/>
      </w:pPr>
      <w:rPr>
        <w:rFonts w:cs="Times New Roman" w:hint="default"/>
      </w:rPr>
    </w:lvl>
    <w:lvl w:ilvl="6">
      <w:start w:val="1"/>
      <w:numFmt w:val="decimal"/>
      <w:isLgl/>
      <w:lvlText w:val="%1.%2.%3.%4.%5.%6.%7"/>
      <w:lvlJc w:val="left"/>
      <w:pPr>
        <w:ind w:left="1445" w:hanging="1440"/>
      </w:pPr>
      <w:rPr>
        <w:rFonts w:cs="Times New Roman" w:hint="default"/>
      </w:rPr>
    </w:lvl>
    <w:lvl w:ilvl="7">
      <w:start w:val="1"/>
      <w:numFmt w:val="decimal"/>
      <w:isLgl/>
      <w:lvlText w:val="%1.%2.%3.%4.%5.%6.%7.%8"/>
      <w:lvlJc w:val="left"/>
      <w:pPr>
        <w:ind w:left="1446" w:hanging="1440"/>
      </w:pPr>
      <w:rPr>
        <w:rFonts w:cs="Times New Roman" w:hint="default"/>
      </w:rPr>
    </w:lvl>
    <w:lvl w:ilvl="8">
      <w:start w:val="1"/>
      <w:numFmt w:val="decimal"/>
      <w:isLgl/>
      <w:lvlText w:val="%1.%2.%3.%4.%5.%6.%7.%8.%9"/>
      <w:lvlJc w:val="left"/>
      <w:pPr>
        <w:ind w:left="1807" w:hanging="1800"/>
      </w:pPr>
      <w:rPr>
        <w:rFonts w:cs="Times New Roman" w:hint="default"/>
      </w:rPr>
    </w:lvl>
  </w:abstractNum>
  <w:abstractNum w:abstractNumId="13" w15:restartNumberingAfterBreak="0">
    <w:nsid w:val="36A92F32"/>
    <w:multiLevelType w:val="hybridMultilevel"/>
    <w:tmpl w:val="6FF2FBE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8542B30"/>
    <w:multiLevelType w:val="multilevel"/>
    <w:tmpl w:val="94AAC4C4"/>
    <w:styleLink w:val="Style7"/>
    <w:lvl w:ilvl="0">
      <w:start w:val="1"/>
      <w:numFmt w:val="decimal"/>
      <w:lvlText w:val="SCHEDULE %1"/>
      <w:lvlJc w:val="left"/>
      <w:pPr>
        <w:ind w:left="360" w:hanging="360"/>
      </w:pPr>
      <w:rPr>
        <w:rFonts w:ascii="Arial Bold" w:hAnsi="Arial Bold" w:hint="default"/>
        <w:cap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A740E0E"/>
    <w:multiLevelType w:val="multilevel"/>
    <w:tmpl w:val="A094EFE0"/>
    <w:lvl w:ilvl="0">
      <w:start w:val="1"/>
      <w:numFmt w:val="decimal"/>
      <w:pStyle w:val="MELegal1"/>
      <w:lvlText w:val="%1."/>
      <w:lvlJc w:val="left"/>
      <w:pPr>
        <w:tabs>
          <w:tab w:val="num" w:pos="680"/>
        </w:tabs>
        <w:ind w:left="680" w:hanging="680"/>
      </w:pPr>
    </w:lvl>
    <w:lvl w:ilvl="1">
      <w:start w:val="1"/>
      <w:numFmt w:val="decimal"/>
      <w:pStyle w:val="MELegal2"/>
      <w:lvlText w:val="%1.%2"/>
      <w:lvlJc w:val="left"/>
      <w:pPr>
        <w:tabs>
          <w:tab w:val="num" w:pos="680"/>
        </w:tabs>
        <w:ind w:left="680" w:hanging="680"/>
      </w:pPr>
    </w:lvl>
    <w:lvl w:ilvl="2">
      <w:start w:val="1"/>
      <w:numFmt w:val="lowerLetter"/>
      <w:pStyle w:val="MELegal3"/>
      <w:lvlText w:val="(%3)"/>
      <w:lvlJc w:val="left"/>
      <w:pPr>
        <w:tabs>
          <w:tab w:val="num" w:pos="1361"/>
        </w:tabs>
        <w:ind w:left="1361" w:hanging="681"/>
      </w:pPr>
    </w:lvl>
    <w:lvl w:ilvl="3">
      <w:start w:val="1"/>
      <w:numFmt w:val="lowerRoman"/>
      <w:pStyle w:val="MELegal4"/>
      <w:lvlText w:val="(%4)"/>
      <w:lvlJc w:val="left"/>
      <w:pPr>
        <w:tabs>
          <w:tab w:val="num" w:pos="2081"/>
        </w:tabs>
        <w:ind w:left="2041" w:hanging="680"/>
      </w:pPr>
    </w:lvl>
    <w:lvl w:ilvl="4">
      <w:start w:val="1"/>
      <w:numFmt w:val="upperLetter"/>
      <w:pStyle w:val="MELegal5"/>
      <w:lvlText w:val="(%5)"/>
      <w:lvlJc w:val="left"/>
      <w:pPr>
        <w:tabs>
          <w:tab w:val="num" w:pos="2722"/>
        </w:tabs>
        <w:ind w:left="2722" w:hanging="681"/>
      </w:pPr>
    </w:lvl>
    <w:lvl w:ilvl="5">
      <w:start w:val="1"/>
      <w:numFmt w:val="upperRoman"/>
      <w:pStyle w:val="MELegal6"/>
      <w:lvlText w:val="(%6)"/>
      <w:lvlJc w:val="left"/>
      <w:pPr>
        <w:tabs>
          <w:tab w:val="num" w:pos="3442"/>
        </w:tabs>
        <w:ind w:left="3402" w:hanging="680"/>
      </w:pPr>
    </w:lvl>
    <w:lvl w:ilvl="6">
      <w:start w:val="1"/>
      <w:numFmt w:val="none"/>
      <w:pStyle w:val="MELegal7"/>
      <w:lvlText w:val="%7"/>
      <w:lvlJc w:val="left"/>
      <w:pPr>
        <w:tabs>
          <w:tab w:val="num" w:pos="5103"/>
        </w:tabs>
        <w:ind w:left="5103" w:hanging="850"/>
      </w:pPr>
    </w:lvl>
    <w:lvl w:ilvl="7">
      <w:start w:val="1"/>
      <w:numFmt w:val="none"/>
      <w:suff w:val="nothing"/>
      <w:lvlText w:val="%8"/>
      <w:lvlJc w:val="left"/>
      <w:pPr>
        <w:ind w:left="0" w:firstLine="0"/>
      </w:pPr>
    </w:lvl>
    <w:lvl w:ilvl="8">
      <w:start w:val="1"/>
      <w:numFmt w:val="none"/>
      <w:suff w:val="nothing"/>
      <w:lvlText w:val="%9"/>
      <w:lvlJc w:val="left"/>
      <w:pPr>
        <w:ind w:left="0" w:firstLine="0"/>
      </w:pPr>
    </w:lvl>
  </w:abstractNum>
  <w:abstractNum w:abstractNumId="16" w15:restartNumberingAfterBreak="0">
    <w:nsid w:val="4B234382"/>
    <w:multiLevelType w:val="multilevel"/>
    <w:tmpl w:val="C6367A7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4EB54B93"/>
    <w:multiLevelType w:val="hybridMultilevel"/>
    <w:tmpl w:val="FAD44C88"/>
    <w:lvl w:ilvl="0" w:tplc="B60468A4">
      <w:start w:val="1"/>
      <w:numFmt w:val="lowerRoman"/>
      <w:lvlText w:val="(%1)"/>
      <w:lvlJc w:val="left"/>
      <w:pPr>
        <w:ind w:left="2138" w:hanging="360"/>
      </w:pPr>
      <w:rPr>
        <w:rFonts w:hint="default"/>
      </w:rPr>
    </w:lvl>
    <w:lvl w:ilvl="1" w:tplc="0C090019" w:tentative="1">
      <w:start w:val="1"/>
      <w:numFmt w:val="lowerLetter"/>
      <w:lvlText w:val="%2."/>
      <w:lvlJc w:val="left"/>
      <w:pPr>
        <w:ind w:left="2858" w:hanging="360"/>
      </w:pPr>
    </w:lvl>
    <w:lvl w:ilvl="2" w:tplc="0C09001B" w:tentative="1">
      <w:start w:val="1"/>
      <w:numFmt w:val="lowerRoman"/>
      <w:lvlText w:val="%3."/>
      <w:lvlJc w:val="right"/>
      <w:pPr>
        <w:ind w:left="3578" w:hanging="180"/>
      </w:pPr>
    </w:lvl>
    <w:lvl w:ilvl="3" w:tplc="0C09000F" w:tentative="1">
      <w:start w:val="1"/>
      <w:numFmt w:val="decimal"/>
      <w:lvlText w:val="%4."/>
      <w:lvlJc w:val="left"/>
      <w:pPr>
        <w:ind w:left="4298" w:hanging="360"/>
      </w:pPr>
    </w:lvl>
    <w:lvl w:ilvl="4" w:tplc="0C090019" w:tentative="1">
      <w:start w:val="1"/>
      <w:numFmt w:val="lowerLetter"/>
      <w:lvlText w:val="%5."/>
      <w:lvlJc w:val="left"/>
      <w:pPr>
        <w:ind w:left="5018" w:hanging="360"/>
      </w:pPr>
    </w:lvl>
    <w:lvl w:ilvl="5" w:tplc="0C09001B" w:tentative="1">
      <w:start w:val="1"/>
      <w:numFmt w:val="lowerRoman"/>
      <w:lvlText w:val="%6."/>
      <w:lvlJc w:val="right"/>
      <w:pPr>
        <w:ind w:left="5738" w:hanging="180"/>
      </w:pPr>
    </w:lvl>
    <w:lvl w:ilvl="6" w:tplc="0C09000F" w:tentative="1">
      <w:start w:val="1"/>
      <w:numFmt w:val="decimal"/>
      <w:lvlText w:val="%7."/>
      <w:lvlJc w:val="left"/>
      <w:pPr>
        <w:ind w:left="6458" w:hanging="360"/>
      </w:pPr>
    </w:lvl>
    <w:lvl w:ilvl="7" w:tplc="0C090019" w:tentative="1">
      <w:start w:val="1"/>
      <w:numFmt w:val="lowerLetter"/>
      <w:lvlText w:val="%8."/>
      <w:lvlJc w:val="left"/>
      <w:pPr>
        <w:ind w:left="7178" w:hanging="360"/>
      </w:pPr>
    </w:lvl>
    <w:lvl w:ilvl="8" w:tplc="0C09001B" w:tentative="1">
      <w:start w:val="1"/>
      <w:numFmt w:val="lowerRoman"/>
      <w:lvlText w:val="%9."/>
      <w:lvlJc w:val="right"/>
      <w:pPr>
        <w:ind w:left="7898" w:hanging="180"/>
      </w:pPr>
    </w:lvl>
  </w:abstractNum>
  <w:abstractNum w:abstractNumId="18" w15:restartNumberingAfterBreak="0">
    <w:nsid w:val="5BB8776E"/>
    <w:multiLevelType w:val="hybridMultilevel"/>
    <w:tmpl w:val="0A687604"/>
    <w:lvl w:ilvl="0" w:tplc="0C090015">
      <w:start w:val="1"/>
      <w:numFmt w:val="upperLetter"/>
      <w:lvlText w:val="%1."/>
      <w:lvlJc w:val="left"/>
      <w:pPr>
        <w:ind w:left="1430" w:hanging="360"/>
      </w:pPr>
    </w:lvl>
    <w:lvl w:ilvl="1" w:tplc="CDE451BC">
      <w:start w:val="1"/>
      <w:numFmt w:val="decimal"/>
      <w:lvlText w:val="(%2)"/>
      <w:lvlJc w:val="left"/>
      <w:pPr>
        <w:ind w:left="2150" w:hanging="360"/>
      </w:pPr>
      <w:rPr>
        <w:rFonts w:hint="default"/>
      </w:rPr>
    </w:lvl>
    <w:lvl w:ilvl="2" w:tplc="0C09001B" w:tentative="1">
      <w:start w:val="1"/>
      <w:numFmt w:val="lowerRoman"/>
      <w:lvlText w:val="%3."/>
      <w:lvlJc w:val="right"/>
      <w:pPr>
        <w:ind w:left="2870" w:hanging="180"/>
      </w:pPr>
    </w:lvl>
    <w:lvl w:ilvl="3" w:tplc="0C09000F" w:tentative="1">
      <w:start w:val="1"/>
      <w:numFmt w:val="decimal"/>
      <w:lvlText w:val="%4."/>
      <w:lvlJc w:val="left"/>
      <w:pPr>
        <w:ind w:left="3590" w:hanging="360"/>
      </w:pPr>
    </w:lvl>
    <w:lvl w:ilvl="4" w:tplc="0C090019" w:tentative="1">
      <w:start w:val="1"/>
      <w:numFmt w:val="lowerLetter"/>
      <w:lvlText w:val="%5."/>
      <w:lvlJc w:val="left"/>
      <w:pPr>
        <w:ind w:left="4310" w:hanging="360"/>
      </w:pPr>
    </w:lvl>
    <w:lvl w:ilvl="5" w:tplc="0C09001B" w:tentative="1">
      <w:start w:val="1"/>
      <w:numFmt w:val="lowerRoman"/>
      <w:lvlText w:val="%6."/>
      <w:lvlJc w:val="right"/>
      <w:pPr>
        <w:ind w:left="5030" w:hanging="180"/>
      </w:pPr>
    </w:lvl>
    <w:lvl w:ilvl="6" w:tplc="0C09000F" w:tentative="1">
      <w:start w:val="1"/>
      <w:numFmt w:val="decimal"/>
      <w:lvlText w:val="%7."/>
      <w:lvlJc w:val="left"/>
      <w:pPr>
        <w:ind w:left="5750" w:hanging="360"/>
      </w:pPr>
    </w:lvl>
    <w:lvl w:ilvl="7" w:tplc="0C090019" w:tentative="1">
      <w:start w:val="1"/>
      <w:numFmt w:val="lowerLetter"/>
      <w:lvlText w:val="%8."/>
      <w:lvlJc w:val="left"/>
      <w:pPr>
        <w:ind w:left="6470" w:hanging="360"/>
      </w:pPr>
    </w:lvl>
    <w:lvl w:ilvl="8" w:tplc="0C09001B" w:tentative="1">
      <w:start w:val="1"/>
      <w:numFmt w:val="lowerRoman"/>
      <w:lvlText w:val="%9."/>
      <w:lvlJc w:val="right"/>
      <w:pPr>
        <w:ind w:left="7190" w:hanging="180"/>
      </w:pPr>
    </w:lvl>
  </w:abstractNum>
  <w:abstractNum w:abstractNumId="19" w15:restartNumberingAfterBreak="0">
    <w:nsid w:val="5FDF3DC8"/>
    <w:multiLevelType w:val="multilevel"/>
    <w:tmpl w:val="F554271C"/>
    <w:lvl w:ilvl="0">
      <w:start w:val="1"/>
      <w:numFmt w:val="upperLetter"/>
      <w:pStyle w:val="Annexure"/>
      <w:suff w:val="nothing"/>
      <w:lvlText w:val="Annexure %1"/>
      <w:lvlJc w:val="left"/>
      <w:pPr>
        <w:ind w:left="431" w:hanging="431"/>
      </w:pPr>
      <w:rPr>
        <w:rFonts w:ascii="Arial" w:hAnsi="Arial" w:hint="default"/>
        <w:b/>
        <w:i w:val="0"/>
        <w:sz w:val="28"/>
      </w:rPr>
    </w:lvl>
    <w:lvl w:ilvl="1">
      <w:start w:val="1"/>
      <w:numFmt w:val="upperLetter"/>
      <w:lvlText w:val="%2."/>
      <w:lvlJc w:val="left"/>
      <w:pPr>
        <w:tabs>
          <w:tab w:val="num" w:pos="1080"/>
        </w:tabs>
        <w:ind w:left="720" w:firstLine="0"/>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20" w15:restartNumberingAfterBreak="0">
    <w:nsid w:val="644E6124"/>
    <w:multiLevelType w:val="multilevel"/>
    <w:tmpl w:val="B7F24FBE"/>
    <w:lvl w:ilvl="0">
      <w:start w:val="1"/>
      <w:numFmt w:val="decimal"/>
      <w:pStyle w:val="MEBasic1"/>
      <w:lvlText w:val="%1."/>
      <w:lvlJc w:val="left"/>
      <w:pPr>
        <w:tabs>
          <w:tab w:val="num" w:pos="680"/>
        </w:tabs>
        <w:ind w:left="680" w:hanging="680"/>
      </w:pPr>
    </w:lvl>
    <w:lvl w:ilvl="1">
      <w:start w:val="1"/>
      <w:numFmt w:val="decimal"/>
      <w:pStyle w:val="MEBasic2"/>
      <w:lvlText w:val="%1.%2"/>
      <w:lvlJc w:val="left"/>
      <w:pPr>
        <w:tabs>
          <w:tab w:val="num" w:pos="680"/>
        </w:tabs>
        <w:ind w:left="680" w:hanging="680"/>
      </w:pPr>
    </w:lvl>
    <w:lvl w:ilvl="2">
      <w:start w:val="1"/>
      <w:numFmt w:val="lowerLetter"/>
      <w:pStyle w:val="MEBasic3"/>
      <w:lvlText w:val="(%3)"/>
      <w:lvlJc w:val="left"/>
      <w:pPr>
        <w:tabs>
          <w:tab w:val="num" w:pos="1361"/>
        </w:tabs>
        <w:ind w:left="1361" w:hanging="681"/>
      </w:pPr>
    </w:lvl>
    <w:lvl w:ilvl="3">
      <w:start w:val="1"/>
      <w:numFmt w:val="lowerRoman"/>
      <w:pStyle w:val="MEBasic4"/>
      <w:lvlText w:val="(%4)"/>
      <w:lvlJc w:val="left"/>
      <w:pPr>
        <w:tabs>
          <w:tab w:val="num" w:pos="2081"/>
        </w:tabs>
        <w:ind w:left="2041" w:hanging="680"/>
      </w:pPr>
    </w:lvl>
    <w:lvl w:ilvl="4">
      <w:start w:val="1"/>
      <w:numFmt w:val="upperLetter"/>
      <w:pStyle w:val="MEBasic5"/>
      <w:lvlText w:val="(%5)"/>
      <w:lvlJc w:val="left"/>
      <w:pPr>
        <w:tabs>
          <w:tab w:val="num" w:pos="2722"/>
        </w:tabs>
        <w:ind w:left="2722" w:hanging="681"/>
      </w:pPr>
    </w:lvl>
    <w:lvl w:ilvl="5">
      <w:start w:val="1"/>
      <w:numFmt w:val="none"/>
      <w:lvlText w:val=""/>
      <w:lvlJc w:val="left"/>
      <w:pPr>
        <w:tabs>
          <w:tab w:val="num" w:pos="360"/>
        </w:tabs>
        <w:ind w:left="0" w:firstLine="0"/>
      </w:pPr>
    </w:lvl>
    <w:lvl w:ilvl="6">
      <w:start w:val="1"/>
      <w:numFmt w:val="none"/>
      <w:lvlText w:val="%7"/>
      <w:lvlJc w:val="left"/>
      <w:pPr>
        <w:tabs>
          <w:tab w:val="num" w:pos="360"/>
        </w:tabs>
        <w:ind w:left="0" w:firstLine="0"/>
      </w:pPr>
    </w:lvl>
    <w:lvl w:ilvl="7">
      <w:start w:val="1"/>
      <w:numFmt w:val="none"/>
      <w:suff w:val="nothing"/>
      <w:lvlText w:val="%8"/>
      <w:lvlJc w:val="left"/>
      <w:pPr>
        <w:ind w:left="0" w:firstLine="0"/>
      </w:pPr>
    </w:lvl>
    <w:lvl w:ilvl="8">
      <w:start w:val="1"/>
      <w:numFmt w:val="none"/>
      <w:suff w:val="nothing"/>
      <w:lvlText w:val="%9"/>
      <w:lvlJc w:val="left"/>
      <w:pPr>
        <w:ind w:left="0" w:firstLine="0"/>
      </w:pPr>
    </w:lvl>
  </w:abstractNum>
  <w:abstractNum w:abstractNumId="21" w15:restartNumberingAfterBreak="0">
    <w:nsid w:val="646D04EC"/>
    <w:multiLevelType w:val="multilevel"/>
    <w:tmpl w:val="643857EA"/>
    <w:lvl w:ilvl="0">
      <w:start w:val="16"/>
      <w:numFmt w:val="decimal"/>
      <w:lvlText w:val="%1."/>
      <w:lvlJc w:val="left"/>
      <w:pPr>
        <w:ind w:left="360" w:hanging="360"/>
      </w:pPr>
      <w:rPr>
        <w:rFonts w:hint="default"/>
      </w:rPr>
    </w:lvl>
    <w:lvl w:ilvl="1">
      <w:start w:val="1"/>
      <w:numFmt w:val="decimal"/>
      <w:lvlText w:val="%1.%2"/>
      <w:lvlJc w:val="left"/>
      <w:pPr>
        <w:tabs>
          <w:tab w:val="num" w:pos="680"/>
        </w:tabs>
        <w:ind w:left="680" w:hanging="680"/>
      </w:pPr>
      <w:rPr>
        <w:rFonts w:hint="default"/>
        <w:b/>
        <w:sz w:val="18"/>
        <w:szCs w:val="18"/>
      </w:rPr>
    </w:lvl>
    <w:lvl w:ilvl="2">
      <w:start w:val="1"/>
      <w:numFmt w:val="lowerLetter"/>
      <w:lvlText w:val="(%3)"/>
      <w:lvlJc w:val="left"/>
      <w:pPr>
        <w:tabs>
          <w:tab w:val="num" w:pos="1361"/>
        </w:tabs>
        <w:ind w:left="1361" w:hanging="681"/>
      </w:pPr>
      <w:rPr>
        <w:rFonts w:hint="default"/>
        <w:b w:val="0"/>
        <w:i w:val="0"/>
      </w:rPr>
    </w:lvl>
    <w:lvl w:ilvl="3">
      <w:start w:val="1"/>
      <w:numFmt w:val="lowerRoman"/>
      <w:lvlText w:val="(%4)"/>
      <w:lvlJc w:val="left"/>
      <w:pPr>
        <w:tabs>
          <w:tab w:val="num" w:pos="2041"/>
        </w:tabs>
        <w:ind w:left="2041" w:hanging="680"/>
      </w:pPr>
      <w:rPr>
        <w:rFonts w:hint="default"/>
        <w:b w:val="0"/>
      </w:rPr>
    </w:lvl>
    <w:lvl w:ilvl="4">
      <w:start w:val="1"/>
      <w:numFmt w:val="upperLetter"/>
      <w:lvlText w:val="(%5)"/>
      <w:lvlJc w:val="left"/>
      <w:pPr>
        <w:tabs>
          <w:tab w:val="num" w:pos="2722"/>
        </w:tabs>
        <w:ind w:left="2722" w:hanging="681"/>
      </w:pPr>
      <w:rPr>
        <w:rFonts w:hint="default"/>
      </w:rPr>
    </w:lvl>
    <w:lvl w:ilvl="5">
      <w:start w:val="1"/>
      <w:numFmt w:val="upperRoman"/>
      <w:lvlText w:val="(%6)"/>
      <w:lvlJc w:val="left"/>
      <w:pPr>
        <w:tabs>
          <w:tab w:val="num" w:pos="3402"/>
        </w:tabs>
        <w:ind w:left="3402" w:hanging="680"/>
      </w:pPr>
      <w:rPr>
        <w:rFonts w:hint="default"/>
      </w:rPr>
    </w:lvl>
    <w:lvl w:ilvl="6">
      <w:start w:val="1"/>
      <w:numFmt w:val="none"/>
      <w:lvlText w:val="%7"/>
      <w:lvlJc w:val="left"/>
      <w:pPr>
        <w:tabs>
          <w:tab w:val="num" w:pos="5103"/>
        </w:tabs>
        <w:ind w:left="5103" w:hanging="850"/>
      </w:pPr>
      <w:rPr>
        <w:rFonts w:hint="default"/>
      </w:rPr>
    </w:lvl>
    <w:lvl w:ilvl="7">
      <w:start w:val="1"/>
      <w:numFmt w:val="none"/>
      <w:suff w:val="nothing"/>
      <w:lvlText w:val="%8"/>
      <w:lvlJc w:val="left"/>
      <w:pPr>
        <w:ind w:left="0" w:firstLine="0"/>
      </w:pPr>
      <w:rPr>
        <w:rFonts w:hint="default"/>
      </w:rPr>
    </w:lvl>
    <w:lvl w:ilvl="8">
      <w:start w:val="1"/>
      <w:numFmt w:val="none"/>
      <w:suff w:val="nothing"/>
      <w:lvlText w:val="%9"/>
      <w:lvlJc w:val="left"/>
      <w:pPr>
        <w:ind w:left="0" w:firstLine="0"/>
      </w:pPr>
      <w:rPr>
        <w:rFonts w:hint="default"/>
      </w:rPr>
    </w:lvl>
  </w:abstractNum>
  <w:abstractNum w:abstractNumId="22" w15:restartNumberingAfterBreak="0">
    <w:nsid w:val="65E00F9D"/>
    <w:multiLevelType w:val="multilevel"/>
    <w:tmpl w:val="590CB30A"/>
    <w:lvl w:ilvl="0">
      <w:start w:val="1"/>
      <w:numFmt w:val="decimal"/>
      <w:pStyle w:val="SectionL1"/>
      <w:lvlText w:val="PART %1 "/>
      <w:lvlJc w:val="left"/>
      <w:pPr>
        <w:tabs>
          <w:tab w:val="num" w:pos="1080"/>
        </w:tabs>
        <w:ind w:left="851" w:hanging="851"/>
      </w:pPr>
      <w:rPr>
        <w:b/>
        <w:i w:val="0"/>
      </w:rPr>
    </w:lvl>
    <w:lvl w:ilvl="1">
      <w:start w:val="1"/>
      <w:numFmt w:val="decimal"/>
      <w:pStyle w:val="SectionL2"/>
      <w:lvlText w:val="%1.%2"/>
      <w:lvlJc w:val="left"/>
      <w:pPr>
        <w:tabs>
          <w:tab w:val="num" w:pos="851"/>
        </w:tabs>
        <w:ind w:left="851" w:hanging="851"/>
      </w:pPr>
    </w:lvl>
    <w:lvl w:ilvl="2">
      <w:start w:val="1"/>
      <w:numFmt w:val="lowerLetter"/>
      <w:pStyle w:val="SectionL3"/>
      <w:lvlText w:val="(%3)"/>
      <w:lvlJc w:val="left"/>
      <w:pPr>
        <w:tabs>
          <w:tab w:val="num" w:pos="1701"/>
        </w:tabs>
        <w:ind w:left="1701" w:hanging="850"/>
      </w:pPr>
    </w:lvl>
    <w:lvl w:ilvl="3">
      <w:start w:val="1"/>
      <w:numFmt w:val="lowerRoman"/>
      <w:pStyle w:val="SectionL4"/>
      <w:lvlText w:val="(%4)"/>
      <w:lvlJc w:val="left"/>
      <w:pPr>
        <w:tabs>
          <w:tab w:val="num" w:pos="2552"/>
        </w:tabs>
        <w:ind w:left="2552" w:hanging="851"/>
      </w:pPr>
    </w:lvl>
    <w:lvl w:ilvl="4">
      <w:start w:val="1"/>
      <w:numFmt w:val="upperLetter"/>
      <w:pStyle w:val="SectionL5"/>
      <w:lvlText w:val="(%5)"/>
      <w:lvlJc w:val="left"/>
      <w:pPr>
        <w:tabs>
          <w:tab w:val="num" w:pos="3402"/>
        </w:tabs>
        <w:ind w:left="3402" w:hanging="850"/>
      </w:pPr>
    </w:lvl>
    <w:lvl w:ilvl="5">
      <w:start w:val="1"/>
      <w:numFmt w:val="upperRoman"/>
      <w:pStyle w:val="SectionL6"/>
      <w:lvlText w:val="(%6)"/>
      <w:lvlJc w:val="left"/>
      <w:pPr>
        <w:tabs>
          <w:tab w:val="num" w:pos="4253"/>
        </w:tabs>
        <w:ind w:left="4253" w:hanging="851"/>
      </w:pPr>
    </w:lvl>
    <w:lvl w:ilvl="6">
      <w:start w:val="1"/>
      <w:numFmt w:val="decimal"/>
      <w:pStyle w:val="SectionL7"/>
      <w:lvlText w:val="%7)"/>
      <w:lvlJc w:val="left"/>
      <w:pPr>
        <w:tabs>
          <w:tab w:val="num" w:pos="5103"/>
        </w:tabs>
        <w:ind w:left="5103" w:hanging="850"/>
      </w:pPr>
    </w:lvl>
    <w:lvl w:ilvl="7">
      <w:start w:val="1"/>
      <w:numFmt w:val="none"/>
      <w:suff w:val="nothing"/>
      <w:lvlText w:val="%8"/>
      <w:lvlJc w:val="left"/>
      <w:pPr>
        <w:ind w:left="0" w:firstLine="0"/>
      </w:pPr>
    </w:lvl>
    <w:lvl w:ilvl="8">
      <w:start w:val="1"/>
      <w:numFmt w:val="none"/>
      <w:suff w:val="nothing"/>
      <w:lvlText w:val=""/>
      <w:lvlJc w:val="left"/>
      <w:pPr>
        <w:ind w:left="0" w:firstLine="0"/>
      </w:pPr>
    </w:lvl>
  </w:abstractNum>
  <w:abstractNum w:abstractNumId="23" w15:restartNumberingAfterBreak="0">
    <w:nsid w:val="6B945FBF"/>
    <w:multiLevelType w:val="multilevel"/>
    <w:tmpl w:val="0396F5F8"/>
    <w:styleLink w:val="Style6"/>
    <w:lvl w:ilvl="0">
      <w:start w:val="1"/>
      <w:numFmt w:val="decimal"/>
      <w:lvlText w:val="Item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EA632C7"/>
    <w:multiLevelType w:val="hybridMultilevel"/>
    <w:tmpl w:val="F8E8A5D0"/>
    <w:lvl w:ilvl="0" w:tplc="B1D2323C">
      <w:start w:val="1"/>
      <w:numFmt w:val="lowerLetter"/>
      <w:lvlText w:val="(%1)"/>
      <w:lvlJc w:val="left"/>
      <w:pPr>
        <w:ind w:left="1400" w:hanging="360"/>
      </w:pPr>
      <w:rPr>
        <w:rFonts w:hint="default"/>
        <w:b w:val="0"/>
      </w:rPr>
    </w:lvl>
    <w:lvl w:ilvl="1" w:tplc="0C090019">
      <w:start w:val="1"/>
      <w:numFmt w:val="lowerLetter"/>
      <w:lvlText w:val="%2."/>
      <w:lvlJc w:val="left"/>
      <w:pPr>
        <w:ind w:left="2120" w:hanging="360"/>
      </w:pPr>
    </w:lvl>
    <w:lvl w:ilvl="2" w:tplc="0C09001B">
      <w:start w:val="1"/>
      <w:numFmt w:val="lowerRoman"/>
      <w:lvlText w:val="%3."/>
      <w:lvlJc w:val="right"/>
      <w:pPr>
        <w:ind w:left="2840" w:hanging="180"/>
      </w:pPr>
    </w:lvl>
    <w:lvl w:ilvl="3" w:tplc="0C09000F" w:tentative="1">
      <w:start w:val="1"/>
      <w:numFmt w:val="decimal"/>
      <w:lvlText w:val="%4."/>
      <w:lvlJc w:val="left"/>
      <w:pPr>
        <w:ind w:left="3560" w:hanging="360"/>
      </w:pPr>
    </w:lvl>
    <w:lvl w:ilvl="4" w:tplc="0C090019" w:tentative="1">
      <w:start w:val="1"/>
      <w:numFmt w:val="lowerLetter"/>
      <w:lvlText w:val="%5."/>
      <w:lvlJc w:val="left"/>
      <w:pPr>
        <w:ind w:left="4280" w:hanging="360"/>
      </w:pPr>
    </w:lvl>
    <w:lvl w:ilvl="5" w:tplc="0C09001B" w:tentative="1">
      <w:start w:val="1"/>
      <w:numFmt w:val="lowerRoman"/>
      <w:lvlText w:val="%6."/>
      <w:lvlJc w:val="right"/>
      <w:pPr>
        <w:ind w:left="5000" w:hanging="180"/>
      </w:pPr>
    </w:lvl>
    <w:lvl w:ilvl="6" w:tplc="0C09000F" w:tentative="1">
      <w:start w:val="1"/>
      <w:numFmt w:val="decimal"/>
      <w:lvlText w:val="%7."/>
      <w:lvlJc w:val="left"/>
      <w:pPr>
        <w:ind w:left="5720" w:hanging="360"/>
      </w:pPr>
    </w:lvl>
    <w:lvl w:ilvl="7" w:tplc="0C090019" w:tentative="1">
      <w:start w:val="1"/>
      <w:numFmt w:val="lowerLetter"/>
      <w:lvlText w:val="%8."/>
      <w:lvlJc w:val="left"/>
      <w:pPr>
        <w:ind w:left="6440" w:hanging="360"/>
      </w:pPr>
    </w:lvl>
    <w:lvl w:ilvl="8" w:tplc="0C09001B" w:tentative="1">
      <w:start w:val="1"/>
      <w:numFmt w:val="lowerRoman"/>
      <w:lvlText w:val="%9."/>
      <w:lvlJc w:val="right"/>
      <w:pPr>
        <w:ind w:left="7160" w:hanging="180"/>
      </w:pPr>
    </w:lvl>
  </w:abstractNum>
  <w:abstractNum w:abstractNumId="25" w15:restartNumberingAfterBreak="0">
    <w:nsid w:val="72433EB9"/>
    <w:multiLevelType w:val="multilevel"/>
    <w:tmpl w:val="B5B6A0E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6" w15:restartNumberingAfterBreak="0">
    <w:nsid w:val="76166B4A"/>
    <w:multiLevelType w:val="multilevel"/>
    <w:tmpl w:val="B5B6A0E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76DC1C9D"/>
    <w:multiLevelType w:val="multilevel"/>
    <w:tmpl w:val="67AA7C20"/>
    <w:lvl w:ilvl="0">
      <w:start w:val="1"/>
      <w:numFmt w:val="decimal"/>
      <w:pStyle w:val="PartL1"/>
      <w:lvlText w:val="%1."/>
      <w:lvlJc w:val="left"/>
      <w:pPr>
        <w:tabs>
          <w:tab w:val="num" w:pos="851"/>
        </w:tabs>
        <w:ind w:left="851" w:hanging="851"/>
      </w:pPr>
    </w:lvl>
    <w:lvl w:ilvl="1">
      <w:start w:val="1"/>
      <w:numFmt w:val="lowerLetter"/>
      <w:pStyle w:val="PartL2"/>
      <w:lvlText w:val="(%2)"/>
      <w:lvlJc w:val="left"/>
      <w:pPr>
        <w:tabs>
          <w:tab w:val="num" w:pos="1701"/>
        </w:tabs>
        <w:ind w:left="1701" w:hanging="850"/>
      </w:pPr>
      <w:rPr>
        <w:rFonts w:ascii="Times New Roman Bold" w:hAnsi="Times New Roman Bold"/>
        <w:b w:val="0"/>
        <w:i/>
        <w:sz w:val="22"/>
        <w:szCs w:val="22"/>
      </w:rPr>
    </w:lvl>
    <w:lvl w:ilvl="2">
      <w:start w:val="1"/>
      <w:numFmt w:val="lowerRoman"/>
      <w:pStyle w:val="PartL3"/>
      <w:lvlText w:val="(%3)"/>
      <w:lvlJc w:val="left"/>
      <w:pPr>
        <w:tabs>
          <w:tab w:val="num" w:pos="2552"/>
        </w:tabs>
        <w:ind w:left="2552" w:hanging="851"/>
      </w:pPr>
    </w:lvl>
    <w:lvl w:ilvl="3">
      <w:start w:val="1"/>
      <w:numFmt w:val="upperLetter"/>
      <w:pStyle w:val="PartL4"/>
      <w:lvlText w:val="(%4)"/>
      <w:lvlJc w:val="left"/>
      <w:pPr>
        <w:tabs>
          <w:tab w:val="num" w:pos="3402"/>
        </w:tabs>
        <w:ind w:left="3402" w:hanging="850"/>
      </w:pPr>
    </w:lvl>
    <w:lvl w:ilvl="4">
      <w:start w:val="1"/>
      <w:numFmt w:val="upperRoman"/>
      <w:pStyle w:val="PartL5"/>
      <w:lvlText w:val="(%5)"/>
      <w:lvlJc w:val="left"/>
      <w:pPr>
        <w:tabs>
          <w:tab w:val="num" w:pos="4253"/>
        </w:tabs>
        <w:ind w:left="4253" w:hanging="851"/>
      </w:pPr>
    </w:lvl>
    <w:lvl w:ilvl="5">
      <w:start w:val="1"/>
      <w:numFmt w:val="lowerRoman"/>
      <w:pStyle w:val="PartL6"/>
      <w:lvlText w:val="(%6)"/>
      <w:lvlJc w:val="left"/>
      <w:pPr>
        <w:tabs>
          <w:tab w:val="num" w:pos="5103"/>
        </w:tabs>
        <w:ind w:left="5103" w:hanging="850"/>
      </w:pPr>
    </w:lvl>
    <w:lvl w:ilvl="6">
      <w:start w:val="1"/>
      <w:numFmt w:val="decimal"/>
      <w:pStyle w:val="PartL7"/>
      <w:lvlText w:val="%7)"/>
      <w:lvlJc w:val="left"/>
      <w:pPr>
        <w:tabs>
          <w:tab w:val="num" w:pos="5954"/>
        </w:tabs>
        <w:ind w:left="5954" w:hanging="851"/>
      </w:pPr>
    </w:lvl>
    <w:lvl w:ilvl="7">
      <w:start w:val="1"/>
      <w:numFmt w:val="none"/>
      <w:suff w:val="nothing"/>
      <w:lvlText w:val="%8"/>
      <w:lvlJc w:val="left"/>
      <w:pPr>
        <w:ind w:left="0" w:firstLine="0"/>
      </w:pPr>
    </w:lvl>
    <w:lvl w:ilvl="8">
      <w:start w:val="1"/>
      <w:numFmt w:val="none"/>
      <w:suff w:val="nothing"/>
      <w:lvlText w:val="%9"/>
      <w:lvlJc w:val="left"/>
      <w:pPr>
        <w:ind w:left="0" w:firstLine="0"/>
      </w:pPr>
    </w:lvl>
  </w:abstractNum>
  <w:abstractNum w:abstractNumId="28" w15:restartNumberingAfterBreak="0">
    <w:nsid w:val="7CD4220A"/>
    <w:multiLevelType w:val="multilevel"/>
    <w:tmpl w:val="C94861F6"/>
    <w:lvl w:ilvl="0">
      <w:start w:val="1"/>
      <w:numFmt w:val="none"/>
      <w:pStyle w:val="DefinitionL1"/>
      <w:suff w:val="nothing"/>
      <w:lvlText w:val=""/>
      <w:lvlJc w:val="left"/>
      <w:pPr>
        <w:ind w:left="680" w:firstLine="0"/>
      </w:pPr>
    </w:lvl>
    <w:lvl w:ilvl="1">
      <w:start w:val="1"/>
      <w:numFmt w:val="lowerLetter"/>
      <w:pStyle w:val="DefinitionL2"/>
      <w:lvlText w:val="(%2)"/>
      <w:lvlJc w:val="left"/>
      <w:pPr>
        <w:tabs>
          <w:tab w:val="num" w:pos="1361"/>
        </w:tabs>
        <w:ind w:left="1361" w:hanging="681"/>
      </w:pPr>
    </w:lvl>
    <w:lvl w:ilvl="2">
      <w:start w:val="1"/>
      <w:numFmt w:val="lowerRoman"/>
      <w:pStyle w:val="DefinitionL3"/>
      <w:lvlText w:val="(%3)"/>
      <w:lvlJc w:val="left"/>
      <w:pPr>
        <w:tabs>
          <w:tab w:val="num" w:pos="2081"/>
        </w:tabs>
        <w:ind w:left="2041" w:hanging="68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num w:numId="1" w16cid:durableId="1154639509">
    <w:abstractNumId w:val="20"/>
  </w:num>
  <w:num w:numId="2" w16cid:durableId="1815371788">
    <w:abstractNumId w:val="15"/>
  </w:num>
  <w:num w:numId="3" w16cid:durableId="1359314698">
    <w:abstractNumId w:val="10"/>
  </w:num>
  <w:num w:numId="4" w16cid:durableId="158929664">
    <w:abstractNumId w:val="23"/>
  </w:num>
  <w:num w:numId="5" w16cid:durableId="1998266870">
    <w:abstractNumId w:val="0"/>
  </w:num>
  <w:num w:numId="6" w16cid:durableId="2040084320">
    <w:abstractNumId w:val="18"/>
  </w:num>
  <w:num w:numId="7" w16cid:durableId="1958248227">
    <w:abstractNumId w:val="7"/>
  </w:num>
  <w:num w:numId="8" w16cid:durableId="1651400398">
    <w:abstractNumId w:val="12"/>
  </w:num>
  <w:num w:numId="9" w16cid:durableId="2139180914">
    <w:abstractNumId w:val="14"/>
  </w:num>
  <w:num w:numId="10" w16cid:durableId="918901416">
    <w:abstractNumId w:val="19"/>
  </w:num>
  <w:num w:numId="11" w16cid:durableId="967200662">
    <w:abstractNumId w:val="9"/>
  </w:num>
  <w:num w:numId="12" w16cid:durableId="1203202110">
    <w:abstractNumId w:val="5"/>
  </w:num>
  <w:num w:numId="13" w16cid:durableId="1981575023">
    <w:abstractNumId w:val="11"/>
  </w:num>
  <w:num w:numId="14" w16cid:durableId="632448776">
    <w:abstractNumId w:val="28"/>
  </w:num>
  <w:num w:numId="15" w16cid:durableId="3649144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246308855">
    <w:abstractNumId w:val="27"/>
  </w:num>
  <w:num w:numId="17" w16cid:durableId="1924491279">
    <w:abstractNumId w:val="22"/>
  </w:num>
  <w:num w:numId="18" w16cid:durableId="1017996848">
    <w:abstractNumId w:val="24"/>
  </w:num>
  <w:num w:numId="19" w16cid:durableId="1701974669">
    <w:abstractNumId w:val="17"/>
  </w:num>
  <w:num w:numId="20" w16cid:durableId="1445419047">
    <w:abstractNumId w:val="2"/>
  </w:num>
  <w:num w:numId="21" w16cid:durableId="540483919">
    <w:abstractNumId w:val="21"/>
  </w:num>
  <w:num w:numId="22" w16cid:durableId="65537868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140395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631447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646870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71781916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53257327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49795860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29960228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03207118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50686910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4701720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3216127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0906117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9934162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544101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97348647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6621299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9019106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404500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982392544">
    <w:abstractNumId w:val="13"/>
  </w:num>
  <w:num w:numId="42" w16cid:durableId="521356386">
    <w:abstractNumId w:val="26"/>
  </w:num>
  <w:num w:numId="43" w16cid:durableId="333994246">
    <w:abstractNumId w:val="3"/>
  </w:num>
  <w:num w:numId="44" w16cid:durableId="371853332">
    <w:abstractNumId w:val="16"/>
  </w:num>
  <w:num w:numId="45" w16cid:durableId="1075781059">
    <w:abstractNumId w:val="6"/>
  </w:num>
  <w:num w:numId="46" w16cid:durableId="313291472">
    <w:abstractNumId w:val="25"/>
  </w:num>
  <w:num w:numId="47" w16cid:durableId="2088264942">
    <w:abstractNumId w:val="8"/>
  </w:num>
  <w:num w:numId="48" w16cid:durableId="1216891624">
    <w:abstractNumId w:val="4"/>
  </w:num>
  <w:num w:numId="49" w16cid:durableId="1131245868">
    <w:abstractNumId w:val="1"/>
  </w:num>
  <w:numIdMacAtCleanup w:val="4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am Jenkins">
    <w15:presenceInfo w15:providerId="Windows Live" w15:userId="f6b425536d4975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1CC"/>
    <w:rsid w:val="00001258"/>
    <w:rsid w:val="00011298"/>
    <w:rsid w:val="00013E29"/>
    <w:rsid w:val="000162A6"/>
    <w:rsid w:val="00016962"/>
    <w:rsid w:val="00020053"/>
    <w:rsid w:val="00026209"/>
    <w:rsid w:val="00030202"/>
    <w:rsid w:val="000353CE"/>
    <w:rsid w:val="000363B2"/>
    <w:rsid w:val="00040816"/>
    <w:rsid w:val="00041F59"/>
    <w:rsid w:val="00043B59"/>
    <w:rsid w:val="000441F2"/>
    <w:rsid w:val="00046DE9"/>
    <w:rsid w:val="00051736"/>
    <w:rsid w:val="0005378E"/>
    <w:rsid w:val="00053D21"/>
    <w:rsid w:val="000618C2"/>
    <w:rsid w:val="00063516"/>
    <w:rsid w:val="0006461B"/>
    <w:rsid w:val="0007173E"/>
    <w:rsid w:val="00072894"/>
    <w:rsid w:val="00073842"/>
    <w:rsid w:val="00073918"/>
    <w:rsid w:val="000750FC"/>
    <w:rsid w:val="00077B8D"/>
    <w:rsid w:val="0008044B"/>
    <w:rsid w:val="00081074"/>
    <w:rsid w:val="00083C51"/>
    <w:rsid w:val="00084C9B"/>
    <w:rsid w:val="00085D12"/>
    <w:rsid w:val="0009171D"/>
    <w:rsid w:val="00092292"/>
    <w:rsid w:val="00093724"/>
    <w:rsid w:val="000977B0"/>
    <w:rsid w:val="000A2FFC"/>
    <w:rsid w:val="000A4799"/>
    <w:rsid w:val="000A6779"/>
    <w:rsid w:val="000A6996"/>
    <w:rsid w:val="000B0E44"/>
    <w:rsid w:val="000B5531"/>
    <w:rsid w:val="000C1DD0"/>
    <w:rsid w:val="000C34FA"/>
    <w:rsid w:val="000D3018"/>
    <w:rsid w:val="000E1B93"/>
    <w:rsid w:val="000E2446"/>
    <w:rsid w:val="000E3056"/>
    <w:rsid w:val="000E3AC8"/>
    <w:rsid w:val="000E4162"/>
    <w:rsid w:val="000E43C8"/>
    <w:rsid w:val="000F0E34"/>
    <w:rsid w:val="000F5818"/>
    <w:rsid w:val="00101772"/>
    <w:rsid w:val="00101D33"/>
    <w:rsid w:val="001037AA"/>
    <w:rsid w:val="001062FF"/>
    <w:rsid w:val="001063BC"/>
    <w:rsid w:val="001078A6"/>
    <w:rsid w:val="00110BBC"/>
    <w:rsid w:val="001210BA"/>
    <w:rsid w:val="001222CD"/>
    <w:rsid w:val="001233BA"/>
    <w:rsid w:val="00123A93"/>
    <w:rsid w:val="00125838"/>
    <w:rsid w:val="00126D76"/>
    <w:rsid w:val="0013434E"/>
    <w:rsid w:val="00137A4B"/>
    <w:rsid w:val="0014406B"/>
    <w:rsid w:val="00150FBC"/>
    <w:rsid w:val="001527CB"/>
    <w:rsid w:val="00153107"/>
    <w:rsid w:val="00155014"/>
    <w:rsid w:val="00155FFA"/>
    <w:rsid w:val="00162A85"/>
    <w:rsid w:val="0017052E"/>
    <w:rsid w:val="00173716"/>
    <w:rsid w:val="001748D2"/>
    <w:rsid w:val="00176909"/>
    <w:rsid w:val="00176C0E"/>
    <w:rsid w:val="00180223"/>
    <w:rsid w:val="0018445B"/>
    <w:rsid w:val="00185C12"/>
    <w:rsid w:val="00186513"/>
    <w:rsid w:val="00191971"/>
    <w:rsid w:val="0019350F"/>
    <w:rsid w:val="00196B32"/>
    <w:rsid w:val="00196CA9"/>
    <w:rsid w:val="00196EAD"/>
    <w:rsid w:val="001A0231"/>
    <w:rsid w:val="001A0529"/>
    <w:rsid w:val="001A1453"/>
    <w:rsid w:val="001A2068"/>
    <w:rsid w:val="001A2ED6"/>
    <w:rsid w:val="001A34D3"/>
    <w:rsid w:val="001A4538"/>
    <w:rsid w:val="001B0372"/>
    <w:rsid w:val="001B2E4B"/>
    <w:rsid w:val="001B3C16"/>
    <w:rsid w:val="001B65F1"/>
    <w:rsid w:val="001B717F"/>
    <w:rsid w:val="001D2382"/>
    <w:rsid w:val="001D643E"/>
    <w:rsid w:val="001D6D5F"/>
    <w:rsid w:val="001D7E83"/>
    <w:rsid w:val="001E10B7"/>
    <w:rsid w:val="001E43EB"/>
    <w:rsid w:val="001E5662"/>
    <w:rsid w:val="001E6D2B"/>
    <w:rsid w:val="001E7C84"/>
    <w:rsid w:val="001F2A6E"/>
    <w:rsid w:val="001F2FBD"/>
    <w:rsid w:val="001F6F25"/>
    <w:rsid w:val="001F789B"/>
    <w:rsid w:val="00201487"/>
    <w:rsid w:val="002021F7"/>
    <w:rsid w:val="00202B11"/>
    <w:rsid w:val="002071AA"/>
    <w:rsid w:val="0021236A"/>
    <w:rsid w:val="00214F6F"/>
    <w:rsid w:val="002178B8"/>
    <w:rsid w:val="00217FE7"/>
    <w:rsid w:val="002228B8"/>
    <w:rsid w:val="00223C30"/>
    <w:rsid w:val="00224735"/>
    <w:rsid w:val="00227536"/>
    <w:rsid w:val="00231405"/>
    <w:rsid w:val="0023182C"/>
    <w:rsid w:val="002338BB"/>
    <w:rsid w:val="00234083"/>
    <w:rsid w:val="002362CC"/>
    <w:rsid w:val="002400F3"/>
    <w:rsid w:val="0024188F"/>
    <w:rsid w:val="00243654"/>
    <w:rsid w:val="0024559A"/>
    <w:rsid w:val="00245A06"/>
    <w:rsid w:val="00245AD2"/>
    <w:rsid w:val="00245DF7"/>
    <w:rsid w:val="0024695E"/>
    <w:rsid w:val="0025014E"/>
    <w:rsid w:val="002515F1"/>
    <w:rsid w:val="00254DB0"/>
    <w:rsid w:val="002559ED"/>
    <w:rsid w:val="0026342E"/>
    <w:rsid w:val="00264EF2"/>
    <w:rsid w:val="00271C27"/>
    <w:rsid w:val="00271DDB"/>
    <w:rsid w:val="00273500"/>
    <w:rsid w:val="0028203F"/>
    <w:rsid w:val="00283F25"/>
    <w:rsid w:val="00284840"/>
    <w:rsid w:val="00290E32"/>
    <w:rsid w:val="0029101F"/>
    <w:rsid w:val="00296274"/>
    <w:rsid w:val="00297FA0"/>
    <w:rsid w:val="002A47F6"/>
    <w:rsid w:val="002A643D"/>
    <w:rsid w:val="002B2C05"/>
    <w:rsid w:val="002B3F77"/>
    <w:rsid w:val="002B6B49"/>
    <w:rsid w:val="002C295E"/>
    <w:rsid w:val="002C367C"/>
    <w:rsid w:val="002C7864"/>
    <w:rsid w:val="002D7BAC"/>
    <w:rsid w:val="002E403D"/>
    <w:rsid w:val="002E6107"/>
    <w:rsid w:val="002E6829"/>
    <w:rsid w:val="002F019B"/>
    <w:rsid w:val="002F0F8A"/>
    <w:rsid w:val="002F10A6"/>
    <w:rsid w:val="002F117E"/>
    <w:rsid w:val="002F21BA"/>
    <w:rsid w:val="002F21D5"/>
    <w:rsid w:val="002F57DF"/>
    <w:rsid w:val="00301587"/>
    <w:rsid w:val="0030751C"/>
    <w:rsid w:val="003078A7"/>
    <w:rsid w:val="00310272"/>
    <w:rsid w:val="003168BC"/>
    <w:rsid w:val="00317040"/>
    <w:rsid w:val="00321BF8"/>
    <w:rsid w:val="00322629"/>
    <w:rsid w:val="003242C2"/>
    <w:rsid w:val="00331481"/>
    <w:rsid w:val="00331954"/>
    <w:rsid w:val="003323CB"/>
    <w:rsid w:val="003369A5"/>
    <w:rsid w:val="0034305E"/>
    <w:rsid w:val="00343172"/>
    <w:rsid w:val="003434F4"/>
    <w:rsid w:val="00344ACF"/>
    <w:rsid w:val="0034634E"/>
    <w:rsid w:val="003468D6"/>
    <w:rsid w:val="003509A5"/>
    <w:rsid w:val="00351946"/>
    <w:rsid w:val="00353093"/>
    <w:rsid w:val="00353B1F"/>
    <w:rsid w:val="00353FD3"/>
    <w:rsid w:val="003567EE"/>
    <w:rsid w:val="003605ED"/>
    <w:rsid w:val="00362D42"/>
    <w:rsid w:val="003639AA"/>
    <w:rsid w:val="00364F05"/>
    <w:rsid w:val="00367587"/>
    <w:rsid w:val="0037382B"/>
    <w:rsid w:val="003748E1"/>
    <w:rsid w:val="00375695"/>
    <w:rsid w:val="00375947"/>
    <w:rsid w:val="00377119"/>
    <w:rsid w:val="0038208D"/>
    <w:rsid w:val="00383968"/>
    <w:rsid w:val="003841B1"/>
    <w:rsid w:val="00385ABA"/>
    <w:rsid w:val="00385ED9"/>
    <w:rsid w:val="00386AB2"/>
    <w:rsid w:val="003878CE"/>
    <w:rsid w:val="00390035"/>
    <w:rsid w:val="003909AD"/>
    <w:rsid w:val="00392889"/>
    <w:rsid w:val="00396338"/>
    <w:rsid w:val="003A035B"/>
    <w:rsid w:val="003A0915"/>
    <w:rsid w:val="003A1075"/>
    <w:rsid w:val="003A2392"/>
    <w:rsid w:val="003A505E"/>
    <w:rsid w:val="003A6C31"/>
    <w:rsid w:val="003B0638"/>
    <w:rsid w:val="003B74AF"/>
    <w:rsid w:val="003B7821"/>
    <w:rsid w:val="003C20AE"/>
    <w:rsid w:val="003C28A4"/>
    <w:rsid w:val="003C39D5"/>
    <w:rsid w:val="003C4A13"/>
    <w:rsid w:val="003C75D2"/>
    <w:rsid w:val="003C79EC"/>
    <w:rsid w:val="003D0BAD"/>
    <w:rsid w:val="003D26F4"/>
    <w:rsid w:val="003D31B2"/>
    <w:rsid w:val="003D5728"/>
    <w:rsid w:val="003D634B"/>
    <w:rsid w:val="003D6F8A"/>
    <w:rsid w:val="003E2AC8"/>
    <w:rsid w:val="003E3389"/>
    <w:rsid w:val="003E5C5F"/>
    <w:rsid w:val="003E675B"/>
    <w:rsid w:val="003E7ACB"/>
    <w:rsid w:val="003F2F1B"/>
    <w:rsid w:val="003F3802"/>
    <w:rsid w:val="003F3A56"/>
    <w:rsid w:val="003F3C0C"/>
    <w:rsid w:val="003F4FA7"/>
    <w:rsid w:val="003F6F08"/>
    <w:rsid w:val="00401004"/>
    <w:rsid w:val="00403CF0"/>
    <w:rsid w:val="00412D37"/>
    <w:rsid w:val="00413957"/>
    <w:rsid w:val="00423A08"/>
    <w:rsid w:val="0042494E"/>
    <w:rsid w:val="00424CD7"/>
    <w:rsid w:val="00426B80"/>
    <w:rsid w:val="00426CBD"/>
    <w:rsid w:val="00426E3B"/>
    <w:rsid w:val="004272CF"/>
    <w:rsid w:val="00432F6B"/>
    <w:rsid w:val="00433D94"/>
    <w:rsid w:val="00435974"/>
    <w:rsid w:val="00435AEF"/>
    <w:rsid w:val="0044460F"/>
    <w:rsid w:val="0044793A"/>
    <w:rsid w:val="00447A98"/>
    <w:rsid w:val="00447F7F"/>
    <w:rsid w:val="00452578"/>
    <w:rsid w:val="00452D46"/>
    <w:rsid w:val="00455046"/>
    <w:rsid w:val="0045635C"/>
    <w:rsid w:val="00457458"/>
    <w:rsid w:val="00457C83"/>
    <w:rsid w:val="004610E7"/>
    <w:rsid w:val="0046264E"/>
    <w:rsid w:val="004627F6"/>
    <w:rsid w:val="0046287B"/>
    <w:rsid w:val="00462A45"/>
    <w:rsid w:val="0046334D"/>
    <w:rsid w:val="0046380D"/>
    <w:rsid w:val="00463AF8"/>
    <w:rsid w:val="00463FF8"/>
    <w:rsid w:val="00464671"/>
    <w:rsid w:val="004716CD"/>
    <w:rsid w:val="004717D3"/>
    <w:rsid w:val="004763F0"/>
    <w:rsid w:val="00476895"/>
    <w:rsid w:val="004769D7"/>
    <w:rsid w:val="004776B3"/>
    <w:rsid w:val="004814C6"/>
    <w:rsid w:val="00490A25"/>
    <w:rsid w:val="00491900"/>
    <w:rsid w:val="004A1AF6"/>
    <w:rsid w:val="004A4829"/>
    <w:rsid w:val="004A652E"/>
    <w:rsid w:val="004B5FEC"/>
    <w:rsid w:val="004B6B2D"/>
    <w:rsid w:val="004B7A3B"/>
    <w:rsid w:val="004B7B52"/>
    <w:rsid w:val="004C4623"/>
    <w:rsid w:val="004C50EA"/>
    <w:rsid w:val="004C50F1"/>
    <w:rsid w:val="004C65D5"/>
    <w:rsid w:val="004C7C4B"/>
    <w:rsid w:val="004D2576"/>
    <w:rsid w:val="004D29B6"/>
    <w:rsid w:val="004D440A"/>
    <w:rsid w:val="004D5C99"/>
    <w:rsid w:val="004E2DFE"/>
    <w:rsid w:val="004E2E4A"/>
    <w:rsid w:val="004E30AD"/>
    <w:rsid w:val="004E6ACB"/>
    <w:rsid w:val="004F25BD"/>
    <w:rsid w:val="004F452B"/>
    <w:rsid w:val="004F4B6A"/>
    <w:rsid w:val="004F53A7"/>
    <w:rsid w:val="004F543C"/>
    <w:rsid w:val="004F5F6D"/>
    <w:rsid w:val="004F69A9"/>
    <w:rsid w:val="004F6E4B"/>
    <w:rsid w:val="00504B1F"/>
    <w:rsid w:val="005077B1"/>
    <w:rsid w:val="00507978"/>
    <w:rsid w:val="0051085B"/>
    <w:rsid w:val="00512F0E"/>
    <w:rsid w:val="005214C8"/>
    <w:rsid w:val="00521994"/>
    <w:rsid w:val="00521B29"/>
    <w:rsid w:val="00530041"/>
    <w:rsid w:val="00530564"/>
    <w:rsid w:val="00530B0C"/>
    <w:rsid w:val="00531E3D"/>
    <w:rsid w:val="00532184"/>
    <w:rsid w:val="00537438"/>
    <w:rsid w:val="00540E28"/>
    <w:rsid w:val="005412E5"/>
    <w:rsid w:val="00541344"/>
    <w:rsid w:val="005431D0"/>
    <w:rsid w:val="0054373E"/>
    <w:rsid w:val="00543E15"/>
    <w:rsid w:val="005467A5"/>
    <w:rsid w:val="00553AE9"/>
    <w:rsid w:val="00556830"/>
    <w:rsid w:val="00560517"/>
    <w:rsid w:val="005656BA"/>
    <w:rsid w:val="005670B8"/>
    <w:rsid w:val="00567B1B"/>
    <w:rsid w:val="00570E89"/>
    <w:rsid w:val="005716F4"/>
    <w:rsid w:val="00574B6B"/>
    <w:rsid w:val="005768A3"/>
    <w:rsid w:val="00581561"/>
    <w:rsid w:val="0058179E"/>
    <w:rsid w:val="00581855"/>
    <w:rsid w:val="00581D86"/>
    <w:rsid w:val="00585E00"/>
    <w:rsid w:val="00585E20"/>
    <w:rsid w:val="005900B1"/>
    <w:rsid w:val="00595498"/>
    <w:rsid w:val="005956AA"/>
    <w:rsid w:val="00595B46"/>
    <w:rsid w:val="005A1FB9"/>
    <w:rsid w:val="005A220C"/>
    <w:rsid w:val="005A2B69"/>
    <w:rsid w:val="005A7C7A"/>
    <w:rsid w:val="005B2E1C"/>
    <w:rsid w:val="005B4AFD"/>
    <w:rsid w:val="005B6A90"/>
    <w:rsid w:val="005B7FCE"/>
    <w:rsid w:val="005C0335"/>
    <w:rsid w:val="005C13AF"/>
    <w:rsid w:val="005C4407"/>
    <w:rsid w:val="005C4447"/>
    <w:rsid w:val="005C672B"/>
    <w:rsid w:val="005D19ED"/>
    <w:rsid w:val="005E0AAB"/>
    <w:rsid w:val="005E4894"/>
    <w:rsid w:val="005E6D5A"/>
    <w:rsid w:val="005F2441"/>
    <w:rsid w:val="005F330B"/>
    <w:rsid w:val="005F3A4A"/>
    <w:rsid w:val="005F67AA"/>
    <w:rsid w:val="005F7AB6"/>
    <w:rsid w:val="006000E5"/>
    <w:rsid w:val="0060017D"/>
    <w:rsid w:val="0060118E"/>
    <w:rsid w:val="00603C93"/>
    <w:rsid w:val="006073B3"/>
    <w:rsid w:val="00610D30"/>
    <w:rsid w:val="0061116E"/>
    <w:rsid w:val="00611AF8"/>
    <w:rsid w:val="00612D75"/>
    <w:rsid w:val="00614B3D"/>
    <w:rsid w:val="006152C7"/>
    <w:rsid w:val="00617629"/>
    <w:rsid w:val="00620E38"/>
    <w:rsid w:val="00620FF5"/>
    <w:rsid w:val="00621FEA"/>
    <w:rsid w:val="0062253E"/>
    <w:rsid w:val="00623197"/>
    <w:rsid w:val="00624557"/>
    <w:rsid w:val="00636517"/>
    <w:rsid w:val="0063748F"/>
    <w:rsid w:val="00637AFD"/>
    <w:rsid w:val="00637CCB"/>
    <w:rsid w:val="0064237F"/>
    <w:rsid w:val="006467AF"/>
    <w:rsid w:val="00650C7E"/>
    <w:rsid w:val="00651193"/>
    <w:rsid w:val="00654C1A"/>
    <w:rsid w:val="00655072"/>
    <w:rsid w:val="00663167"/>
    <w:rsid w:val="006650CC"/>
    <w:rsid w:val="0066617C"/>
    <w:rsid w:val="00667DE8"/>
    <w:rsid w:val="00672D5E"/>
    <w:rsid w:val="00673C54"/>
    <w:rsid w:val="006750D7"/>
    <w:rsid w:val="006758BB"/>
    <w:rsid w:val="00675FDE"/>
    <w:rsid w:val="00677F6C"/>
    <w:rsid w:val="006848D6"/>
    <w:rsid w:val="00684FC4"/>
    <w:rsid w:val="00690F32"/>
    <w:rsid w:val="00691B3F"/>
    <w:rsid w:val="00694D76"/>
    <w:rsid w:val="006A111E"/>
    <w:rsid w:val="006A220F"/>
    <w:rsid w:val="006A2FBC"/>
    <w:rsid w:val="006A55D5"/>
    <w:rsid w:val="006B28E1"/>
    <w:rsid w:val="006B7F80"/>
    <w:rsid w:val="006C2BE8"/>
    <w:rsid w:val="006C4BBA"/>
    <w:rsid w:val="006C4FB2"/>
    <w:rsid w:val="006C5E70"/>
    <w:rsid w:val="006C73ED"/>
    <w:rsid w:val="006D00B4"/>
    <w:rsid w:val="006D1396"/>
    <w:rsid w:val="006D461F"/>
    <w:rsid w:val="006D6490"/>
    <w:rsid w:val="006D6B34"/>
    <w:rsid w:val="006D7FF0"/>
    <w:rsid w:val="006E047E"/>
    <w:rsid w:val="006E0585"/>
    <w:rsid w:val="006E09FA"/>
    <w:rsid w:val="006E3D49"/>
    <w:rsid w:val="006E3F19"/>
    <w:rsid w:val="006E7B89"/>
    <w:rsid w:val="006F365A"/>
    <w:rsid w:val="006F4BF5"/>
    <w:rsid w:val="006F61A4"/>
    <w:rsid w:val="006F6434"/>
    <w:rsid w:val="00702BFC"/>
    <w:rsid w:val="00704326"/>
    <w:rsid w:val="00711234"/>
    <w:rsid w:val="00711B22"/>
    <w:rsid w:val="007121A5"/>
    <w:rsid w:val="007159A7"/>
    <w:rsid w:val="00715C8F"/>
    <w:rsid w:val="00717BC2"/>
    <w:rsid w:val="007247F4"/>
    <w:rsid w:val="00727248"/>
    <w:rsid w:val="00730494"/>
    <w:rsid w:val="00731F33"/>
    <w:rsid w:val="00735561"/>
    <w:rsid w:val="0074184D"/>
    <w:rsid w:val="007449A0"/>
    <w:rsid w:val="0075007E"/>
    <w:rsid w:val="00750E4D"/>
    <w:rsid w:val="00751135"/>
    <w:rsid w:val="00766453"/>
    <w:rsid w:val="00772CDF"/>
    <w:rsid w:val="00773D5A"/>
    <w:rsid w:val="0078392B"/>
    <w:rsid w:val="00787121"/>
    <w:rsid w:val="00794761"/>
    <w:rsid w:val="007958AA"/>
    <w:rsid w:val="00795C27"/>
    <w:rsid w:val="00796D8A"/>
    <w:rsid w:val="00797572"/>
    <w:rsid w:val="007A0F17"/>
    <w:rsid w:val="007A13E6"/>
    <w:rsid w:val="007A64FD"/>
    <w:rsid w:val="007A6E8C"/>
    <w:rsid w:val="007B415D"/>
    <w:rsid w:val="007C2D68"/>
    <w:rsid w:val="007C4100"/>
    <w:rsid w:val="007C72D9"/>
    <w:rsid w:val="007C72F8"/>
    <w:rsid w:val="007D1D9A"/>
    <w:rsid w:val="007D2533"/>
    <w:rsid w:val="007D415E"/>
    <w:rsid w:val="007E0942"/>
    <w:rsid w:val="007E0A8B"/>
    <w:rsid w:val="007E1508"/>
    <w:rsid w:val="007E413D"/>
    <w:rsid w:val="007E6681"/>
    <w:rsid w:val="007E7D5E"/>
    <w:rsid w:val="007F2FCC"/>
    <w:rsid w:val="007F5650"/>
    <w:rsid w:val="0080038E"/>
    <w:rsid w:val="00800C02"/>
    <w:rsid w:val="008016BF"/>
    <w:rsid w:val="00804705"/>
    <w:rsid w:val="00807B8F"/>
    <w:rsid w:val="008112F7"/>
    <w:rsid w:val="00814724"/>
    <w:rsid w:val="00814FAC"/>
    <w:rsid w:val="008169AE"/>
    <w:rsid w:val="00817F68"/>
    <w:rsid w:val="008213AF"/>
    <w:rsid w:val="008216AA"/>
    <w:rsid w:val="00823C8E"/>
    <w:rsid w:val="00823F5D"/>
    <w:rsid w:val="008249CB"/>
    <w:rsid w:val="00827D7E"/>
    <w:rsid w:val="00830E2D"/>
    <w:rsid w:val="0083280C"/>
    <w:rsid w:val="00832866"/>
    <w:rsid w:val="008329D7"/>
    <w:rsid w:val="0083354B"/>
    <w:rsid w:val="00833E3C"/>
    <w:rsid w:val="008350E9"/>
    <w:rsid w:val="00836FA3"/>
    <w:rsid w:val="00837EB7"/>
    <w:rsid w:val="0084214E"/>
    <w:rsid w:val="008517E3"/>
    <w:rsid w:val="0085239F"/>
    <w:rsid w:val="00857463"/>
    <w:rsid w:val="00862B99"/>
    <w:rsid w:val="0086447F"/>
    <w:rsid w:val="0086563C"/>
    <w:rsid w:val="00867B7A"/>
    <w:rsid w:val="00875891"/>
    <w:rsid w:val="008768B0"/>
    <w:rsid w:val="00880382"/>
    <w:rsid w:val="008810BA"/>
    <w:rsid w:val="008816D3"/>
    <w:rsid w:val="0088342C"/>
    <w:rsid w:val="00884D40"/>
    <w:rsid w:val="008850C7"/>
    <w:rsid w:val="00885E84"/>
    <w:rsid w:val="0088755C"/>
    <w:rsid w:val="008877AE"/>
    <w:rsid w:val="00890F8E"/>
    <w:rsid w:val="00893141"/>
    <w:rsid w:val="00894E3A"/>
    <w:rsid w:val="00896149"/>
    <w:rsid w:val="00897C7E"/>
    <w:rsid w:val="008A1B59"/>
    <w:rsid w:val="008A2474"/>
    <w:rsid w:val="008A3129"/>
    <w:rsid w:val="008A3280"/>
    <w:rsid w:val="008A50B0"/>
    <w:rsid w:val="008A5563"/>
    <w:rsid w:val="008A6F11"/>
    <w:rsid w:val="008B0B08"/>
    <w:rsid w:val="008B23F1"/>
    <w:rsid w:val="008B24CF"/>
    <w:rsid w:val="008B25CF"/>
    <w:rsid w:val="008B2801"/>
    <w:rsid w:val="008B3B10"/>
    <w:rsid w:val="008B3FBF"/>
    <w:rsid w:val="008B4531"/>
    <w:rsid w:val="008B77C0"/>
    <w:rsid w:val="008C06F1"/>
    <w:rsid w:val="008C0D42"/>
    <w:rsid w:val="008C3FCC"/>
    <w:rsid w:val="008C4673"/>
    <w:rsid w:val="008C5142"/>
    <w:rsid w:val="008C598A"/>
    <w:rsid w:val="008C630F"/>
    <w:rsid w:val="008C6DCB"/>
    <w:rsid w:val="008C6FDA"/>
    <w:rsid w:val="008C7E97"/>
    <w:rsid w:val="008D7561"/>
    <w:rsid w:val="008E0F3C"/>
    <w:rsid w:val="008E5599"/>
    <w:rsid w:val="008E5728"/>
    <w:rsid w:val="008E57D6"/>
    <w:rsid w:val="008E593D"/>
    <w:rsid w:val="008E6384"/>
    <w:rsid w:val="008E76C5"/>
    <w:rsid w:val="008E7842"/>
    <w:rsid w:val="008F1A45"/>
    <w:rsid w:val="008F27F3"/>
    <w:rsid w:val="008F495C"/>
    <w:rsid w:val="008F4FEF"/>
    <w:rsid w:val="008F5196"/>
    <w:rsid w:val="008F5A4A"/>
    <w:rsid w:val="00903648"/>
    <w:rsid w:val="00906B6B"/>
    <w:rsid w:val="009078AE"/>
    <w:rsid w:val="00914EEB"/>
    <w:rsid w:val="00914F6F"/>
    <w:rsid w:val="009153B0"/>
    <w:rsid w:val="00917705"/>
    <w:rsid w:val="0092150A"/>
    <w:rsid w:val="0092295E"/>
    <w:rsid w:val="00924639"/>
    <w:rsid w:val="0092726A"/>
    <w:rsid w:val="00931AFD"/>
    <w:rsid w:val="009338E4"/>
    <w:rsid w:val="0093391B"/>
    <w:rsid w:val="00937146"/>
    <w:rsid w:val="00940451"/>
    <w:rsid w:val="00940768"/>
    <w:rsid w:val="009415D9"/>
    <w:rsid w:val="00941912"/>
    <w:rsid w:val="0094254B"/>
    <w:rsid w:val="00942E85"/>
    <w:rsid w:val="009431AE"/>
    <w:rsid w:val="00943BE6"/>
    <w:rsid w:val="00950CEC"/>
    <w:rsid w:val="00951831"/>
    <w:rsid w:val="009552CC"/>
    <w:rsid w:val="009559F7"/>
    <w:rsid w:val="0095643A"/>
    <w:rsid w:val="009569CD"/>
    <w:rsid w:val="00961E64"/>
    <w:rsid w:val="00961E88"/>
    <w:rsid w:val="00961F78"/>
    <w:rsid w:val="00964B1C"/>
    <w:rsid w:val="009679FC"/>
    <w:rsid w:val="009700B7"/>
    <w:rsid w:val="00971C6A"/>
    <w:rsid w:val="00973B52"/>
    <w:rsid w:val="009761B6"/>
    <w:rsid w:val="00980DA2"/>
    <w:rsid w:val="00986E95"/>
    <w:rsid w:val="009904EF"/>
    <w:rsid w:val="00993371"/>
    <w:rsid w:val="00994073"/>
    <w:rsid w:val="00994984"/>
    <w:rsid w:val="00996087"/>
    <w:rsid w:val="009A02EA"/>
    <w:rsid w:val="009A12F4"/>
    <w:rsid w:val="009A17B7"/>
    <w:rsid w:val="009A2048"/>
    <w:rsid w:val="009A2B8B"/>
    <w:rsid w:val="009A54EA"/>
    <w:rsid w:val="009A5E21"/>
    <w:rsid w:val="009B0359"/>
    <w:rsid w:val="009B1782"/>
    <w:rsid w:val="009B19F0"/>
    <w:rsid w:val="009B1E7E"/>
    <w:rsid w:val="009B2636"/>
    <w:rsid w:val="009B2F23"/>
    <w:rsid w:val="009C0381"/>
    <w:rsid w:val="009C4739"/>
    <w:rsid w:val="009C7918"/>
    <w:rsid w:val="009D01FC"/>
    <w:rsid w:val="009D2F3F"/>
    <w:rsid w:val="009D3493"/>
    <w:rsid w:val="009D56C8"/>
    <w:rsid w:val="009D58F1"/>
    <w:rsid w:val="009D614E"/>
    <w:rsid w:val="009D6D6E"/>
    <w:rsid w:val="009E1D12"/>
    <w:rsid w:val="009E2C03"/>
    <w:rsid w:val="009E2D68"/>
    <w:rsid w:val="009E409F"/>
    <w:rsid w:val="009E498D"/>
    <w:rsid w:val="009E53A5"/>
    <w:rsid w:val="009E5B35"/>
    <w:rsid w:val="009E700E"/>
    <w:rsid w:val="009E7A7B"/>
    <w:rsid w:val="009F2173"/>
    <w:rsid w:val="009F5064"/>
    <w:rsid w:val="00A018F2"/>
    <w:rsid w:val="00A0200D"/>
    <w:rsid w:val="00A030CA"/>
    <w:rsid w:val="00A16342"/>
    <w:rsid w:val="00A208C7"/>
    <w:rsid w:val="00A23EA9"/>
    <w:rsid w:val="00A260A1"/>
    <w:rsid w:val="00A26D93"/>
    <w:rsid w:val="00A30130"/>
    <w:rsid w:val="00A353B0"/>
    <w:rsid w:val="00A36A0B"/>
    <w:rsid w:val="00A410C0"/>
    <w:rsid w:val="00A4291A"/>
    <w:rsid w:val="00A44A7C"/>
    <w:rsid w:val="00A44B4C"/>
    <w:rsid w:val="00A5277C"/>
    <w:rsid w:val="00A534BB"/>
    <w:rsid w:val="00A558C5"/>
    <w:rsid w:val="00A6001B"/>
    <w:rsid w:val="00A62D5A"/>
    <w:rsid w:val="00A64BD7"/>
    <w:rsid w:val="00A64F70"/>
    <w:rsid w:val="00A72BBB"/>
    <w:rsid w:val="00A761CC"/>
    <w:rsid w:val="00A76D33"/>
    <w:rsid w:val="00A80BC0"/>
    <w:rsid w:val="00A80CEE"/>
    <w:rsid w:val="00A827B3"/>
    <w:rsid w:val="00A83460"/>
    <w:rsid w:val="00A84E60"/>
    <w:rsid w:val="00A87B48"/>
    <w:rsid w:val="00A93674"/>
    <w:rsid w:val="00A9439F"/>
    <w:rsid w:val="00A97E40"/>
    <w:rsid w:val="00A97F1F"/>
    <w:rsid w:val="00AA0EE6"/>
    <w:rsid w:val="00AA2493"/>
    <w:rsid w:val="00AA34FC"/>
    <w:rsid w:val="00AA4114"/>
    <w:rsid w:val="00AA6535"/>
    <w:rsid w:val="00AA71A0"/>
    <w:rsid w:val="00AA7E07"/>
    <w:rsid w:val="00AA7F39"/>
    <w:rsid w:val="00AB186B"/>
    <w:rsid w:val="00AB2FAF"/>
    <w:rsid w:val="00AB39B0"/>
    <w:rsid w:val="00AB3CA7"/>
    <w:rsid w:val="00AB5697"/>
    <w:rsid w:val="00AB57B9"/>
    <w:rsid w:val="00AB59CB"/>
    <w:rsid w:val="00AB7DF7"/>
    <w:rsid w:val="00AC11D7"/>
    <w:rsid w:val="00AC3874"/>
    <w:rsid w:val="00AC652D"/>
    <w:rsid w:val="00AC71B0"/>
    <w:rsid w:val="00AD389D"/>
    <w:rsid w:val="00AD3C63"/>
    <w:rsid w:val="00AE46E5"/>
    <w:rsid w:val="00AE7E55"/>
    <w:rsid w:val="00AF0DF6"/>
    <w:rsid w:val="00AF167A"/>
    <w:rsid w:val="00AF1C88"/>
    <w:rsid w:val="00AF31BF"/>
    <w:rsid w:val="00AF3E40"/>
    <w:rsid w:val="00AF4222"/>
    <w:rsid w:val="00AF46C5"/>
    <w:rsid w:val="00AF476F"/>
    <w:rsid w:val="00AF7E8B"/>
    <w:rsid w:val="00B0375F"/>
    <w:rsid w:val="00B112AA"/>
    <w:rsid w:val="00B12F31"/>
    <w:rsid w:val="00B1372F"/>
    <w:rsid w:val="00B16E52"/>
    <w:rsid w:val="00B22D6B"/>
    <w:rsid w:val="00B26E73"/>
    <w:rsid w:val="00B3000E"/>
    <w:rsid w:val="00B30181"/>
    <w:rsid w:val="00B3038F"/>
    <w:rsid w:val="00B32177"/>
    <w:rsid w:val="00B37799"/>
    <w:rsid w:val="00B411BF"/>
    <w:rsid w:val="00B45934"/>
    <w:rsid w:val="00B46B9D"/>
    <w:rsid w:val="00B4786C"/>
    <w:rsid w:val="00B47F7D"/>
    <w:rsid w:val="00B547E7"/>
    <w:rsid w:val="00B56DBB"/>
    <w:rsid w:val="00B62C93"/>
    <w:rsid w:val="00B64AE5"/>
    <w:rsid w:val="00B67509"/>
    <w:rsid w:val="00B67604"/>
    <w:rsid w:val="00B67A38"/>
    <w:rsid w:val="00B701DF"/>
    <w:rsid w:val="00B7021B"/>
    <w:rsid w:val="00B719A5"/>
    <w:rsid w:val="00B72624"/>
    <w:rsid w:val="00B753CD"/>
    <w:rsid w:val="00B76520"/>
    <w:rsid w:val="00B7730A"/>
    <w:rsid w:val="00B774F4"/>
    <w:rsid w:val="00B8110E"/>
    <w:rsid w:val="00B82263"/>
    <w:rsid w:val="00B8358B"/>
    <w:rsid w:val="00B86444"/>
    <w:rsid w:val="00B871E5"/>
    <w:rsid w:val="00B90025"/>
    <w:rsid w:val="00B9004A"/>
    <w:rsid w:val="00B91423"/>
    <w:rsid w:val="00B91BC0"/>
    <w:rsid w:val="00B95FB5"/>
    <w:rsid w:val="00B97CC0"/>
    <w:rsid w:val="00BA0BD4"/>
    <w:rsid w:val="00BA2A1A"/>
    <w:rsid w:val="00BA4066"/>
    <w:rsid w:val="00BA4ED5"/>
    <w:rsid w:val="00BA5F23"/>
    <w:rsid w:val="00BB09AE"/>
    <w:rsid w:val="00BB1B1C"/>
    <w:rsid w:val="00BB2017"/>
    <w:rsid w:val="00BB3105"/>
    <w:rsid w:val="00BB4891"/>
    <w:rsid w:val="00BB4CD0"/>
    <w:rsid w:val="00BC3FBE"/>
    <w:rsid w:val="00BC6857"/>
    <w:rsid w:val="00BD0FC2"/>
    <w:rsid w:val="00BD1EE1"/>
    <w:rsid w:val="00BD3707"/>
    <w:rsid w:val="00BD5BB8"/>
    <w:rsid w:val="00BD7032"/>
    <w:rsid w:val="00BE041A"/>
    <w:rsid w:val="00BE1B8D"/>
    <w:rsid w:val="00BE221C"/>
    <w:rsid w:val="00BE273B"/>
    <w:rsid w:val="00BE63F4"/>
    <w:rsid w:val="00BE6491"/>
    <w:rsid w:val="00BE6993"/>
    <w:rsid w:val="00BF2D44"/>
    <w:rsid w:val="00C00E8F"/>
    <w:rsid w:val="00C01528"/>
    <w:rsid w:val="00C01E66"/>
    <w:rsid w:val="00C01EBC"/>
    <w:rsid w:val="00C01FB9"/>
    <w:rsid w:val="00C03C68"/>
    <w:rsid w:val="00C0499D"/>
    <w:rsid w:val="00C1106D"/>
    <w:rsid w:val="00C16642"/>
    <w:rsid w:val="00C20367"/>
    <w:rsid w:val="00C2102B"/>
    <w:rsid w:val="00C2243D"/>
    <w:rsid w:val="00C244F5"/>
    <w:rsid w:val="00C24536"/>
    <w:rsid w:val="00C25C56"/>
    <w:rsid w:val="00C3041F"/>
    <w:rsid w:val="00C33F76"/>
    <w:rsid w:val="00C34048"/>
    <w:rsid w:val="00C42E4A"/>
    <w:rsid w:val="00C42FFE"/>
    <w:rsid w:val="00C43C9D"/>
    <w:rsid w:val="00C43E28"/>
    <w:rsid w:val="00C46778"/>
    <w:rsid w:val="00C5088E"/>
    <w:rsid w:val="00C5388F"/>
    <w:rsid w:val="00C54353"/>
    <w:rsid w:val="00C55A7F"/>
    <w:rsid w:val="00C56248"/>
    <w:rsid w:val="00C60492"/>
    <w:rsid w:val="00C604E7"/>
    <w:rsid w:val="00C6162D"/>
    <w:rsid w:val="00C66D5B"/>
    <w:rsid w:val="00C6705D"/>
    <w:rsid w:val="00C72D94"/>
    <w:rsid w:val="00C7365C"/>
    <w:rsid w:val="00C74A97"/>
    <w:rsid w:val="00C8051D"/>
    <w:rsid w:val="00C825CB"/>
    <w:rsid w:val="00C8276C"/>
    <w:rsid w:val="00C82E6A"/>
    <w:rsid w:val="00C8319F"/>
    <w:rsid w:val="00C83D85"/>
    <w:rsid w:val="00C94C0F"/>
    <w:rsid w:val="00CA11C9"/>
    <w:rsid w:val="00CA162B"/>
    <w:rsid w:val="00CA170C"/>
    <w:rsid w:val="00CA396A"/>
    <w:rsid w:val="00CA3D84"/>
    <w:rsid w:val="00CA73E4"/>
    <w:rsid w:val="00CB2C6F"/>
    <w:rsid w:val="00CB2D84"/>
    <w:rsid w:val="00CB5279"/>
    <w:rsid w:val="00CC17BD"/>
    <w:rsid w:val="00CC1FB9"/>
    <w:rsid w:val="00CC2844"/>
    <w:rsid w:val="00CC72EB"/>
    <w:rsid w:val="00CC7FE0"/>
    <w:rsid w:val="00CD51DA"/>
    <w:rsid w:val="00CD6598"/>
    <w:rsid w:val="00CE4A71"/>
    <w:rsid w:val="00CE5391"/>
    <w:rsid w:val="00CE7BBD"/>
    <w:rsid w:val="00CF1CE0"/>
    <w:rsid w:val="00CF30C1"/>
    <w:rsid w:val="00CF3A00"/>
    <w:rsid w:val="00CF4E99"/>
    <w:rsid w:val="00CF7D94"/>
    <w:rsid w:val="00D02029"/>
    <w:rsid w:val="00D03D6C"/>
    <w:rsid w:val="00D10539"/>
    <w:rsid w:val="00D129AD"/>
    <w:rsid w:val="00D12F12"/>
    <w:rsid w:val="00D209A4"/>
    <w:rsid w:val="00D20E82"/>
    <w:rsid w:val="00D30B7F"/>
    <w:rsid w:val="00D30BDB"/>
    <w:rsid w:val="00D32FF6"/>
    <w:rsid w:val="00D352E2"/>
    <w:rsid w:val="00D3578E"/>
    <w:rsid w:val="00D442F7"/>
    <w:rsid w:val="00D46CC4"/>
    <w:rsid w:val="00D47B74"/>
    <w:rsid w:val="00D51E07"/>
    <w:rsid w:val="00D520EC"/>
    <w:rsid w:val="00D54F07"/>
    <w:rsid w:val="00D556D3"/>
    <w:rsid w:val="00D57DD4"/>
    <w:rsid w:val="00D603D8"/>
    <w:rsid w:val="00D676D2"/>
    <w:rsid w:val="00D73FD6"/>
    <w:rsid w:val="00D744A5"/>
    <w:rsid w:val="00D74670"/>
    <w:rsid w:val="00D74816"/>
    <w:rsid w:val="00D75A88"/>
    <w:rsid w:val="00D773B3"/>
    <w:rsid w:val="00D830A0"/>
    <w:rsid w:val="00D86561"/>
    <w:rsid w:val="00D91297"/>
    <w:rsid w:val="00D97C02"/>
    <w:rsid w:val="00DA5375"/>
    <w:rsid w:val="00DA55FA"/>
    <w:rsid w:val="00DA66D4"/>
    <w:rsid w:val="00DB53CC"/>
    <w:rsid w:val="00DB58FD"/>
    <w:rsid w:val="00DB6DC9"/>
    <w:rsid w:val="00DC117A"/>
    <w:rsid w:val="00DC11FF"/>
    <w:rsid w:val="00DC3CCE"/>
    <w:rsid w:val="00DC567C"/>
    <w:rsid w:val="00DD0914"/>
    <w:rsid w:val="00DD0E54"/>
    <w:rsid w:val="00DD1F3D"/>
    <w:rsid w:val="00DD5132"/>
    <w:rsid w:val="00DE5963"/>
    <w:rsid w:val="00DF00FC"/>
    <w:rsid w:val="00DF0AD8"/>
    <w:rsid w:val="00DF2D00"/>
    <w:rsid w:val="00DF4967"/>
    <w:rsid w:val="00DF4970"/>
    <w:rsid w:val="00E064AE"/>
    <w:rsid w:val="00E068C2"/>
    <w:rsid w:val="00E0704A"/>
    <w:rsid w:val="00E11AF0"/>
    <w:rsid w:val="00E1518A"/>
    <w:rsid w:val="00E16D9E"/>
    <w:rsid w:val="00E17E3A"/>
    <w:rsid w:val="00E2323A"/>
    <w:rsid w:val="00E256C6"/>
    <w:rsid w:val="00E26197"/>
    <w:rsid w:val="00E305B7"/>
    <w:rsid w:val="00E4087B"/>
    <w:rsid w:val="00E41813"/>
    <w:rsid w:val="00E46291"/>
    <w:rsid w:val="00E5092E"/>
    <w:rsid w:val="00E51CD6"/>
    <w:rsid w:val="00E51E83"/>
    <w:rsid w:val="00E5200A"/>
    <w:rsid w:val="00E52389"/>
    <w:rsid w:val="00E5726D"/>
    <w:rsid w:val="00E60FDB"/>
    <w:rsid w:val="00E66028"/>
    <w:rsid w:val="00E6724F"/>
    <w:rsid w:val="00E6737E"/>
    <w:rsid w:val="00E6793F"/>
    <w:rsid w:val="00E67E16"/>
    <w:rsid w:val="00E72D99"/>
    <w:rsid w:val="00E7314B"/>
    <w:rsid w:val="00E735C1"/>
    <w:rsid w:val="00E74DA5"/>
    <w:rsid w:val="00E82150"/>
    <w:rsid w:val="00E824CD"/>
    <w:rsid w:val="00E911CA"/>
    <w:rsid w:val="00E92739"/>
    <w:rsid w:val="00E93020"/>
    <w:rsid w:val="00E94D98"/>
    <w:rsid w:val="00E9799F"/>
    <w:rsid w:val="00EA0340"/>
    <w:rsid w:val="00EA1525"/>
    <w:rsid w:val="00EA18A6"/>
    <w:rsid w:val="00EA1D01"/>
    <w:rsid w:val="00EA2D5A"/>
    <w:rsid w:val="00EA6726"/>
    <w:rsid w:val="00EB29DB"/>
    <w:rsid w:val="00EB38C5"/>
    <w:rsid w:val="00EB5148"/>
    <w:rsid w:val="00EB5750"/>
    <w:rsid w:val="00EC08CB"/>
    <w:rsid w:val="00EC5337"/>
    <w:rsid w:val="00EC78C9"/>
    <w:rsid w:val="00EC7A5C"/>
    <w:rsid w:val="00ED5624"/>
    <w:rsid w:val="00ED576E"/>
    <w:rsid w:val="00ED7096"/>
    <w:rsid w:val="00ED7679"/>
    <w:rsid w:val="00EE2544"/>
    <w:rsid w:val="00EE4683"/>
    <w:rsid w:val="00EE46CD"/>
    <w:rsid w:val="00EE4B1D"/>
    <w:rsid w:val="00EE4D03"/>
    <w:rsid w:val="00EF1592"/>
    <w:rsid w:val="00EF35C0"/>
    <w:rsid w:val="00EF7653"/>
    <w:rsid w:val="00F03771"/>
    <w:rsid w:val="00F05442"/>
    <w:rsid w:val="00F05B9C"/>
    <w:rsid w:val="00F05C14"/>
    <w:rsid w:val="00F065B3"/>
    <w:rsid w:val="00F06DCC"/>
    <w:rsid w:val="00F10AEA"/>
    <w:rsid w:val="00F1324C"/>
    <w:rsid w:val="00F23EA8"/>
    <w:rsid w:val="00F25D6F"/>
    <w:rsid w:val="00F3347F"/>
    <w:rsid w:val="00F33D3A"/>
    <w:rsid w:val="00F360E1"/>
    <w:rsid w:val="00F3726B"/>
    <w:rsid w:val="00F41161"/>
    <w:rsid w:val="00F427B7"/>
    <w:rsid w:val="00F577F1"/>
    <w:rsid w:val="00F60F6A"/>
    <w:rsid w:val="00F61381"/>
    <w:rsid w:val="00F64130"/>
    <w:rsid w:val="00F65B8A"/>
    <w:rsid w:val="00F66F31"/>
    <w:rsid w:val="00F66FC7"/>
    <w:rsid w:val="00F7090B"/>
    <w:rsid w:val="00F74EDB"/>
    <w:rsid w:val="00F766AC"/>
    <w:rsid w:val="00F7685D"/>
    <w:rsid w:val="00F8004A"/>
    <w:rsid w:val="00F8124E"/>
    <w:rsid w:val="00F81319"/>
    <w:rsid w:val="00F82EDE"/>
    <w:rsid w:val="00F84021"/>
    <w:rsid w:val="00F841EB"/>
    <w:rsid w:val="00F84E44"/>
    <w:rsid w:val="00F9226F"/>
    <w:rsid w:val="00F929BA"/>
    <w:rsid w:val="00F92F6D"/>
    <w:rsid w:val="00F93BE4"/>
    <w:rsid w:val="00F940CF"/>
    <w:rsid w:val="00FA68B7"/>
    <w:rsid w:val="00FB11D1"/>
    <w:rsid w:val="00FB395B"/>
    <w:rsid w:val="00FB5086"/>
    <w:rsid w:val="00FB6C85"/>
    <w:rsid w:val="00FB7DCA"/>
    <w:rsid w:val="00FC266D"/>
    <w:rsid w:val="00FC3DA5"/>
    <w:rsid w:val="00FC4205"/>
    <w:rsid w:val="00FC7F5E"/>
    <w:rsid w:val="00FD05D1"/>
    <w:rsid w:val="00FD56ED"/>
    <w:rsid w:val="00FD7355"/>
    <w:rsid w:val="00FD7EEA"/>
    <w:rsid w:val="00FE203A"/>
    <w:rsid w:val="00FE389C"/>
    <w:rsid w:val="00FE4025"/>
    <w:rsid w:val="00FE77AC"/>
    <w:rsid w:val="00FF1663"/>
    <w:rsid w:val="00FF2524"/>
    <w:rsid w:val="00FF26EE"/>
    <w:rsid w:val="00FF625C"/>
    <w:rsid w:val="00FF75B1"/>
    <w:rsid w:val="3B1288FA"/>
    <w:rsid w:val="77EB29DD"/>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70BF6E2"/>
  <w15:docId w15:val="{87D7BB81-B760-AC4B-BDDA-72B9B55FC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0" w:unhideWhenUsed="1" w:qFormat="1"/>
    <w:lsdException w:name="heading 7" w:semiHidden="1" w:uiPriority="0" w:unhideWhenUsed="1" w:qFormat="1"/>
    <w:lsdException w:name="heading 8" w:uiPriority="0"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4FA7"/>
    <w:pPr>
      <w:spacing w:before="100" w:after="200"/>
    </w:pPr>
    <w:rPr>
      <w:rFonts w:ascii="Arial" w:hAnsi="Arial"/>
      <w:szCs w:val="24"/>
      <w:lang w:eastAsia="en-US"/>
    </w:rPr>
  </w:style>
  <w:style w:type="paragraph" w:styleId="Heading1">
    <w:name w:val="heading 1"/>
    <w:aliases w:val="Titre 1:Titre Article,h1,Titre 11,1.,No numbers,Head1,Heading apps,Section Heading,L1,Level 1,Appendix,Appendix1,Appendix2,Appendix3,Para1,H1,h11,Attribute Heading 1,1 ghost,g,h12,h111,h13,h112,h14,h113,h15,h114,H11,Attribute Heading 11,1 ghos"/>
    <w:basedOn w:val="Normal"/>
    <w:next w:val="Normal"/>
    <w:link w:val="Heading1Char"/>
    <w:qFormat/>
    <w:rsid w:val="00837EB7"/>
    <w:pPr>
      <w:keepNext/>
      <w:numPr>
        <w:numId w:val="3"/>
      </w:numPr>
      <w:outlineLvl w:val="0"/>
    </w:pPr>
    <w:rPr>
      <w:b/>
    </w:rPr>
  </w:style>
  <w:style w:type="paragraph" w:styleId="Heading2">
    <w:name w:val="heading 2"/>
    <w:aliases w:val="h2,Titre 21,H2,1.1,h2 main heading,Section,2m,h 2,body,test,Attribute Heading 2,B Sub/Bold,B Sub/Bold1,B Sub/Bold2,B Sub/Bold11,h2 main heading1,h2 main heading2,B Sub/Bold3,B Sub/Bold12,h2 main heading3,B Sub/Bold4,B Sub/Bold13,Para2,SubPara"/>
    <w:basedOn w:val="Normal"/>
    <w:next w:val="Normal"/>
    <w:link w:val="Heading2Char"/>
    <w:qFormat/>
    <w:rsid w:val="00837EB7"/>
    <w:pPr>
      <w:keepNext/>
      <w:numPr>
        <w:ilvl w:val="1"/>
        <w:numId w:val="3"/>
      </w:numPr>
      <w:outlineLvl w:val="1"/>
    </w:pPr>
    <w:rPr>
      <w:bCs/>
      <w:i/>
      <w:iCs/>
      <w:szCs w:val="20"/>
    </w:rPr>
  </w:style>
  <w:style w:type="paragraph" w:styleId="Heading3">
    <w:name w:val="heading 3"/>
    <w:aliases w:val="h3,Titre 31,H3,h3 sub heading,(a),d,h3 sub heading Char,H3 Char,h3 Char,h3 sub heading Char Char,d Char,(a) Char,d Char Char,Head 3,3m,H31,(Alt+3),C Sub-Sub/Italic,Head 31,Head 32,C Sub-Sub/Italic1,3,Sub2Para,sub-sub-para,H32"/>
    <w:basedOn w:val="Normal"/>
    <w:next w:val="Normal"/>
    <w:link w:val="Heading3Char"/>
    <w:qFormat/>
    <w:rsid w:val="008C4673"/>
    <w:pPr>
      <w:keepNext/>
      <w:numPr>
        <w:ilvl w:val="2"/>
        <w:numId w:val="3"/>
      </w:numPr>
      <w:outlineLvl w:val="2"/>
    </w:pPr>
  </w:style>
  <w:style w:type="paragraph" w:styleId="Heading4">
    <w:name w:val="heading 4"/>
    <w:aliases w:val="h4,H4,(i),(Alt+4),H41,(Alt+4)1,H42,(Alt+4)2,H43,(Alt+4)3,H44,(Alt+4)4,H45,(Alt+4)5,H411,(Alt+4)11,H421,(Alt+4)21,H431,(Alt+4)31,H46,(Alt+4)6,H412,(Alt+4)12,H422,(Alt+4)22,H432,(Alt+4)32,H47,(Alt+4)7,H48,(Alt+4)8,H49,(Alt+4)9,H410,(Alt+4)10,4"/>
    <w:basedOn w:val="Normal"/>
    <w:next w:val="Normal"/>
    <w:link w:val="Heading4Char"/>
    <w:qFormat/>
    <w:rsid w:val="008C4673"/>
    <w:pPr>
      <w:keepNext/>
      <w:numPr>
        <w:ilvl w:val="3"/>
        <w:numId w:val="3"/>
      </w:numPr>
      <w:pBdr>
        <w:top w:val="single" w:sz="4" w:space="1" w:color="auto"/>
        <w:left w:val="single" w:sz="4" w:space="4" w:color="auto"/>
        <w:bottom w:val="single" w:sz="4" w:space="1" w:color="auto"/>
        <w:right w:val="single" w:sz="4" w:space="4" w:color="auto"/>
      </w:pBdr>
      <w:outlineLvl w:val="3"/>
    </w:pPr>
    <w:rPr>
      <w:b/>
    </w:rPr>
  </w:style>
  <w:style w:type="paragraph" w:styleId="Heading5">
    <w:name w:val="heading 5"/>
    <w:aliases w:val="h5,(A),Heading 5(unused),5,Para5,h51,h52,Heading 5 StGeorge,Level 3 - i,Level 5,L5,Heading 5a"/>
    <w:basedOn w:val="Normal"/>
    <w:next w:val="Normal"/>
    <w:link w:val="Heading5Char"/>
    <w:qFormat/>
    <w:rsid w:val="008C4673"/>
    <w:pPr>
      <w:keepNext/>
      <w:numPr>
        <w:ilvl w:val="4"/>
        <w:numId w:val="3"/>
      </w:numPr>
      <w:outlineLvl w:val="4"/>
    </w:pPr>
    <w:rPr>
      <w:b/>
      <w:u w:val="single"/>
    </w:rPr>
  </w:style>
  <w:style w:type="paragraph" w:styleId="Heading6">
    <w:name w:val="heading 6"/>
    <w:aliases w:val="h6,(I),Heading 6(unused),Legal Level 1.,heading6,heading61,heading62,Level 6,Heading 6a"/>
    <w:basedOn w:val="Normal"/>
    <w:next w:val="Normal"/>
    <w:link w:val="Heading6Char"/>
    <w:unhideWhenUsed/>
    <w:qFormat/>
    <w:rsid w:val="00837EB7"/>
    <w:pPr>
      <w:keepNext/>
      <w:keepLines/>
      <w:numPr>
        <w:ilvl w:val="5"/>
        <w:numId w:val="3"/>
      </w:numPr>
      <w:spacing w:before="200"/>
      <w:outlineLvl w:val="5"/>
    </w:pPr>
    <w:rPr>
      <w:rFonts w:ascii="Cambria" w:eastAsia="Times New Roman" w:hAnsi="Cambria"/>
      <w:i/>
      <w:iCs/>
      <w:color w:val="243F60"/>
    </w:rPr>
  </w:style>
  <w:style w:type="paragraph" w:styleId="Heading7">
    <w:name w:val="heading 7"/>
    <w:aliases w:val="h7,(1),Heading 7(unused),Legal Level 1.1.,DTSÜberschrift 7,Heading 7a"/>
    <w:basedOn w:val="Normal"/>
    <w:next w:val="Normal"/>
    <w:link w:val="Heading7Char"/>
    <w:unhideWhenUsed/>
    <w:qFormat/>
    <w:rsid w:val="001B2E4B"/>
    <w:pPr>
      <w:numPr>
        <w:ilvl w:val="6"/>
        <w:numId w:val="3"/>
      </w:numPr>
      <w:spacing w:before="240" w:after="60"/>
      <w:outlineLvl w:val="6"/>
    </w:pPr>
    <w:rPr>
      <w:rFonts w:ascii="Calibri" w:eastAsia="Times New Roman" w:hAnsi="Calibri"/>
      <w:sz w:val="24"/>
    </w:rPr>
  </w:style>
  <w:style w:type="paragraph" w:styleId="Heading8">
    <w:name w:val="heading 8"/>
    <w:aliases w:val="h8,Heading 8(unused),Legal Level 1.1.1.,Heading 8a"/>
    <w:basedOn w:val="Normal"/>
    <w:next w:val="Normal"/>
    <w:link w:val="Heading8Char"/>
    <w:qFormat/>
    <w:rsid w:val="008C4673"/>
    <w:pPr>
      <w:keepNext/>
      <w:numPr>
        <w:ilvl w:val="7"/>
        <w:numId w:val="3"/>
      </w:numPr>
      <w:spacing w:line="240" w:lineRule="exact"/>
      <w:jc w:val="center"/>
      <w:outlineLvl w:val="7"/>
    </w:pPr>
    <w:rPr>
      <w:b/>
      <w:szCs w:val="20"/>
      <w:u w:val="single"/>
    </w:rPr>
  </w:style>
  <w:style w:type="paragraph" w:styleId="Heading9">
    <w:name w:val="heading 9"/>
    <w:aliases w:val="h9,Legal Level 1.1.1.1.,Heading 9a"/>
    <w:basedOn w:val="Normal"/>
    <w:next w:val="Normal"/>
    <w:link w:val="Heading9Char"/>
    <w:unhideWhenUsed/>
    <w:qFormat/>
    <w:rsid w:val="00837EB7"/>
    <w:pPr>
      <w:keepNext/>
      <w:keepLines/>
      <w:numPr>
        <w:ilvl w:val="8"/>
        <w:numId w:val="3"/>
      </w:numPr>
      <w:spacing w:before="200"/>
      <w:outlineLvl w:val="8"/>
    </w:pPr>
    <w:rPr>
      <w:rFonts w:ascii="Cambria" w:eastAsia="Times New Roman" w:hAnsi="Cambria"/>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8C4673"/>
    <w:pPr>
      <w:tabs>
        <w:tab w:val="center" w:pos="4153"/>
        <w:tab w:val="right" w:pos="8306"/>
      </w:tabs>
    </w:pPr>
    <w:rPr>
      <w:szCs w:val="20"/>
    </w:rPr>
  </w:style>
  <w:style w:type="paragraph" w:styleId="BodyTextIndent2">
    <w:name w:val="Body Text Indent 2"/>
    <w:basedOn w:val="Normal"/>
    <w:link w:val="BodyTextIndent2Char"/>
    <w:rsid w:val="008C4673"/>
    <w:pPr>
      <w:tabs>
        <w:tab w:val="left" w:pos="3402"/>
      </w:tabs>
      <w:overflowPunct w:val="0"/>
      <w:autoSpaceDE w:val="0"/>
      <w:autoSpaceDN w:val="0"/>
      <w:adjustRightInd w:val="0"/>
      <w:ind w:left="1701" w:hanging="1701"/>
      <w:jc w:val="both"/>
      <w:textAlignment w:val="baseline"/>
    </w:pPr>
    <w:rPr>
      <w:sz w:val="24"/>
      <w:szCs w:val="20"/>
    </w:rPr>
  </w:style>
  <w:style w:type="paragraph" w:styleId="BodyText">
    <w:name w:val="Body Text"/>
    <w:basedOn w:val="Normal"/>
    <w:link w:val="BodyTextChar"/>
    <w:rsid w:val="008C4673"/>
    <w:rPr>
      <w:szCs w:val="20"/>
    </w:rPr>
  </w:style>
  <w:style w:type="paragraph" w:styleId="BalloonText">
    <w:name w:val="Balloon Text"/>
    <w:basedOn w:val="Normal"/>
    <w:link w:val="BalloonTextChar"/>
    <w:semiHidden/>
    <w:rsid w:val="008C4673"/>
    <w:rPr>
      <w:rFonts w:ascii="Tahoma" w:hAnsi="Tahoma" w:cs="Tahoma"/>
      <w:sz w:val="16"/>
      <w:szCs w:val="16"/>
    </w:rPr>
  </w:style>
  <w:style w:type="paragraph" w:customStyle="1" w:styleId="Hiddentextinstructions">
    <w:name w:val="Hidden text instructions"/>
    <w:basedOn w:val="Normal"/>
    <w:rsid w:val="008C4673"/>
    <w:pPr>
      <w:jc w:val="center"/>
    </w:pPr>
    <w:rPr>
      <w:i/>
      <w:iCs/>
      <w:vanish/>
      <w:color w:val="FF6600"/>
    </w:rPr>
  </w:style>
  <w:style w:type="paragraph" w:customStyle="1" w:styleId="Filedtext">
    <w:name w:val="Filed text"/>
    <w:basedOn w:val="Normal"/>
    <w:rsid w:val="008C4673"/>
    <w:pPr>
      <w:jc w:val="center"/>
    </w:pPr>
  </w:style>
  <w:style w:type="paragraph" w:customStyle="1" w:styleId="Fieldtext">
    <w:name w:val="Field text"/>
    <w:basedOn w:val="Normal"/>
    <w:rsid w:val="008C4673"/>
  </w:style>
  <w:style w:type="paragraph" w:customStyle="1" w:styleId="Fieldtitle">
    <w:name w:val="Field title"/>
    <w:basedOn w:val="Normal"/>
    <w:rsid w:val="008C4673"/>
    <w:rPr>
      <w:b/>
    </w:rPr>
  </w:style>
  <w:style w:type="character" w:styleId="FootnoteReference">
    <w:name w:val="footnote reference"/>
    <w:semiHidden/>
    <w:rsid w:val="008C4673"/>
    <w:rPr>
      <w:rFonts w:ascii="Times New Roman" w:hAnsi="Times New Roman"/>
      <w:position w:val="6"/>
      <w:sz w:val="20"/>
    </w:rPr>
  </w:style>
  <w:style w:type="paragraph" w:styleId="FootnoteText">
    <w:name w:val="footnote text"/>
    <w:basedOn w:val="Normal"/>
    <w:link w:val="FootnoteTextChar"/>
    <w:semiHidden/>
    <w:rsid w:val="008C4673"/>
    <w:pPr>
      <w:overflowPunct w:val="0"/>
      <w:autoSpaceDE w:val="0"/>
      <w:autoSpaceDN w:val="0"/>
      <w:adjustRightInd w:val="0"/>
      <w:ind w:left="1400" w:hanging="280"/>
      <w:jc w:val="both"/>
      <w:textAlignment w:val="baseline"/>
    </w:pPr>
    <w:rPr>
      <w:color w:val="000000"/>
      <w:szCs w:val="20"/>
    </w:rPr>
  </w:style>
  <w:style w:type="character" w:styleId="Hyperlink">
    <w:name w:val="Hyperlink"/>
    <w:rsid w:val="00C0796B"/>
    <w:rPr>
      <w:color w:val="0000FF"/>
      <w:u w:val="single"/>
    </w:rPr>
  </w:style>
  <w:style w:type="paragraph" w:styleId="BodyTextIndent3">
    <w:name w:val="Body Text Indent 3"/>
    <w:basedOn w:val="Normal"/>
    <w:link w:val="BodyTextIndent3Char"/>
    <w:rsid w:val="00C0796B"/>
    <w:pPr>
      <w:ind w:left="360"/>
    </w:pPr>
    <w:rPr>
      <w:sz w:val="24"/>
    </w:rPr>
  </w:style>
  <w:style w:type="paragraph" w:styleId="Footer">
    <w:name w:val="footer"/>
    <w:basedOn w:val="Normal"/>
    <w:link w:val="FooterChar"/>
    <w:uiPriority w:val="99"/>
    <w:rsid w:val="006D7FF0"/>
    <w:pPr>
      <w:tabs>
        <w:tab w:val="center" w:pos="4153"/>
        <w:tab w:val="right" w:pos="8306"/>
      </w:tabs>
    </w:pPr>
  </w:style>
  <w:style w:type="character" w:styleId="PageNumber">
    <w:name w:val="page number"/>
    <w:basedOn w:val="DefaultParagraphFont"/>
    <w:rsid w:val="009A54EA"/>
  </w:style>
  <w:style w:type="paragraph" w:customStyle="1" w:styleId="CharCharCharCharCharChar">
    <w:name w:val="Char Char Char Char Char Char"/>
    <w:basedOn w:val="Normal"/>
    <w:rsid w:val="00C0499D"/>
    <w:rPr>
      <w:rFonts w:eastAsia="PMingLiU" w:cs="Arial"/>
      <w:szCs w:val="22"/>
    </w:rPr>
  </w:style>
  <w:style w:type="paragraph" w:customStyle="1" w:styleId="MEBasic1">
    <w:name w:val="ME Basic 1"/>
    <w:basedOn w:val="Normal"/>
    <w:next w:val="Normal"/>
    <w:rsid w:val="0062253E"/>
    <w:pPr>
      <w:numPr>
        <w:numId w:val="1"/>
      </w:numPr>
      <w:spacing w:after="140" w:line="280" w:lineRule="atLeast"/>
      <w:outlineLvl w:val="0"/>
    </w:pPr>
    <w:rPr>
      <w:szCs w:val="20"/>
    </w:rPr>
  </w:style>
  <w:style w:type="paragraph" w:customStyle="1" w:styleId="MEBasic2">
    <w:name w:val="ME Basic 2"/>
    <w:basedOn w:val="Normal"/>
    <w:next w:val="Normal"/>
    <w:rsid w:val="0062253E"/>
    <w:pPr>
      <w:numPr>
        <w:ilvl w:val="1"/>
        <w:numId w:val="1"/>
      </w:numPr>
      <w:spacing w:after="140" w:line="280" w:lineRule="atLeast"/>
      <w:outlineLvl w:val="1"/>
    </w:pPr>
    <w:rPr>
      <w:szCs w:val="20"/>
    </w:rPr>
  </w:style>
  <w:style w:type="paragraph" w:customStyle="1" w:styleId="MEBasic3">
    <w:name w:val="ME Basic 3"/>
    <w:basedOn w:val="Normal"/>
    <w:next w:val="Normal"/>
    <w:rsid w:val="0062253E"/>
    <w:pPr>
      <w:numPr>
        <w:ilvl w:val="2"/>
        <w:numId w:val="1"/>
      </w:numPr>
      <w:spacing w:after="140" w:line="280" w:lineRule="atLeast"/>
      <w:outlineLvl w:val="2"/>
    </w:pPr>
    <w:rPr>
      <w:szCs w:val="20"/>
    </w:rPr>
  </w:style>
  <w:style w:type="paragraph" w:customStyle="1" w:styleId="MEBasic4">
    <w:name w:val="ME Basic 4"/>
    <w:basedOn w:val="Normal"/>
    <w:next w:val="Normal"/>
    <w:rsid w:val="0062253E"/>
    <w:pPr>
      <w:numPr>
        <w:ilvl w:val="3"/>
        <w:numId w:val="1"/>
      </w:numPr>
      <w:spacing w:after="140" w:line="280" w:lineRule="atLeast"/>
      <w:outlineLvl w:val="3"/>
    </w:pPr>
    <w:rPr>
      <w:szCs w:val="20"/>
    </w:rPr>
  </w:style>
  <w:style w:type="paragraph" w:customStyle="1" w:styleId="MEBasic5">
    <w:name w:val="ME Basic 5"/>
    <w:basedOn w:val="Normal"/>
    <w:next w:val="Normal"/>
    <w:rsid w:val="0062253E"/>
    <w:pPr>
      <w:numPr>
        <w:ilvl w:val="4"/>
        <w:numId w:val="1"/>
      </w:numPr>
      <w:spacing w:after="140" w:line="280" w:lineRule="atLeast"/>
      <w:outlineLvl w:val="4"/>
    </w:pPr>
    <w:rPr>
      <w:szCs w:val="20"/>
    </w:rPr>
  </w:style>
  <w:style w:type="character" w:styleId="CommentReference">
    <w:name w:val="annotation reference"/>
    <w:semiHidden/>
    <w:rsid w:val="0062253E"/>
    <w:rPr>
      <w:sz w:val="16"/>
      <w:szCs w:val="16"/>
    </w:rPr>
  </w:style>
  <w:style w:type="paragraph" w:styleId="CommentText">
    <w:name w:val="annotation text"/>
    <w:basedOn w:val="Normal"/>
    <w:link w:val="CommentTextChar"/>
    <w:semiHidden/>
    <w:rsid w:val="0062253E"/>
    <w:rPr>
      <w:rFonts w:eastAsia="MS Mincho"/>
      <w:szCs w:val="20"/>
      <w:lang w:eastAsia="ja-JP"/>
    </w:rPr>
  </w:style>
  <w:style w:type="paragraph" w:customStyle="1" w:styleId="NoteText">
    <w:name w:val="Note Text"/>
    <w:basedOn w:val="BlockText"/>
    <w:rsid w:val="0062253E"/>
    <w:pPr>
      <w:spacing w:after="0"/>
      <w:ind w:left="0" w:right="0"/>
    </w:pPr>
    <w:rPr>
      <w:sz w:val="24"/>
      <w:szCs w:val="20"/>
      <w:lang w:eastAsia="en-AU"/>
    </w:rPr>
  </w:style>
  <w:style w:type="paragraph" w:styleId="BlockText">
    <w:name w:val="Block Text"/>
    <w:basedOn w:val="Normal"/>
    <w:rsid w:val="0062253E"/>
    <w:pPr>
      <w:spacing w:after="120"/>
      <w:ind w:left="1440" w:right="1440"/>
    </w:pPr>
  </w:style>
  <w:style w:type="paragraph" w:customStyle="1" w:styleId="MELegal1">
    <w:name w:val="ME Legal 1"/>
    <w:aliases w:val="l1,ME Legal 11"/>
    <w:basedOn w:val="Normal"/>
    <w:next w:val="Normal"/>
    <w:link w:val="MELegal1Char"/>
    <w:qFormat/>
    <w:rsid w:val="000977B0"/>
    <w:pPr>
      <w:keepNext/>
      <w:keepLines/>
      <w:numPr>
        <w:numId w:val="2"/>
      </w:numPr>
      <w:spacing w:before="280" w:after="140" w:line="280" w:lineRule="atLeast"/>
      <w:outlineLvl w:val="0"/>
    </w:pPr>
    <w:rPr>
      <w:spacing w:val="-10"/>
      <w:w w:val="95"/>
      <w:sz w:val="32"/>
      <w:szCs w:val="20"/>
    </w:rPr>
  </w:style>
  <w:style w:type="paragraph" w:customStyle="1" w:styleId="MELegal2">
    <w:name w:val="ME Legal 2"/>
    <w:aliases w:val="l2"/>
    <w:basedOn w:val="Normal"/>
    <w:next w:val="Normal"/>
    <w:link w:val="MELegal2Char"/>
    <w:qFormat/>
    <w:rsid w:val="000977B0"/>
    <w:pPr>
      <w:keepNext/>
      <w:keepLines/>
      <w:numPr>
        <w:ilvl w:val="1"/>
        <w:numId w:val="2"/>
      </w:numPr>
      <w:spacing w:before="60" w:after="60" w:line="280" w:lineRule="atLeast"/>
      <w:outlineLvl w:val="1"/>
    </w:pPr>
    <w:rPr>
      <w:b/>
      <w:w w:val="95"/>
      <w:sz w:val="24"/>
      <w:szCs w:val="20"/>
    </w:rPr>
  </w:style>
  <w:style w:type="paragraph" w:customStyle="1" w:styleId="MELegal3">
    <w:name w:val="ME Legal 3"/>
    <w:aliases w:val="l3,ME Legal 31"/>
    <w:basedOn w:val="Normal"/>
    <w:next w:val="Normal"/>
    <w:link w:val="MELegal3Char"/>
    <w:qFormat/>
    <w:rsid w:val="000977B0"/>
    <w:pPr>
      <w:numPr>
        <w:ilvl w:val="2"/>
        <w:numId w:val="2"/>
      </w:numPr>
      <w:spacing w:after="140" w:line="280" w:lineRule="atLeast"/>
      <w:outlineLvl w:val="2"/>
    </w:pPr>
    <w:rPr>
      <w:szCs w:val="20"/>
    </w:rPr>
  </w:style>
  <w:style w:type="paragraph" w:customStyle="1" w:styleId="MELegal4">
    <w:name w:val="ME Legal 4"/>
    <w:aliases w:val="l4"/>
    <w:basedOn w:val="Normal"/>
    <w:next w:val="Normal"/>
    <w:link w:val="MELegal4Char"/>
    <w:autoRedefine/>
    <w:qFormat/>
    <w:rsid w:val="000977B0"/>
    <w:pPr>
      <w:numPr>
        <w:ilvl w:val="3"/>
        <w:numId w:val="2"/>
      </w:numPr>
      <w:spacing w:after="140" w:line="280" w:lineRule="atLeast"/>
      <w:outlineLvl w:val="3"/>
    </w:pPr>
    <w:rPr>
      <w:szCs w:val="20"/>
    </w:rPr>
  </w:style>
  <w:style w:type="paragraph" w:customStyle="1" w:styleId="MELegal5">
    <w:name w:val="ME Legal 5"/>
    <w:aliases w:val="l5"/>
    <w:basedOn w:val="Normal"/>
    <w:next w:val="Normal"/>
    <w:qFormat/>
    <w:rsid w:val="000977B0"/>
    <w:pPr>
      <w:numPr>
        <w:ilvl w:val="4"/>
        <w:numId w:val="2"/>
      </w:numPr>
      <w:spacing w:after="140" w:line="280" w:lineRule="atLeast"/>
      <w:outlineLvl w:val="4"/>
    </w:pPr>
    <w:rPr>
      <w:szCs w:val="20"/>
    </w:rPr>
  </w:style>
  <w:style w:type="paragraph" w:customStyle="1" w:styleId="MELegal6">
    <w:name w:val="ME Legal 6"/>
    <w:basedOn w:val="Normal"/>
    <w:next w:val="Normal"/>
    <w:rsid w:val="000977B0"/>
    <w:pPr>
      <w:numPr>
        <w:ilvl w:val="5"/>
        <w:numId w:val="2"/>
      </w:numPr>
      <w:spacing w:after="140" w:line="280" w:lineRule="atLeast"/>
      <w:outlineLvl w:val="5"/>
    </w:pPr>
    <w:rPr>
      <w:szCs w:val="20"/>
    </w:rPr>
  </w:style>
  <w:style w:type="paragraph" w:customStyle="1" w:styleId="MELegal7">
    <w:name w:val="ME Legal 7"/>
    <w:basedOn w:val="Normal"/>
    <w:next w:val="Normal"/>
    <w:rsid w:val="000977B0"/>
    <w:pPr>
      <w:numPr>
        <w:ilvl w:val="6"/>
        <w:numId w:val="2"/>
      </w:numPr>
      <w:spacing w:after="240"/>
      <w:outlineLvl w:val="6"/>
    </w:pPr>
    <w:rPr>
      <w:sz w:val="24"/>
      <w:szCs w:val="20"/>
    </w:rPr>
  </w:style>
  <w:style w:type="table" w:styleId="TableGrid">
    <w:name w:val="Table Grid"/>
    <w:basedOn w:val="TableNormal"/>
    <w:rsid w:val="007247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247F4"/>
    <w:rPr>
      <w:b/>
      <w:bCs/>
      <w:szCs w:val="20"/>
    </w:rPr>
  </w:style>
  <w:style w:type="character" w:styleId="Emphasis">
    <w:name w:val="Emphasis"/>
    <w:qFormat/>
    <w:rsid w:val="00DA66D4"/>
    <w:rPr>
      <w:b/>
      <w:bCs/>
      <w:i w:val="0"/>
      <w:iCs w:val="0"/>
    </w:rPr>
  </w:style>
  <w:style w:type="paragraph" w:styleId="CommentSubject">
    <w:name w:val="annotation subject"/>
    <w:basedOn w:val="CommentText"/>
    <w:next w:val="CommentText"/>
    <w:link w:val="CommentSubjectChar"/>
    <w:semiHidden/>
    <w:rsid w:val="00FF625C"/>
    <w:rPr>
      <w:rFonts w:eastAsia="Times New Roman"/>
      <w:b/>
      <w:bCs/>
      <w:lang w:eastAsia="en-US"/>
    </w:rPr>
  </w:style>
  <w:style w:type="paragraph" w:styleId="NormalWeb">
    <w:name w:val="Normal (Web)"/>
    <w:basedOn w:val="Normal"/>
    <w:uiPriority w:val="99"/>
    <w:rsid w:val="00C25C56"/>
    <w:pPr>
      <w:spacing w:beforeAutospacing="1" w:after="100" w:afterAutospacing="1"/>
    </w:pPr>
    <w:rPr>
      <w:sz w:val="24"/>
      <w:lang w:eastAsia="en-AU"/>
    </w:rPr>
  </w:style>
  <w:style w:type="character" w:customStyle="1" w:styleId="HeaderChar">
    <w:name w:val="Header Char"/>
    <w:link w:val="Header"/>
    <w:uiPriority w:val="99"/>
    <w:rsid w:val="0037382B"/>
    <w:rPr>
      <w:rFonts w:ascii="Arial" w:hAnsi="Arial"/>
      <w:sz w:val="22"/>
      <w:lang w:eastAsia="en-US"/>
    </w:rPr>
  </w:style>
  <w:style w:type="paragraph" w:styleId="NoSpacing">
    <w:name w:val="No Spacing"/>
    <w:link w:val="NoSpacingChar"/>
    <w:uiPriority w:val="1"/>
    <w:qFormat/>
    <w:rsid w:val="00E735C1"/>
    <w:rPr>
      <w:rFonts w:ascii="Calibri" w:eastAsia="MS Mincho" w:hAnsi="Calibri"/>
      <w:sz w:val="22"/>
      <w:szCs w:val="22"/>
      <w:lang w:val="en-US" w:eastAsia="ja-JP"/>
    </w:rPr>
  </w:style>
  <w:style w:type="character" w:customStyle="1" w:styleId="NoSpacingChar">
    <w:name w:val="No Spacing Char"/>
    <w:link w:val="NoSpacing"/>
    <w:uiPriority w:val="1"/>
    <w:rsid w:val="00E735C1"/>
    <w:rPr>
      <w:rFonts w:ascii="Calibri" w:eastAsia="MS Mincho" w:hAnsi="Calibri"/>
      <w:sz w:val="22"/>
      <w:szCs w:val="22"/>
      <w:lang w:val="en-US" w:eastAsia="ja-JP" w:bidi="ar-SA"/>
    </w:rPr>
  </w:style>
  <w:style w:type="paragraph" w:customStyle="1" w:styleId="CoverPageNames">
    <w:name w:val="CoverPageNames"/>
    <w:basedOn w:val="Normal"/>
    <w:rsid w:val="00E735C1"/>
    <w:pPr>
      <w:spacing w:after="80" w:line="320" w:lineRule="exact"/>
    </w:pPr>
    <w:rPr>
      <w:rFonts w:eastAsia="Times New Roman"/>
      <w:sz w:val="24"/>
      <w:szCs w:val="20"/>
    </w:rPr>
  </w:style>
  <w:style w:type="paragraph" w:customStyle="1" w:styleId="CoverPageTitle">
    <w:name w:val="CoverPageTitle"/>
    <w:basedOn w:val="Normal"/>
    <w:next w:val="Normal"/>
    <w:rsid w:val="00E735C1"/>
    <w:pPr>
      <w:spacing w:after="480" w:line="720" w:lineRule="exact"/>
    </w:pPr>
    <w:rPr>
      <w:rFonts w:eastAsia="Times New Roman"/>
      <w:spacing w:val="-20"/>
      <w:w w:val="95"/>
      <w:sz w:val="72"/>
      <w:szCs w:val="20"/>
    </w:rPr>
  </w:style>
  <w:style w:type="paragraph" w:customStyle="1" w:styleId="DraftText">
    <w:name w:val="DraftText"/>
    <w:basedOn w:val="Normal"/>
    <w:rsid w:val="00E735C1"/>
    <w:pPr>
      <w:spacing w:line="280" w:lineRule="atLeast"/>
    </w:pPr>
    <w:rPr>
      <w:rFonts w:eastAsia="Times New Roman"/>
      <w:szCs w:val="20"/>
    </w:rPr>
  </w:style>
  <w:style w:type="character" w:customStyle="1" w:styleId="detailsalignedbold">
    <w:name w:val="detailsaligned  bold"/>
    <w:rsid w:val="00E735C1"/>
  </w:style>
  <w:style w:type="character" w:customStyle="1" w:styleId="FooterChar">
    <w:name w:val="Footer Char"/>
    <w:link w:val="Footer"/>
    <w:uiPriority w:val="99"/>
    <w:rsid w:val="00A23EA9"/>
    <w:rPr>
      <w:sz w:val="22"/>
      <w:szCs w:val="24"/>
      <w:lang w:eastAsia="en-US"/>
    </w:rPr>
  </w:style>
  <w:style w:type="paragraph" w:customStyle="1" w:styleId="NormalSpace">
    <w:name w:val="Normal + Space"/>
    <w:basedOn w:val="Normal"/>
    <w:uiPriority w:val="99"/>
    <w:rsid w:val="001B2E4B"/>
    <w:pPr>
      <w:spacing w:after="240"/>
    </w:pPr>
    <w:rPr>
      <w:rFonts w:eastAsia="Times New Roman"/>
      <w:sz w:val="24"/>
      <w:lang w:eastAsia="en-AU"/>
    </w:rPr>
  </w:style>
  <w:style w:type="character" w:customStyle="1" w:styleId="Heading7Char">
    <w:name w:val="Heading 7 Char"/>
    <w:aliases w:val="h7 Char,(1) Char,Heading 7(unused) Char,Legal Level 1.1. Char,DTSÜberschrift 7 Char,Heading 7a Char"/>
    <w:link w:val="Heading7"/>
    <w:rsid w:val="001B2E4B"/>
    <w:rPr>
      <w:rFonts w:ascii="Calibri" w:eastAsia="Times New Roman" w:hAnsi="Calibri"/>
      <w:sz w:val="24"/>
      <w:szCs w:val="24"/>
      <w:lang w:eastAsia="en-US"/>
    </w:rPr>
  </w:style>
  <w:style w:type="paragraph" w:customStyle="1" w:styleId="Style8ScheduleItem">
    <w:name w:val="Style 8 (Schedule Item)"/>
    <w:basedOn w:val="Normal"/>
    <w:rsid w:val="0014406B"/>
    <w:pPr>
      <w:keepNext/>
      <w:suppressAutoHyphens/>
      <w:spacing w:after="220"/>
    </w:pPr>
    <w:rPr>
      <w:rFonts w:eastAsia="Times New Roman" w:cs="Arial"/>
      <w:b/>
      <w:bCs/>
      <w:szCs w:val="20"/>
      <w:u w:val="single"/>
    </w:rPr>
  </w:style>
  <w:style w:type="paragraph" w:styleId="ListParagraph">
    <w:name w:val="List Paragraph"/>
    <w:basedOn w:val="Normal"/>
    <w:uiPriority w:val="34"/>
    <w:qFormat/>
    <w:rsid w:val="0014406B"/>
    <w:pPr>
      <w:ind w:left="720"/>
      <w:contextualSpacing/>
    </w:pPr>
    <w:rPr>
      <w:rFonts w:eastAsia="Times New Roman"/>
      <w:sz w:val="24"/>
      <w:lang w:eastAsia="en-AU"/>
    </w:rPr>
  </w:style>
  <w:style w:type="character" w:customStyle="1" w:styleId="Heading6Char">
    <w:name w:val="Heading 6 Char"/>
    <w:aliases w:val="h6 Char,(I) Char,Heading 6(unused) Char,Legal Level 1. Char,heading6 Char,heading61 Char,heading62 Char,Level 6 Char,Heading 6a Char"/>
    <w:link w:val="Heading6"/>
    <w:rsid w:val="00837EB7"/>
    <w:rPr>
      <w:rFonts w:ascii="Cambria" w:eastAsia="Times New Roman" w:hAnsi="Cambria"/>
      <w:i/>
      <w:iCs/>
      <w:color w:val="243F60"/>
      <w:sz w:val="22"/>
      <w:szCs w:val="24"/>
      <w:lang w:eastAsia="en-US"/>
    </w:rPr>
  </w:style>
  <w:style w:type="character" w:customStyle="1" w:styleId="Heading9Char">
    <w:name w:val="Heading 9 Char"/>
    <w:aliases w:val="h9 Char,Legal Level 1.1.1.1. Char,Heading 9a Char"/>
    <w:link w:val="Heading9"/>
    <w:rsid w:val="00837EB7"/>
    <w:rPr>
      <w:rFonts w:ascii="Cambria" w:eastAsia="Times New Roman" w:hAnsi="Cambria"/>
      <w:i/>
      <w:iCs/>
      <w:color w:val="404040"/>
      <w:lang w:eastAsia="en-US"/>
    </w:rPr>
  </w:style>
  <w:style w:type="character" w:styleId="Strong">
    <w:name w:val="Strong"/>
    <w:qFormat/>
    <w:rsid w:val="00C43E28"/>
    <w:rPr>
      <w:b/>
      <w:bCs/>
    </w:rPr>
  </w:style>
  <w:style w:type="paragraph" w:customStyle="1" w:styleId="PartiesDetails">
    <w:name w:val="PartiesDetails"/>
    <w:basedOn w:val="Normal"/>
    <w:next w:val="Normal"/>
    <w:rsid w:val="00C43E28"/>
    <w:pPr>
      <w:spacing w:before="0" w:after="0" w:line="280" w:lineRule="atLeast"/>
    </w:pPr>
    <w:rPr>
      <w:rFonts w:ascii="Times New Roman" w:eastAsia="Times New Roman" w:hAnsi="Times New Roman"/>
      <w:szCs w:val="20"/>
    </w:rPr>
  </w:style>
  <w:style w:type="character" w:customStyle="1" w:styleId="text1">
    <w:name w:val="text1"/>
    <w:rsid w:val="002C367C"/>
    <w:rPr>
      <w:rFonts w:ascii="Arial" w:hAnsi="Arial" w:cs="Arial" w:hint="default"/>
      <w:b/>
      <w:bCs/>
      <w:sz w:val="17"/>
      <w:szCs w:val="17"/>
    </w:rPr>
  </w:style>
  <w:style w:type="paragraph" w:styleId="PlainText">
    <w:name w:val="Plain Text"/>
    <w:basedOn w:val="Normal"/>
    <w:link w:val="PlainTextChar"/>
    <w:uiPriority w:val="99"/>
    <w:semiHidden/>
    <w:unhideWhenUsed/>
    <w:rsid w:val="00D32FF6"/>
    <w:pPr>
      <w:spacing w:before="0" w:after="0"/>
    </w:pPr>
    <w:rPr>
      <w:rFonts w:ascii="Calibri" w:eastAsiaTheme="minorHAnsi" w:hAnsi="Calibri"/>
      <w:color w:val="244061"/>
      <w:szCs w:val="22"/>
    </w:rPr>
  </w:style>
  <w:style w:type="character" w:customStyle="1" w:styleId="PlainTextChar">
    <w:name w:val="Plain Text Char"/>
    <w:basedOn w:val="DefaultParagraphFont"/>
    <w:link w:val="PlainText"/>
    <w:uiPriority w:val="99"/>
    <w:semiHidden/>
    <w:rsid w:val="00D32FF6"/>
    <w:rPr>
      <w:rFonts w:ascii="Calibri" w:eastAsiaTheme="minorHAnsi" w:hAnsi="Calibri"/>
      <w:color w:val="244061"/>
      <w:sz w:val="22"/>
      <w:szCs w:val="22"/>
      <w:lang w:eastAsia="en-US"/>
    </w:rPr>
  </w:style>
  <w:style w:type="character" w:customStyle="1" w:styleId="MELegal3Char">
    <w:name w:val="ME Legal 3 Char"/>
    <w:aliases w:val="l3 Char Char"/>
    <w:link w:val="MELegal3"/>
    <w:locked/>
    <w:rsid w:val="004E30AD"/>
    <w:rPr>
      <w:rFonts w:ascii="Arial" w:hAnsi="Arial"/>
      <w:sz w:val="22"/>
      <w:lang w:eastAsia="en-US"/>
    </w:rPr>
  </w:style>
  <w:style w:type="paragraph" w:styleId="Revision">
    <w:name w:val="Revision"/>
    <w:hidden/>
    <w:uiPriority w:val="99"/>
    <w:semiHidden/>
    <w:rsid w:val="00AA34FC"/>
    <w:rPr>
      <w:rFonts w:ascii="Arial" w:hAnsi="Arial"/>
      <w:sz w:val="22"/>
      <w:szCs w:val="24"/>
      <w:lang w:eastAsia="en-US"/>
    </w:rPr>
  </w:style>
  <w:style w:type="paragraph" w:customStyle="1" w:styleId="CM14">
    <w:name w:val="CM14"/>
    <w:basedOn w:val="Normal"/>
    <w:next w:val="Normal"/>
    <w:uiPriority w:val="99"/>
    <w:rsid w:val="004D2576"/>
    <w:pPr>
      <w:widowControl w:val="0"/>
      <w:autoSpaceDE w:val="0"/>
      <w:autoSpaceDN w:val="0"/>
      <w:adjustRightInd w:val="0"/>
      <w:spacing w:before="0" w:after="0"/>
    </w:pPr>
    <w:rPr>
      <w:rFonts w:eastAsia="Times New Roman" w:cs="Arial"/>
      <w:sz w:val="24"/>
      <w:lang w:eastAsia="en-AU"/>
    </w:rPr>
  </w:style>
  <w:style w:type="paragraph" w:customStyle="1" w:styleId="CM15">
    <w:name w:val="CM15"/>
    <w:basedOn w:val="Normal"/>
    <w:next w:val="Normal"/>
    <w:uiPriority w:val="99"/>
    <w:rsid w:val="004D2576"/>
    <w:pPr>
      <w:widowControl w:val="0"/>
      <w:autoSpaceDE w:val="0"/>
      <w:autoSpaceDN w:val="0"/>
      <w:adjustRightInd w:val="0"/>
      <w:spacing w:before="0" w:after="0"/>
    </w:pPr>
    <w:rPr>
      <w:rFonts w:eastAsia="Times New Roman" w:cs="Arial"/>
      <w:sz w:val="24"/>
      <w:lang w:eastAsia="en-AU"/>
    </w:rPr>
  </w:style>
  <w:style w:type="numbering" w:customStyle="1" w:styleId="Style6">
    <w:name w:val="Style6"/>
    <w:uiPriority w:val="99"/>
    <w:rsid w:val="00667DE8"/>
    <w:pPr>
      <w:numPr>
        <w:numId w:val="4"/>
      </w:numPr>
    </w:pPr>
  </w:style>
  <w:style w:type="paragraph" w:styleId="ListBullet">
    <w:name w:val="List Bullet"/>
    <w:basedOn w:val="Normal"/>
    <w:semiHidden/>
    <w:rsid w:val="00667DE8"/>
    <w:pPr>
      <w:numPr>
        <w:numId w:val="5"/>
      </w:numPr>
      <w:spacing w:before="0" w:after="140" w:line="280" w:lineRule="atLeast"/>
    </w:pPr>
    <w:rPr>
      <w:rFonts w:ascii="Times New Roman" w:eastAsia="Times New Roman" w:hAnsi="Times New Roman" w:cs="Angsana New"/>
      <w:szCs w:val="22"/>
      <w:lang w:eastAsia="zh-CN" w:bidi="th-TH"/>
    </w:rPr>
  </w:style>
  <w:style w:type="paragraph" w:customStyle="1" w:styleId="Style1">
    <w:name w:val="Style1"/>
    <w:basedOn w:val="Normal"/>
    <w:next w:val="Style2"/>
    <w:link w:val="Style1Char"/>
    <w:rsid w:val="00D02029"/>
    <w:pPr>
      <w:keepNext/>
      <w:numPr>
        <w:numId w:val="7"/>
      </w:numPr>
      <w:spacing w:before="0" w:after="220"/>
      <w:outlineLvl w:val="3"/>
    </w:pPr>
    <w:rPr>
      <w:rFonts w:eastAsia="Times New Roman" w:cs="Arial"/>
      <w:b/>
      <w:caps/>
      <w:szCs w:val="22"/>
    </w:rPr>
  </w:style>
  <w:style w:type="paragraph" w:customStyle="1" w:styleId="Style2">
    <w:name w:val="Style2"/>
    <w:basedOn w:val="Normal"/>
    <w:link w:val="Style2Char"/>
    <w:rsid w:val="00D02029"/>
    <w:pPr>
      <w:numPr>
        <w:ilvl w:val="1"/>
        <w:numId w:val="7"/>
      </w:numPr>
      <w:spacing w:before="0" w:after="220"/>
    </w:pPr>
    <w:rPr>
      <w:rFonts w:eastAsia="Times New Roman" w:cs="Arial"/>
      <w:szCs w:val="22"/>
    </w:rPr>
  </w:style>
  <w:style w:type="paragraph" w:customStyle="1" w:styleId="Style3Char">
    <w:name w:val="Style3 Char"/>
    <w:basedOn w:val="Normal"/>
    <w:rsid w:val="00D02029"/>
    <w:pPr>
      <w:numPr>
        <w:ilvl w:val="2"/>
        <w:numId w:val="7"/>
      </w:numPr>
      <w:spacing w:before="0" w:after="220"/>
    </w:pPr>
    <w:rPr>
      <w:rFonts w:eastAsia="Times New Roman" w:cs="Arial"/>
      <w:szCs w:val="22"/>
    </w:rPr>
  </w:style>
  <w:style w:type="paragraph" w:customStyle="1" w:styleId="Style4">
    <w:name w:val="Style4"/>
    <w:basedOn w:val="Normal"/>
    <w:rsid w:val="00D02029"/>
    <w:pPr>
      <w:numPr>
        <w:ilvl w:val="3"/>
        <w:numId w:val="7"/>
      </w:numPr>
      <w:spacing w:before="0" w:after="220"/>
    </w:pPr>
    <w:rPr>
      <w:rFonts w:eastAsia="Times New Roman" w:cs="Arial"/>
      <w:szCs w:val="22"/>
    </w:rPr>
  </w:style>
  <w:style w:type="paragraph" w:customStyle="1" w:styleId="Style5">
    <w:name w:val="Style5"/>
    <w:basedOn w:val="Style4"/>
    <w:rsid w:val="00D02029"/>
    <w:pPr>
      <w:numPr>
        <w:ilvl w:val="4"/>
      </w:numPr>
    </w:pPr>
  </w:style>
  <w:style w:type="character" w:customStyle="1" w:styleId="Style1Char">
    <w:name w:val="Style1 Char"/>
    <w:link w:val="Style1"/>
    <w:locked/>
    <w:rsid w:val="00D02029"/>
    <w:rPr>
      <w:rFonts w:ascii="Arial" w:eastAsia="Times New Roman" w:hAnsi="Arial" w:cs="Arial"/>
      <w:b/>
      <w:caps/>
      <w:sz w:val="22"/>
      <w:szCs w:val="22"/>
      <w:lang w:eastAsia="en-US"/>
    </w:rPr>
  </w:style>
  <w:style w:type="character" w:customStyle="1" w:styleId="Heading1Char">
    <w:name w:val="Heading 1 Char"/>
    <w:aliases w:val="Titre 1:Titre Article Char,h1 Char,Titre 11 Char,1. Char,No numbers Char,Head1 Char,Heading apps Char,Section Heading Char,L1 Char,Level 1 Char,Appendix Char,Appendix1 Char,Appendix2 Char,Appendix3 Char,Para1 Char,H1 Char,h11 Char,g Char"/>
    <w:basedOn w:val="DefaultParagraphFont"/>
    <w:link w:val="Heading1"/>
    <w:rsid w:val="004F6E4B"/>
    <w:rPr>
      <w:rFonts w:ascii="Arial" w:hAnsi="Arial"/>
      <w:b/>
      <w:sz w:val="22"/>
      <w:szCs w:val="24"/>
      <w:lang w:eastAsia="en-US"/>
    </w:rPr>
  </w:style>
  <w:style w:type="character" w:customStyle="1" w:styleId="Heading2Char">
    <w:name w:val="Heading 2 Char"/>
    <w:aliases w:val="h2 Char,Titre 21 Char,H2 Char,1.1 Char,h2 main heading Char,Section Char,2m Char,h 2 Char,body Char,test Char,Attribute Heading 2 Char,B Sub/Bold Char,B Sub/Bold1 Char,B Sub/Bold2 Char,B Sub/Bold11 Char,h2 main heading1 Char,Para2 Char"/>
    <w:basedOn w:val="DefaultParagraphFont"/>
    <w:link w:val="Heading2"/>
    <w:locked/>
    <w:rsid w:val="00BE041A"/>
    <w:rPr>
      <w:rFonts w:ascii="Arial" w:hAnsi="Arial"/>
      <w:bCs/>
      <w:i/>
      <w:iCs/>
      <w:sz w:val="22"/>
      <w:lang w:eastAsia="en-US"/>
    </w:rPr>
  </w:style>
  <w:style w:type="character" w:customStyle="1" w:styleId="Heading3Char">
    <w:name w:val="Heading 3 Char"/>
    <w:aliases w:val="h3 Char1,Titre 31 Char,H3 Char1,h3 sub heading Char1,(a) Char1,d Char1,h3 sub heading Char Char1,H3 Char Char,h3 Char Char,h3 sub heading Char Char Char,d Char Char1,(a) Char Char,d Char Char Char,Head 3 Char,3m Char,H31 Char,(Alt+3) Char"/>
    <w:basedOn w:val="DefaultParagraphFont"/>
    <w:link w:val="Heading3"/>
    <w:locked/>
    <w:rsid w:val="00BE041A"/>
    <w:rPr>
      <w:rFonts w:ascii="Arial" w:hAnsi="Arial"/>
      <w:sz w:val="22"/>
      <w:szCs w:val="24"/>
      <w:lang w:eastAsia="en-US"/>
    </w:rPr>
  </w:style>
  <w:style w:type="character" w:customStyle="1" w:styleId="Heading4Char">
    <w:name w:val="Heading 4 Char"/>
    <w:aliases w:val="h4 Char,H4 Char,(i) Char,(Alt+4) Char,H41 Char,(Alt+4)1 Char,H42 Char,(Alt+4)2 Char,H43 Char,(Alt+4)3 Char,H44 Char,(Alt+4)4 Char,H45 Char,(Alt+4)5 Char,H411 Char,(Alt+4)11 Char,H421 Char,(Alt+4)21 Char,H431 Char,(Alt+4)31 Char,H46 Char"/>
    <w:basedOn w:val="DefaultParagraphFont"/>
    <w:link w:val="Heading4"/>
    <w:locked/>
    <w:rsid w:val="00BE041A"/>
    <w:rPr>
      <w:rFonts w:ascii="Arial" w:hAnsi="Arial"/>
      <w:b/>
      <w:sz w:val="22"/>
      <w:szCs w:val="24"/>
      <w:lang w:eastAsia="en-US"/>
    </w:rPr>
  </w:style>
  <w:style w:type="character" w:customStyle="1" w:styleId="Heading5Char">
    <w:name w:val="Heading 5 Char"/>
    <w:aliases w:val="h5 Char,(A) Char,Heading 5(unused) Char,5 Char,Para5 Char,h51 Char,h52 Char,Heading 5 StGeorge Char,Level 3 - i Char,Level 5 Char,L5 Char,Heading 5a Char"/>
    <w:basedOn w:val="DefaultParagraphFont"/>
    <w:link w:val="Heading5"/>
    <w:locked/>
    <w:rsid w:val="00BE041A"/>
    <w:rPr>
      <w:rFonts w:ascii="Arial" w:hAnsi="Arial"/>
      <w:b/>
      <w:sz w:val="22"/>
      <w:szCs w:val="24"/>
      <w:u w:val="single"/>
      <w:lang w:eastAsia="en-US"/>
    </w:rPr>
  </w:style>
  <w:style w:type="character" w:customStyle="1" w:styleId="Heading8Char">
    <w:name w:val="Heading 8 Char"/>
    <w:aliases w:val="h8 Char,Heading 8(unused) Char,Legal Level 1.1.1. Char,Heading 8a Char"/>
    <w:basedOn w:val="DefaultParagraphFont"/>
    <w:link w:val="Heading8"/>
    <w:locked/>
    <w:rsid w:val="00BE041A"/>
    <w:rPr>
      <w:rFonts w:ascii="Arial" w:hAnsi="Arial"/>
      <w:b/>
      <w:u w:val="single"/>
      <w:lang w:eastAsia="en-US"/>
    </w:rPr>
  </w:style>
  <w:style w:type="paragraph" w:customStyle="1" w:styleId="Default">
    <w:name w:val="Default"/>
    <w:link w:val="DefaultChar"/>
    <w:uiPriority w:val="99"/>
    <w:rsid w:val="00BE041A"/>
    <w:pPr>
      <w:widowControl w:val="0"/>
      <w:autoSpaceDE w:val="0"/>
      <w:autoSpaceDN w:val="0"/>
      <w:adjustRightInd w:val="0"/>
    </w:pPr>
    <w:rPr>
      <w:rFonts w:ascii="Arial" w:eastAsia="Times New Roman" w:hAnsi="Arial" w:cs="Arial"/>
      <w:color w:val="000000"/>
      <w:sz w:val="24"/>
      <w:szCs w:val="24"/>
    </w:rPr>
  </w:style>
  <w:style w:type="paragraph" w:customStyle="1" w:styleId="CM13">
    <w:name w:val="CM13"/>
    <w:basedOn w:val="Default"/>
    <w:next w:val="Default"/>
    <w:link w:val="CM13Char"/>
    <w:uiPriority w:val="99"/>
    <w:rsid w:val="00BE041A"/>
  </w:style>
  <w:style w:type="paragraph" w:customStyle="1" w:styleId="CM3">
    <w:name w:val="CM3"/>
    <w:basedOn w:val="Default"/>
    <w:next w:val="Default"/>
    <w:uiPriority w:val="99"/>
    <w:rsid w:val="00BE041A"/>
    <w:pPr>
      <w:spacing w:line="228" w:lineRule="atLeast"/>
    </w:pPr>
    <w:rPr>
      <w:color w:val="auto"/>
    </w:rPr>
  </w:style>
  <w:style w:type="paragraph" w:customStyle="1" w:styleId="CM6">
    <w:name w:val="CM6"/>
    <w:basedOn w:val="Default"/>
    <w:next w:val="Default"/>
    <w:uiPriority w:val="99"/>
    <w:rsid w:val="00BE041A"/>
    <w:pPr>
      <w:spacing w:line="228" w:lineRule="atLeast"/>
    </w:pPr>
    <w:rPr>
      <w:color w:val="auto"/>
    </w:rPr>
  </w:style>
  <w:style w:type="paragraph" w:customStyle="1" w:styleId="CM7">
    <w:name w:val="CM7"/>
    <w:basedOn w:val="Default"/>
    <w:next w:val="Default"/>
    <w:uiPriority w:val="99"/>
    <w:rsid w:val="00BE041A"/>
    <w:rPr>
      <w:color w:val="auto"/>
    </w:rPr>
  </w:style>
  <w:style w:type="paragraph" w:customStyle="1" w:styleId="CM16">
    <w:name w:val="CM16"/>
    <w:basedOn w:val="Default"/>
    <w:next w:val="Default"/>
    <w:uiPriority w:val="99"/>
    <w:rsid w:val="00BE041A"/>
    <w:rPr>
      <w:color w:val="auto"/>
    </w:rPr>
  </w:style>
  <w:style w:type="paragraph" w:customStyle="1" w:styleId="CM18">
    <w:name w:val="CM18"/>
    <w:basedOn w:val="Default"/>
    <w:next w:val="Default"/>
    <w:uiPriority w:val="99"/>
    <w:rsid w:val="00BE041A"/>
    <w:rPr>
      <w:color w:val="auto"/>
    </w:rPr>
  </w:style>
  <w:style w:type="character" w:customStyle="1" w:styleId="DefaultChar">
    <w:name w:val="Default Char"/>
    <w:basedOn w:val="DefaultParagraphFont"/>
    <w:link w:val="Default"/>
    <w:uiPriority w:val="99"/>
    <w:locked/>
    <w:rsid w:val="00BE041A"/>
    <w:rPr>
      <w:rFonts w:ascii="Arial" w:eastAsia="Times New Roman" w:hAnsi="Arial" w:cs="Arial"/>
      <w:color w:val="000000"/>
      <w:sz w:val="24"/>
      <w:szCs w:val="24"/>
    </w:rPr>
  </w:style>
  <w:style w:type="character" w:customStyle="1" w:styleId="CM13Char">
    <w:name w:val="CM13 Char"/>
    <w:basedOn w:val="DefaultChar"/>
    <w:link w:val="CM13"/>
    <w:uiPriority w:val="99"/>
    <w:locked/>
    <w:rsid w:val="00BE041A"/>
    <w:rPr>
      <w:rFonts w:ascii="Arial" w:eastAsia="Times New Roman" w:hAnsi="Arial" w:cs="Arial"/>
      <w:color w:val="000000"/>
      <w:sz w:val="24"/>
      <w:szCs w:val="24"/>
    </w:rPr>
  </w:style>
  <w:style w:type="paragraph" w:customStyle="1" w:styleId="Style3">
    <w:name w:val="Style3"/>
    <w:basedOn w:val="Style2"/>
    <w:rsid w:val="00BE041A"/>
    <w:pPr>
      <w:widowControl w:val="0"/>
      <w:tabs>
        <w:tab w:val="clear" w:pos="720"/>
      </w:tabs>
      <w:autoSpaceDE w:val="0"/>
      <w:autoSpaceDN w:val="0"/>
      <w:adjustRightInd w:val="0"/>
      <w:ind w:left="360" w:hanging="360"/>
    </w:pPr>
    <w:rPr>
      <w:b/>
      <w:color w:val="000000"/>
      <w:lang w:eastAsia="en-AU"/>
    </w:rPr>
  </w:style>
  <w:style w:type="character" w:customStyle="1" w:styleId="Style2Char">
    <w:name w:val="Style2 Char"/>
    <w:basedOn w:val="DefaultChar"/>
    <w:link w:val="Style2"/>
    <w:locked/>
    <w:rsid w:val="00BE041A"/>
    <w:rPr>
      <w:rFonts w:ascii="Arial" w:eastAsia="Times New Roman" w:hAnsi="Arial" w:cs="Arial"/>
      <w:color w:val="000000"/>
      <w:sz w:val="22"/>
      <w:szCs w:val="22"/>
      <w:lang w:eastAsia="en-US"/>
    </w:rPr>
  </w:style>
  <w:style w:type="character" w:customStyle="1" w:styleId="BalloonTextChar">
    <w:name w:val="Balloon Text Char"/>
    <w:basedOn w:val="DefaultParagraphFont"/>
    <w:link w:val="BalloonText"/>
    <w:uiPriority w:val="99"/>
    <w:semiHidden/>
    <w:locked/>
    <w:rsid w:val="00BE041A"/>
    <w:rPr>
      <w:rFonts w:ascii="Tahoma" w:hAnsi="Tahoma" w:cs="Tahoma"/>
      <w:sz w:val="16"/>
      <w:szCs w:val="16"/>
      <w:lang w:eastAsia="en-US"/>
    </w:rPr>
  </w:style>
  <w:style w:type="character" w:customStyle="1" w:styleId="BodyTextIndent2Char">
    <w:name w:val="Body Text Indent 2 Char"/>
    <w:basedOn w:val="DefaultParagraphFont"/>
    <w:link w:val="BodyTextIndent2"/>
    <w:uiPriority w:val="99"/>
    <w:locked/>
    <w:rsid w:val="00BE041A"/>
    <w:rPr>
      <w:rFonts w:ascii="Arial" w:hAnsi="Arial"/>
      <w:sz w:val="24"/>
      <w:lang w:eastAsia="en-US"/>
    </w:rPr>
  </w:style>
  <w:style w:type="character" w:customStyle="1" w:styleId="CommentTextChar">
    <w:name w:val="Comment Text Char"/>
    <w:basedOn w:val="DefaultParagraphFont"/>
    <w:link w:val="CommentText"/>
    <w:semiHidden/>
    <w:locked/>
    <w:rsid w:val="00BE041A"/>
    <w:rPr>
      <w:rFonts w:ascii="Arial" w:eastAsia="MS Mincho" w:hAnsi="Arial"/>
      <w:lang w:eastAsia="ja-JP"/>
    </w:rPr>
  </w:style>
  <w:style w:type="character" w:customStyle="1" w:styleId="BodyTextIndent3Char">
    <w:name w:val="Body Text Indent 3 Char"/>
    <w:basedOn w:val="DefaultParagraphFont"/>
    <w:link w:val="BodyTextIndent3"/>
    <w:uiPriority w:val="99"/>
    <w:locked/>
    <w:rsid w:val="00BE041A"/>
    <w:rPr>
      <w:rFonts w:ascii="Arial" w:hAnsi="Arial"/>
      <w:sz w:val="24"/>
      <w:szCs w:val="24"/>
      <w:lang w:eastAsia="en-US"/>
    </w:rPr>
  </w:style>
  <w:style w:type="character" w:customStyle="1" w:styleId="CommentSubjectChar">
    <w:name w:val="Comment Subject Char"/>
    <w:basedOn w:val="CommentTextChar"/>
    <w:link w:val="CommentSubject"/>
    <w:uiPriority w:val="99"/>
    <w:semiHidden/>
    <w:locked/>
    <w:rsid w:val="00BE041A"/>
    <w:rPr>
      <w:rFonts w:ascii="Arial" w:eastAsia="Times New Roman" w:hAnsi="Arial"/>
      <w:b/>
      <w:bCs/>
      <w:lang w:eastAsia="en-US"/>
    </w:rPr>
  </w:style>
  <w:style w:type="character" w:customStyle="1" w:styleId="StyleStyle2bnonumberBoldChar">
    <w:name w:val="Style Style2 b (no number) + Bold Char"/>
    <w:basedOn w:val="DefaultParagraphFont"/>
    <w:rsid w:val="00BE041A"/>
    <w:rPr>
      <w:rFonts w:ascii="Arial" w:hAnsi="Arial" w:cs="Arial"/>
      <w:b/>
      <w:bCs/>
      <w:sz w:val="22"/>
      <w:szCs w:val="22"/>
      <w:lang w:val="en-AU" w:eastAsia="en-US" w:bidi="ar-SA"/>
    </w:rPr>
  </w:style>
  <w:style w:type="character" w:customStyle="1" w:styleId="afinputtextcontent9">
    <w:name w:val="af_inputtext_content9"/>
    <w:basedOn w:val="DefaultParagraphFont"/>
    <w:rsid w:val="00BE041A"/>
    <w:rPr>
      <w:rFonts w:ascii="Verdana" w:hAnsi="Verdana" w:hint="default"/>
      <w:b w:val="0"/>
      <w:bCs w:val="0"/>
      <w:color w:val="000000"/>
      <w:sz w:val="17"/>
      <w:szCs w:val="17"/>
      <w:bdr w:val="single" w:sz="6" w:space="0" w:color="7B9EBD" w:frame="1"/>
    </w:rPr>
  </w:style>
  <w:style w:type="paragraph" w:customStyle="1" w:styleId="Style2bnonumber">
    <w:name w:val="Style2 b (no number)"/>
    <w:basedOn w:val="Style2"/>
    <w:rsid w:val="00BE041A"/>
    <w:pPr>
      <w:numPr>
        <w:ilvl w:val="0"/>
        <w:numId w:val="0"/>
      </w:numPr>
      <w:ind w:left="720"/>
      <w:jc w:val="both"/>
    </w:pPr>
    <w:rPr>
      <w:bCs/>
    </w:rPr>
  </w:style>
  <w:style w:type="paragraph" w:customStyle="1" w:styleId="numpara">
    <w:name w:val="numpara"/>
    <w:basedOn w:val="Normal"/>
    <w:rsid w:val="00BE041A"/>
    <w:pPr>
      <w:spacing w:before="120" w:after="120"/>
      <w:ind w:left="360" w:hanging="360"/>
      <w:jc w:val="both"/>
    </w:pPr>
    <w:rPr>
      <w:rFonts w:ascii="Times New Roman" w:eastAsia="Times New Roman" w:hAnsi="Times New Roman"/>
      <w:snapToGrid w:val="0"/>
      <w:sz w:val="24"/>
      <w:szCs w:val="20"/>
    </w:rPr>
  </w:style>
  <w:style w:type="paragraph" w:customStyle="1" w:styleId="Normalspaced">
    <w:name w:val="Normal (spaced)"/>
    <w:basedOn w:val="Normal"/>
    <w:rsid w:val="00BE041A"/>
    <w:pPr>
      <w:spacing w:before="0" w:after="220"/>
      <w:jc w:val="both"/>
    </w:pPr>
    <w:rPr>
      <w:rFonts w:eastAsia="Times New Roman"/>
      <w:szCs w:val="20"/>
    </w:rPr>
  </w:style>
  <w:style w:type="paragraph" w:customStyle="1" w:styleId="ScheduleL1">
    <w:name w:val="Schedule L1"/>
    <w:basedOn w:val="Normal"/>
    <w:next w:val="Normal"/>
    <w:rsid w:val="00BE041A"/>
    <w:pPr>
      <w:pBdr>
        <w:bottom w:val="single" w:sz="4" w:space="1" w:color="auto"/>
      </w:pBdr>
      <w:spacing w:before="140" w:after="480" w:line="480" w:lineRule="exact"/>
      <w:outlineLvl w:val="0"/>
    </w:pPr>
    <w:rPr>
      <w:rFonts w:eastAsia="Times New Roman"/>
      <w:spacing w:val="-10"/>
      <w:w w:val="95"/>
      <w:sz w:val="48"/>
      <w:szCs w:val="20"/>
    </w:rPr>
  </w:style>
  <w:style w:type="numbering" w:customStyle="1" w:styleId="Style7">
    <w:name w:val="Style7"/>
    <w:uiPriority w:val="99"/>
    <w:rsid w:val="00BE041A"/>
    <w:pPr>
      <w:numPr>
        <w:numId w:val="9"/>
      </w:numPr>
    </w:pPr>
  </w:style>
  <w:style w:type="character" w:customStyle="1" w:styleId="BodyTextChar">
    <w:name w:val="Body Text Char"/>
    <w:basedOn w:val="DefaultParagraphFont"/>
    <w:link w:val="BodyText"/>
    <w:uiPriority w:val="99"/>
    <w:rsid w:val="00BE041A"/>
    <w:rPr>
      <w:rFonts w:ascii="Arial" w:hAnsi="Arial"/>
      <w:lang w:eastAsia="en-US"/>
    </w:rPr>
  </w:style>
  <w:style w:type="paragraph" w:styleId="BodyText2">
    <w:name w:val="Body Text 2"/>
    <w:basedOn w:val="Normal"/>
    <w:link w:val="BodyText2Char"/>
    <w:unhideWhenUsed/>
    <w:rsid w:val="00BE041A"/>
    <w:pPr>
      <w:spacing w:before="0" w:after="120" w:line="480" w:lineRule="auto"/>
    </w:pPr>
    <w:rPr>
      <w:rFonts w:ascii="Calibri" w:eastAsia="Times New Roman" w:hAnsi="Calibri"/>
      <w:szCs w:val="22"/>
      <w:lang w:eastAsia="en-AU"/>
    </w:rPr>
  </w:style>
  <w:style w:type="character" w:customStyle="1" w:styleId="BodyText2Char">
    <w:name w:val="Body Text 2 Char"/>
    <w:basedOn w:val="DefaultParagraphFont"/>
    <w:link w:val="BodyText2"/>
    <w:uiPriority w:val="99"/>
    <w:rsid w:val="00BE041A"/>
    <w:rPr>
      <w:rFonts w:ascii="Calibri" w:eastAsia="Times New Roman" w:hAnsi="Calibri"/>
      <w:sz w:val="22"/>
      <w:szCs w:val="22"/>
    </w:rPr>
  </w:style>
  <w:style w:type="paragraph" w:customStyle="1" w:styleId="FillInDONOTALTER">
    <w:name w:val="Fill In DO NOT ALTER!!"/>
    <w:basedOn w:val="Normal"/>
    <w:rsid w:val="00BE041A"/>
    <w:pPr>
      <w:spacing w:before="0" w:after="0"/>
    </w:pPr>
    <w:rPr>
      <w:rFonts w:ascii="Times New Roman" w:eastAsia="Times New Roman" w:hAnsi="Times New Roman"/>
      <w:szCs w:val="20"/>
      <w:lang w:val="en-US" w:eastAsia="en-AU"/>
    </w:rPr>
  </w:style>
  <w:style w:type="paragraph" w:styleId="BodyText3">
    <w:name w:val="Body Text 3"/>
    <w:basedOn w:val="Normal"/>
    <w:link w:val="BodyText3Char"/>
    <w:rsid w:val="00BE041A"/>
    <w:pPr>
      <w:spacing w:before="240" w:after="0"/>
      <w:ind w:left="1418"/>
    </w:pPr>
    <w:rPr>
      <w:rFonts w:eastAsia="Times New Roman"/>
      <w:szCs w:val="20"/>
    </w:rPr>
  </w:style>
  <w:style w:type="character" w:customStyle="1" w:styleId="BodyText3Char">
    <w:name w:val="Body Text 3 Char"/>
    <w:basedOn w:val="DefaultParagraphFont"/>
    <w:link w:val="BodyText3"/>
    <w:rsid w:val="00BE041A"/>
    <w:rPr>
      <w:rFonts w:ascii="Arial" w:eastAsia="Times New Roman" w:hAnsi="Arial"/>
      <w:sz w:val="22"/>
      <w:lang w:eastAsia="en-US"/>
    </w:rPr>
  </w:style>
  <w:style w:type="paragraph" w:styleId="BodyTextIndent">
    <w:name w:val="Body Text Indent"/>
    <w:basedOn w:val="Normal"/>
    <w:link w:val="BodyTextIndentChar"/>
    <w:rsid w:val="00BE041A"/>
    <w:pPr>
      <w:tabs>
        <w:tab w:val="left" w:pos="-720"/>
        <w:tab w:val="left" w:pos="0"/>
      </w:tabs>
      <w:spacing w:before="0" w:after="0"/>
      <w:ind w:left="720" w:hanging="720"/>
      <w:jc w:val="both"/>
    </w:pPr>
    <w:rPr>
      <w:rFonts w:ascii="Times New Roman" w:eastAsia="Times New Roman" w:hAnsi="Times New Roman"/>
      <w:szCs w:val="20"/>
      <w:lang w:eastAsia="en-AU"/>
    </w:rPr>
  </w:style>
  <w:style w:type="character" w:customStyle="1" w:styleId="BodyTextIndentChar">
    <w:name w:val="Body Text Indent Char"/>
    <w:basedOn w:val="DefaultParagraphFont"/>
    <w:link w:val="BodyTextIndent"/>
    <w:rsid w:val="00BE041A"/>
    <w:rPr>
      <w:rFonts w:eastAsia="Times New Roman"/>
      <w:sz w:val="22"/>
    </w:rPr>
  </w:style>
  <w:style w:type="paragraph" w:customStyle="1" w:styleId="Defn">
    <w:name w:val="Defn"/>
    <w:basedOn w:val="Normal"/>
    <w:rsid w:val="00BE041A"/>
    <w:pPr>
      <w:spacing w:before="0" w:after="240"/>
      <w:ind w:left="1418" w:hanging="709"/>
      <w:jc w:val="both"/>
    </w:pPr>
    <w:rPr>
      <w:rFonts w:ascii="Times New Roman" w:eastAsia="Times New Roman" w:hAnsi="Times New Roman"/>
      <w:sz w:val="23"/>
      <w:szCs w:val="20"/>
      <w:lang w:eastAsia="en-AU"/>
    </w:rPr>
  </w:style>
  <w:style w:type="paragraph" w:customStyle="1" w:styleId="FooterPrec">
    <w:name w:val="FooterPrec"/>
    <w:basedOn w:val="Normal"/>
    <w:rsid w:val="00BE041A"/>
    <w:pPr>
      <w:spacing w:before="0" w:after="0"/>
      <w:jc w:val="right"/>
    </w:pPr>
    <w:rPr>
      <w:rFonts w:eastAsia="Times New Roman"/>
      <w:sz w:val="16"/>
      <w:szCs w:val="20"/>
    </w:rPr>
  </w:style>
  <w:style w:type="paragraph" w:customStyle="1" w:styleId="BodyText1">
    <w:name w:val="Body Text 1"/>
    <w:basedOn w:val="Normal"/>
    <w:rsid w:val="00BE041A"/>
    <w:pPr>
      <w:spacing w:before="240" w:after="0"/>
    </w:pPr>
    <w:rPr>
      <w:rFonts w:eastAsia="Times New Roman"/>
      <w:szCs w:val="20"/>
    </w:rPr>
  </w:style>
  <w:style w:type="paragraph" w:customStyle="1" w:styleId="BodyText4">
    <w:name w:val="Body Text 4"/>
    <w:basedOn w:val="Normal"/>
    <w:rsid w:val="00BE041A"/>
    <w:pPr>
      <w:spacing w:before="240" w:after="0"/>
      <w:ind w:left="2126"/>
    </w:pPr>
    <w:rPr>
      <w:rFonts w:eastAsia="Times New Roman"/>
      <w:szCs w:val="20"/>
    </w:rPr>
  </w:style>
  <w:style w:type="paragraph" w:customStyle="1" w:styleId="BodyText5">
    <w:name w:val="Body Text 5"/>
    <w:basedOn w:val="Normal"/>
    <w:rsid w:val="00BE041A"/>
    <w:pPr>
      <w:spacing w:before="240" w:after="0"/>
      <w:ind w:left="2835"/>
    </w:pPr>
    <w:rPr>
      <w:rFonts w:eastAsia="Times New Roman"/>
      <w:szCs w:val="20"/>
    </w:rPr>
  </w:style>
  <w:style w:type="paragraph" w:customStyle="1" w:styleId="BodyText6">
    <w:name w:val="Body Text 6"/>
    <w:basedOn w:val="Normal"/>
    <w:rsid w:val="00BE041A"/>
    <w:pPr>
      <w:spacing w:before="240" w:after="0"/>
      <w:ind w:left="3544"/>
    </w:pPr>
    <w:rPr>
      <w:rFonts w:eastAsia="Times New Roman"/>
      <w:szCs w:val="20"/>
    </w:rPr>
  </w:style>
  <w:style w:type="paragraph" w:customStyle="1" w:styleId="DefaultParagraphFont1">
    <w:name w:val="Default Paragraph Font1"/>
    <w:basedOn w:val="Normal"/>
    <w:rsid w:val="00BE041A"/>
    <w:pPr>
      <w:spacing w:before="240" w:after="0"/>
    </w:pPr>
    <w:rPr>
      <w:rFonts w:eastAsia="Times New Roman"/>
      <w:szCs w:val="20"/>
    </w:rPr>
  </w:style>
  <w:style w:type="paragraph" w:customStyle="1" w:styleId="TableText">
    <w:name w:val="Table Text"/>
    <w:basedOn w:val="Normal"/>
    <w:rsid w:val="00BE041A"/>
    <w:pPr>
      <w:spacing w:before="60" w:after="60"/>
    </w:pPr>
    <w:rPr>
      <w:rFonts w:eastAsia="Times New Roman"/>
      <w:szCs w:val="20"/>
    </w:rPr>
  </w:style>
  <w:style w:type="paragraph" w:customStyle="1" w:styleId="Annexure">
    <w:name w:val="Annexure"/>
    <w:basedOn w:val="Normal"/>
    <w:next w:val="BodyText1"/>
    <w:rsid w:val="00BE041A"/>
    <w:pPr>
      <w:numPr>
        <w:numId w:val="10"/>
      </w:numPr>
      <w:spacing w:before="240" w:after="0"/>
      <w:ind w:left="0" w:firstLine="0"/>
    </w:pPr>
    <w:rPr>
      <w:rFonts w:ascii="Arial Bold" w:eastAsia="Times New Roman" w:hAnsi="Arial Bold"/>
      <w:b/>
      <w:sz w:val="28"/>
      <w:szCs w:val="20"/>
    </w:rPr>
  </w:style>
  <w:style w:type="paragraph" w:customStyle="1" w:styleId="CommentBox">
    <w:name w:val="Comment Box"/>
    <w:basedOn w:val="Normal"/>
    <w:rsid w:val="00BE041A"/>
    <w:pPr>
      <w:pBdr>
        <w:top w:val="single" w:sz="4" w:space="1" w:color="auto"/>
        <w:left w:val="single" w:sz="4" w:space="4" w:color="auto"/>
        <w:bottom w:val="single" w:sz="4" w:space="1" w:color="auto"/>
        <w:right w:val="single" w:sz="4" w:space="4" w:color="auto"/>
      </w:pBdr>
      <w:shd w:val="pct12" w:color="auto" w:fill="FFFFFF"/>
      <w:spacing w:before="0" w:after="0"/>
    </w:pPr>
    <w:rPr>
      <w:rFonts w:eastAsia="Times New Roman"/>
      <w:szCs w:val="20"/>
    </w:rPr>
  </w:style>
  <w:style w:type="paragraph" w:customStyle="1" w:styleId="Copy">
    <w:name w:val="Copy"/>
    <w:basedOn w:val="Normal"/>
    <w:rsid w:val="00BE041A"/>
    <w:pPr>
      <w:spacing w:before="0" w:after="0"/>
    </w:pPr>
    <w:rPr>
      <w:rFonts w:eastAsia="Times New Roman"/>
      <w:b/>
      <w:outline/>
      <w:vanish/>
      <w:color w:val="000000"/>
      <w:sz w:val="72"/>
      <w:szCs w:val="20"/>
      <w14:textOutline w14:w="9525" w14:cap="flat" w14:cmpd="sng" w14:algn="ctr">
        <w14:solidFill>
          <w14:srgbClr w14:val="000000"/>
        </w14:solidFill>
        <w14:prstDash w14:val="solid"/>
        <w14:round/>
      </w14:textOutline>
      <w14:textFill>
        <w14:noFill/>
      </w14:textFill>
    </w:rPr>
  </w:style>
  <w:style w:type="paragraph" w:customStyle="1" w:styleId="AText">
    <w:name w:val="AText"/>
    <w:basedOn w:val="Normal"/>
    <w:rsid w:val="00BE041A"/>
    <w:pPr>
      <w:keepLines/>
      <w:spacing w:before="0" w:after="0"/>
    </w:pPr>
    <w:rPr>
      <w:rFonts w:eastAsia="Times New Roman"/>
      <w:szCs w:val="20"/>
    </w:rPr>
  </w:style>
  <w:style w:type="character" w:styleId="FollowedHyperlink">
    <w:name w:val="FollowedHyperlink"/>
    <w:rsid w:val="00BE041A"/>
    <w:rPr>
      <w:color w:val="000000"/>
      <w:u w:val="none"/>
    </w:rPr>
  </w:style>
  <w:style w:type="paragraph" w:customStyle="1" w:styleId="Item">
    <w:name w:val="Item"/>
    <w:next w:val="BodyText3"/>
    <w:rsid w:val="00BE041A"/>
    <w:pPr>
      <w:keepNext/>
      <w:numPr>
        <w:numId w:val="11"/>
      </w:numPr>
      <w:spacing w:before="240"/>
    </w:pPr>
    <w:rPr>
      <w:rFonts w:ascii="Arial Bold" w:eastAsia="Times New Roman" w:hAnsi="Arial Bold"/>
      <w:b/>
      <w:noProof/>
      <w:sz w:val="22"/>
      <w:lang w:eastAsia="en-US"/>
    </w:rPr>
  </w:style>
  <w:style w:type="paragraph" w:customStyle="1" w:styleId="Recital">
    <w:name w:val="Recital"/>
    <w:basedOn w:val="Normal"/>
    <w:rsid w:val="00BE041A"/>
    <w:pPr>
      <w:numPr>
        <w:numId w:val="12"/>
      </w:numPr>
      <w:spacing w:before="240" w:after="0"/>
    </w:pPr>
    <w:rPr>
      <w:rFonts w:eastAsia="Times New Roman"/>
      <w:szCs w:val="20"/>
    </w:rPr>
  </w:style>
  <w:style w:type="paragraph" w:customStyle="1" w:styleId="Schedule">
    <w:name w:val="Schedule"/>
    <w:basedOn w:val="Normal"/>
    <w:next w:val="BodyText1"/>
    <w:rsid w:val="00BE041A"/>
    <w:pPr>
      <w:keepNext/>
      <w:numPr>
        <w:numId w:val="13"/>
      </w:numPr>
      <w:spacing w:before="480" w:after="0"/>
      <w:ind w:left="0" w:firstLine="0"/>
    </w:pPr>
    <w:rPr>
      <w:rFonts w:ascii="Arial Bold" w:eastAsia="Times New Roman" w:hAnsi="Arial Bold"/>
      <w:b/>
      <w:sz w:val="28"/>
      <w:szCs w:val="20"/>
    </w:rPr>
  </w:style>
  <w:style w:type="paragraph" w:styleId="Subtitle">
    <w:name w:val="Subtitle"/>
    <w:basedOn w:val="Normal"/>
    <w:next w:val="BodyText1"/>
    <w:link w:val="SubtitleChar"/>
    <w:qFormat/>
    <w:rsid w:val="00BE041A"/>
    <w:pPr>
      <w:keepNext/>
      <w:spacing w:before="480" w:after="0"/>
    </w:pPr>
    <w:rPr>
      <w:rFonts w:ascii="Arial Bold" w:eastAsia="Times New Roman" w:hAnsi="Arial Bold"/>
      <w:b/>
      <w:sz w:val="24"/>
      <w:szCs w:val="20"/>
    </w:rPr>
  </w:style>
  <w:style w:type="character" w:customStyle="1" w:styleId="SubtitleChar">
    <w:name w:val="Subtitle Char"/>
    <w:basedOn w:val="DefaultParagraphFont"/>
    <w:link w:val="Subtitle"/>
    <w:rsid w:val="00BE041A"/>
    <w:rPr>
      <w:rFonts w:ascii="Arial Bold" w:eastAsia="Times New Roman" w:hAnsi="Arial Bold"/>
      <w:b/>
      <w:sz w:val="24"/>
      <w:lang w:eastAsia="en-US"/>
    </w:rPr>
  </w:style>
  <w:style w:type="paragraph" w:styleId="Title">
    <w:name w:val="Title"/>
    <w:basedOn w:val="Normal"/>
    <w:next w:val="Normal"/>
    <w:link w:val="TitleChar"/>
    <w:qFormat/>
    <w:rsid w:val="00BE041A"/>
    <w:pPr>
      <w:spacing w:before="0" w:after="360"/>
    </w:pPr>
    <w:rPr>
      <w:rFonts w:ascii="Arial Bold" w:eastAsia="Times New Roman" w:hAnsi="Arial Bold"/>
      <w:b/>
      <w:sz w:val="40"/>
      <w:szCs w:val="20"/>
    </w:rPr>
  </w:style>
  <w:style w:type="character" w:customStyle="1" w:styleId="TitleChar">
    <w:name w:val="Title Char"/>
    <w:basedOn w:val="DefaultParagraphFont"/>
    <w:link w:val="Title"/>
    <w:rsid w:val="00BE041A"/>
    <w:rPr>
      <w:rFonts w:ascii="Arial Bold" w:eastAsia="Times New Roman" w:hAnsi="Arial Bold"/>
      <w:b/>
      <w:sz w:val="40"/>
      <w:lang w:eastAsia="en-US"/>
    </w:rPr>
  </w:style>
  <w:style w:type="paragraph" w:customStyle="1" w:styleId="Draft">
    <w:name w:val="Draft"/>
    <w:basedOn w:val="Normal"/>
    <w:rsid w:val="00BE041A"/>
    <w:pPr>
      <w:spacing w:before="0" w:after="0"/>
    </w:pPr>
    <w:rPr>
      <w:rFonts w:eastAsia="Times New Roman"/>
      <w:b/>
      <w:outline/>
      <w:vanish/>
      <w:color w:val="000000"/>
      <w:sz w:val="72"/>
      <w:szCs w:val="20"/>
      <w14:textOutline w14:w="9525" w14:cap="flat" w14:cmpd="sng" w14:algn="ctr">
        <w14:solidFill>
          <w14:srgbClr w14:val="000000"/>
        </w14:solidFill>
        <w14:prstDash w14:val="solid"/>
        <w14:round/>
      </w14:textOutline>
      <w14:textFill>
        <w14:noFill/>
      </w14:textFill>
    </w:rPr>
  </w:style>
  <w:style w:type="paragraph" w:styleId="TOC9">
    <w:name w:val="toc 9"/>
    <w:basedOn w:val="Normal"/>
    <w:next w:val="Normal"/>
    <w:rsid w:val="00BE041A"/>
    <w:pPr>
      <w:tabs>
        <w:tab w:val="right" w:leader="dot" w:pos="7937"/>
      </w:tabs>
      <w:spacing w:before="240" w:after="60"/>
      <w:ind w:left="709" w:right="425" w:hanging="709"/>
      <w:jc w:val="center"/>
      <w:outlineLvl w:val="0"/>
    </w:pPr>
    <w:rPr>
      <w:rFonts w:eastAsia="Times New Roman"/>
      <w:szCs w:val="20"/>
    </w:rPr>
  </w:style>
  <w:style w:type="paragraph" w:styleId="TOC1">
    <w:name w:val="toc 1"/>
    <w:basedOn w:val="Normal"/>
    <w:next w:val="Normal"/>
    <w:rsid w:val="00BE041A"/>
    <w:pPr>
      <w:tabs>
        <w:tab w:val="right" w:leader="dot" w:pos="7937"/>
      </w:tabs>
      <w:spacing w:before="60" w:after="60"/>
      <w:ind w:left="709" w:right="425" w:hanging="709"/>
      <w:outlineLvl w:val="0"/>
    </w:pPr>
    <w:rPr>
      <w:rFonts w:eastAsia="Times New Roman"/>
      <w:szCs w:val="20"/>
    </w:rPr>
  </w:style>
  <w:style w:type="paragraph" w:styleId="TOC2">
    <w:name w:val="toc 2"/>
    <w:basedOn w:val="Normal"/>
    <w:next w:val="Normal"/>
    <w:rsid w:val="00BE041A"/>
    <w:pPr>
      <w:tabs>
        <w:tab w:val="right" w:leader="dot" w:pos="7937"/>
      </w:tabs>
      <w:spacing w:before="60" w:after="60"/>
      <w:ind w:left="1417" w:right="425" w:hanging="709"/>
      <w:outlineLvl w:val="0"/>
    </w:pPr>
    <w:rPr>
      <w:rFonts w:eastAsia="Times New Roman"/>
      <w:szCs w:val="20"/>
    </w:rPr>
  </w:style>
  <w:style w:type="paragraph" w:styleId="TOC3">
    <w:name w:val="toc 3"/>
    <w:basedOn w:val="Normal"/>
    <w:next w:val="Normal"/>
    <w:autoRedefine/>
    <w:rsid w:val="00BE041A"/>
    <w:pPr>
      <w:tabs>
        <w:tab w:val="right" w:leader="dot" w:pos="7938"/>
      </w:tabs>
      <w:spacing w:before="0" w:after="0"/>
      <w:ind w:left="440"/>
    </w:pPr>
    <w:rPr>
      <w:rFonts w:eastAsia="Times New Roman"/>
      <w:szCs w:val="20"/>
    </w:rPr>
  </w:style>
  <w:style w:type="paragraph" w:styleId="TOC8">
    <w:name w:val="toc 8"/>
    <w:basedOn w:val="Normal"/>
    <w:next w:val="Normal"/>
    <w:rsid w:val="00BE041A"/>
    <w:pPr>
      <w:tabs>
        <w:tab w:val="right" w:leader="dot" w:pos="7937"/>
      </w:tabs>
      <w:spacing w:before="60" w:after="60"/>
      <w:ind w:left="709" w:right="425" w:hanging="709"/>
      <w:outlineLvl w:val="0"/>
    </w:pPr>
    <w:rPr>
      <w:rFonts w:eastAsia="Times New Roman"/>
      <w:szCs w:val="20"/>
    </w:rPr>
  </w:style>
  <w:style w:type="paragraph" w:styleId="TOC4">
    <w:name w:val="toc 4"/>
    <w:basedOn w:val="Normal"/>
    <w:next w:val="Normal"/>
    <w:autoRedefine/>
    <w:rsid w:val="00BE041A"/>
    <w:pPr>
      <w:spacing w:before="0" w:after="0"/>
      <w:ind w:left="660"/>
    </w:pPr>
    <w:rPr>
      <w:rFonts w:eastAsia="Times New Roman"/>
      <w:szCs w:val="20"/>
    </w:rPr>
  </w:style>
  <w:style w:type="paragraph" w:styleId="TOC5">
    <w:name w:val="toc 5"/>
    <w:basedOn w:val="Normal"/>
    <w:next w:val="Normal"/>
    <w:autoRedefine/>
    <w:rsid w:val="00BE041A"/>
    <w:pPr>
      <w:spacing w:before="0" w:after="0"/>
      <w:ind w:left="880"/>
    </w:pPr>
    <w:rPr>
      <w:rFonts w:eastAsia="Times New Roman"/>
      <w:szCs w:val="20"/>
    </w:rPr>
  </w:style>
  <w:style w:type="paragraph" w:styleId="TOC6">
    <w:name w:val="toc 6"/>
    <w:basedOn w:val="Normal"/>
    <w:next w:val="Normal"/>
    <w:autoRedefine/>
    <w:rsid w:val="00BE041A"/>
    <w:pPr>
      <w:spacing w:before="0" w:after="0"/>
      <w:ind w:left="1100"/>
    </w:pPr>
    <w:rPr>
      <w:rFonts w:eastAsia="Times New Roman"/>
      <w:szCs w:val="20"/>
    </w:rPr>
  </w:style>
  <w:style w:type="paragraph" w:styleId="TOC7">
    <w:name w:val="toc 7"/>
    <w:basedOn w:val="Normal"/>
    <w:next w:val="Normal"/>
    <w:autoRedefine/>
    <w:rsid w:val="00BE041A"/>
    <w:pPr>
      <w:spacing w:before="0" w:after="0"/>
      <w:ind w:left="1320"/>
    </w:pPr>
    <w:rPr>
      <w:rFonts w:eastAsia="Times New Roman"/>
      <w:szCs w:val="20"/>
    </w:rPr>
  </w:style>
  <w:style w:type="paragraph" w:styleId="DocumentMap">
    <w:name w:val="Document Map"/>
    <w:basedOn w:val="Normal"/>
    <w:link w:val="DocumentMapChar"/>
    <w:semiHidden/>
    <w:rsid w:val="00BE041A"/>
    <w:pPr>
      <w:shd w:val="clear" w:color="auto" w:fill="000080"/>
      <w:spacing w:before="0" w:after="0"/>
    </w:pPr>
    <w:rPr>
      <w:rFonts w:ascii="Tahoma" w:eastAsia="Times New Roman" w:hAnsi="Tahoma" w:cs="Tahoma"/>
      <w:szCs w:val="20"/>
    </w:rPr>
  </w:style>
  <w:style w:type="character" w:customStyle="1" w:styleId="DocumentMapChar">
    <w:name w:val="Document Map Char"/>
    <w:basedOn w:val="DefaultParagraphFont"/>
    <w:link w:val="DocumentMap"/>
    <w:semiHidden/>
    <w:rsid w:val="00BE041A"/>
    <w:rPr>
      <w:rFonts w:ascii="Tahoma" w:eastAsia="Times New Roman" w:hAnsi="Tahoma" w:cs="Tahoma"/>
      <w:sz w:val="22"/>
      <w:shd w:val="clear" w:color="auto" w:fill="000080"/>
      <w:lang w:eastAsia="en-US"/>
    </w:rPr>
  </w:style>
  <w:style w:type="paragraph" w:customStyle="1" w:styleId="Indent1">
    <w:name w:val="Indent 1"/>
    <w:basedOn w:val="Normal"/>
    <w:link w:val="Indent1Char"/>
    <w:rsid w:val="00BE041A"/>
    <w:pPr>
      <w:spacing w:before="120" w:after="60" w:line="300" w:lineRule="atLeast"/>
    </w:pPr>
    <w:rPr>
      <w:rFonts w:eastAsia="Times New Roman"/>
      <w:szCs w:val="20"/>
    </w:rPr>
  </w:style>
  <w:style w:type="character" w:customStyle="1" w:styleId="Indent1Char">
    <w:name w:val="Indent 1 Char"/>
    <w:link w:val="Indent1"/>
    <w:rsid w:val="00BE041A"/>
    <w:rPr>
      <w:rFonts w:ascii="Arial" w:eastAsia="Times New Roman" w:hAnsi="Arial"/>
      <w:lang w:eastAsia="en-US"/>
    </w:rPr>
  </w:style>
  <w:style w:type="paragraph" w:customStyle="1" w:styleId="Indent3">
    <w:name w:val="Indent 3"/>
    <w:basedOn w:val="Normal"/>
    <w:link w:val="Indent3Char"/>
    <w:rsid w:val="00BE041A"/>
    <w:pPr>
      <w:spacing w:before="120" w:after="60" w:line="300" w:lineRule="atLeast"/>
      <w:ind w:left="1134"/>
    </w:pPr>
    <w:rPr>
      <w:rFonts w:eastAsia="Times New Roman"/>
      <w:szCs w:val="20"/>
    </w:rPr>
  </w:style>
  <w:style w:type="character" w:customStyle="1" w:styleId="Indent3Char">
    <w:name w:val="Indent 3 Char"/>
    <w:link w:val="Indent3"/>
    <w:rsid w:val="00BE041A"/>
    <w:rPr>
      <w:rFonts w:ascii="Arial" w:eastAsia="Times New Roman" w:hAnsi="Arial"/>
      <w:lang w:eastAsia="en-US"/>
    </w:rPr>
  </w:style>
  <w:style w:type="paragraph" w:customStyle="1" w:styleId="Indent10">
    <w:name w:val="Indent1"/>
    <w:basedOn w:val="Normal"/>
    <w:rsid w:val="00BE041A"/>
    <w:pPr>
      <w:autoSpaceDE w:val="0"/>
      <w:autoSpaceDN w:val="0"/>
      <w:spacing w:before="0" w:after="220"/>
      <w:ind w:left="851"/>
      <w:jc w:val="both"/>
    </w:pPr>
    <w:rPr>
      <w:rFonts w:eastAsia="Times New Roman"/>
      <w:snapToGrid w:val="0"/>
      <w:szCs w:val="22"/>
    </w:rPr>
  </w:style>
  <w:style w:type="paragraph" w:customStyle="1" w:styleId="Char">
    <w:name w:val="Char"/>
    <w:basedOn w:val="Normal"/>
    <w:rsid w:val="00BE041A"/>
    <w:pPr>
      <w:spacing w:before="0" w:after="160" w:line="240" w:lineRule="exact"/>
    </w:pPr>
    <w:rPr>
      <w:rFonts w:ascii="Verdana" w:eastAsia="Times New Roman" w:hAnsi="Verdana"/>
      <w:szCs w:val="20"/>
      <w:lang w:val="en-US"/>
    </w:rPr>
  </w:style>
  <w:style w:type="character" w:styleId="PlaceholderText">
    <w:name w:val="Placeholder Text"/>
    <w:uiPriority w:val="99"/>
    <w:semiHidden/>
    <w:rsid w:val="00BE041A"/>
    <w:rPr>
      <w:color w:val="808080"/>
    </w:rPr>
  </w:style>
  <w:style w:type="paragraph" w:customStyle="1" w:styleId="4-8">
    <w:name w:val="4-8"/>
    <w:basedOn w:val="Normal"/>
    <w:rsid w:val="00BE041A"/>
    <w:pPr>
      <w:widowControl w:val="0"/>
      <w:spacing w:before="0" w:after="0"/>
    </w:pPr>
    <w:rPr>
      <w:rFonts w:ascii="Times New Roman" w:eastAsia="Times New Roman" w:hAnsi="Times New Roman"/>
      <w:sz w:val="24"/>
      <w:szCs w:val="20"/>
      <w:lang w:val="en-US" w:eastAsia="en-AU"/>
    </w:rPr>
  </w:style>
  <w:style w:type="character" w:customStyle="1" w:styleId="FootnoteTextChar">
    <w:name w:val="Footnote Text Char"/>
    <w:basedOn w:val="DefaultParagraphFont"/>
    <w:link w:val="FootnoteText"/>
    <w:semiHidden/>
    <w:rsid w:val="00BE041A"/>
    <w:rPr>
      <w:rFonts w:ascii="Arial" w:hAnsi="Arial"/>
      <w:color w:val="000000"/>
      <w:lang w:eastAsia="en-US"/>
    </w:rPr>
  </w:style>
  <w:style w:type="paragraph" w:customStyle="1" w:styleId="DefinitionL1">
    <w:name w:val="Definition L1"/>
    <w:basedOn w:val="Normal"/>
    <w:next w:val="Normal"/>
    <w:rsid w:val="00BE041A"/>
    <w:pPr>
      <w:numPr>
        <w:numId w:val="14"/>
      </w:numPr>
      <w:spacing w:before="0" w:after="140" w:line="280" w:lineRule="atLeast"/>
      <w:outlineLvl w:val="0"/>
    </w:pPr>
    <w:rPr>
      <w:rFonts w:ascii="Times New Roman" w:eastAsia="Times New Roman" w:hAnsi="Times New Roman"/>
      <w:szCs w:val="20"/>
    </w:rPr>
  </w:style>
  <w:style w:type="paragraph" w:customStyle="1" w:styleId="DefinitionL2">
    <w:name w:val="Definition L2"/>
    <w:basedOn w:val="Normal"/>
    <w:next w:val="Normal"/>
    <w:rsid w:val="00BE041A"/>
    <w:pPr>
      <w:numPr>
        <w:ilvl w:val="1"/>
        <w:numId w:val="14"/>
      </w:numPr>
      <w:tabs>
        <w:tab w:val="clear" w:pos="1361"/>
      </w:tabs>
      <w:spacing w:before="0" w:after="140" w:line="280" w:lineRule="atLeast"/>
      <w:outlineLvl w:val="1"/>
    </w:pPr>
    <w:rPr>
      <w:rFonts w:ascii="Times New Roman" w:eastAsia="Times New Roman" w:hAnsi="Times New Roman"/>
      <w:szCs w:val="20"/>
    </w:rPr>
  </w:style>
  <w:style w:type="paragraph" w:customStyle="1" w:styleId="DefinitionL3">
    <w:name w:val="Definition L3"/>
    <w:basedOn w:val="Normal"/>
    <w:next w:val="Normal"/>
    <w:rsid w:val="00BE041A"/>
    <w:pPr>
      <w:numPr>
        <w:ilvl w:val="2"/>
        <w:numId w:val="14"/>
      </w:numPr>
      <w:tabs>
        <w:tab w:val="clear" w:pos="2081"/>
      </w:tabs>
      <w:spacing w:before="0" w:after="140" w:line="280" w:lineRule="atLeast"/>
      <w:outlineLvl w:val="2"/>
    </w:pPr>
    <w:rPr>
      <w:rFonts w:ascii="Times New Roman" w:eastAsia="Times New Roman" w:hAnsi="Times New Roman"/>
      <w:szCs w:val="20"/>
    </w:rPr>
  </w:style>
  <w:style w:type="character" w:customStyle="1" w:styleId="MELegal4Char">
    <w:name w:val="ME Legal 4 Char"/>
    <w:link w:val="MELegal4"/>
    <w:locked/>
    <w:rsid w:val="00BE041A"/>
    <w:rPr>
      <w:rFonts w:ascii="Arial" w:hAnsi="Arial"/>
      <w:sz w:val="22"/>
      <w:lang w:eastAsia="en-US"/>
    </w:rPr>
  </w:style>
  <w:style w:type="paragraph" w:customStyle="1" w:styleId="Indent">
    <w:name w:val="Indent"/>
    <w:basedOn w:val="Normal"/>
    <w:rsid w:val="00BE041A"/>
    <w:pPr>
      <w:spacing w:before="0" w:after="120"/>
      <w:ind w:left="851"/>
    </w:pPr>
    <w:rPr>
      <w:rFonts w:ascii="Times New Roman" w:eastAsia="Times New Roman" w:hAnsi="Times New Roman"/>
      <w:sz w:val="23"/>
      <w:szCs w:val="20"/>
    </w:rPr>
  </w:style>
  <w:style w:type="character" w:customStyle="1" w:styleId="MELegal2Char">
    <w:name w:val="ME Legal 2 Char"/>
    <w:link w:val="MELegal2"/>
    <w:locked/>
    <w:rsid w:val="00BE041A"/>
    <w:rPr>
      <w:rFonts w:ascii="Arial" w:hAnsi="Arial"/>
      <w:b/>
      <w:w w:val="95"/>
      <w:sz w:val="24"/>
      <w:lang w:eastAsia="en-US"/>
    </w:rPr>
  </w:style>
  <w:style w:type="paragraph" w:customStyle="1" w:styleId="melegal30">
    <w:name w:val="melegal3"/>
    <w:basedOn w:val="Normal"/>
    <w:rsid w:val="00BE041A"/>
    <w:pPr>
      <w:spacing w:beforeAutospacing="1" w:after="100" w:afterAutospacing="1"/>
    </w:pPr>
    <w:rPr>
      <w:rFonts w:ascii="Times New Roman" w:eastAsia="Times New Roman" w:hAnsi="Times New Roman"/>
      <w:sz w:val="24"/>
      <w:lang w:eastAsia="en-AU"/>
    </w:rPr>
  </w:style>
  <w:style w:type="paragraph" w:customStyle="1" w:styleId="PartL1">
    <w:name w:val="Part L1"/>
    <w:basedOn w:val="Normal"/>
    <w:next w:val="Normal"/>
    <w:rsid w:val="00BE041A"/>
    <w:pPr>
      <w:numPr>
        <w:numId w:val="16"/>
      </w:numPr>
      <w:tabs>
        <w:tab w:val="clear" w:pos="851"/>
      </w:tabs>
      <w:spacing w:before="0" w:after="240"/>
      <w:outlineLvl w:val="0"/>
    </w:pPr>
    <w:rPr>
      <w:rFonts w:ascii="Times New Roman" w:eastAsia="Times New Roman" w:hAnsi="Times New Roman"/>
      <w:sz w:val="24"/>
      <w:szCs w:val="20"/>
    </w:rPr>
  </w:style>
  <w:style w:type="paragraph" w:customStyle="1" w:styleId="PartL2">
    <w:name w:val="Part L2"/>
    <w:basedOn w:val="Normal"/>
    <w:next w:val="Normal"/>
    <w:rsid w:val="00BE041A"/>
    <w:pPr>
      <w:numPr>
        <w:ilvl w:val="1"/>
        <w:numId w:val="16"/>
      </w:numPr>
      <w:tabs>
        <w:tab w:val="clear" w:pos="1701"/>
        <w:tab w:val="num" w:pos="851"/>
      </w:tabs>
      <w:spacing w:before="0" w:after="240"/>
      <w:ind w:left="851" w:hanging="851"/>
      <w:outlineLvl w:val="1"/>
    </w:pPr>
    <w:rPr>
      <w:rFonts w:ascii="Times New Roman" w:eastAsia="Times New Roman" w:hAnsi="Times New Roman"/>
      <w:sz w:val="24"/>
      <w:szCs w:val="20"/>
    </w:rPr>
  </w:style>
  <w:style w:type="paragraph" w:customStyle="1" w:styleId="PartL3">
    <w:name w:val="Part L3"/>
    <w:basedOn w:val="Normal"/>
    <w:next w:val="Normal"/>
    <w:rsid w:val="00BE041A"/>
    <w:pPr>
      <w:numPr>
        <w:ilvl w:val="2"/>
        <w:numId w:val="16"/>
      </w:numPr>
      <w:tabs>
        <w:tab w:val="clear" w:pos="2552"/>
        <w:tab w:val="num" w:pos="1701"/>
      </w:tabs>
      <w:spacing w:before="0" w:after="240"/>
      <w:ind w:left="1701" w:hanging="850"/>
      <w:outlineLvl w:val="2"/>
    </w:pPr>
    <w:rPr>
      <w:rFonts w:ascii="Times New Roman" w:eastAsia="Times New Roman" w:hAnsi="Times New Roman"/>
      <w:sz w:val="24"/>
      <w:szCs w:val="20"/>
    </w:rPr>
  </w:style>
  <w:style w:type="paragraph" w:customStyle="1" w:styleId="PartL4">
    <w:name w:val="Part L4"/>
    <w:basedOn w:val="Normal"/>
    <w:next w:val="Normal"/>
    <w:rsid w:val="00BE041A"/>
    <w:pPr>
      <w:numPr>
        <w:ilvl w:val="3"/>
        <w:numId w:val="16"/>
      </w:numPr>
      <w:tabs>
        <w:tab w:val="clear" w:pos="3402"/>
        <w:tab w:val="num" w:pos="2552"/>
      </w:tabs>
      <w:spacing w:before="0" w:after="240"/>
      <w:ind w:left="2552" w:hanging="851"/>
      <w:outlineLvl w:val="3"/>
    </w:pPr>
    <w:rPr>
      <w:rFonts w:ascii="Times New Roman" w:eastAsia="Times New Roman" w:hAnsi="Times New Roman"/>
      <w:sz w:val="24"/>
      <w:szCs w:val="20"/>
    </w:rPr>
  </w:style>
  <w:style w:type="paragraph" w:customStyle="1" w:styleId="PartL5">
    <w:name w:val="Part L5"/>
    <w:basedOn w:val="Normal"/>
    <w:next w:val="Normal"/>
    <w:rsid w:val="00BE041A"/>
    <w:pPr>
      <w:numPr>
        <w:ilvl w:val="4"/>
        <w:numId w:val="16"/>
      </w:numPr>
      <w:tabs>
        <w:tab w:val="clear" w:pos="4253"/>
        <w:tab w:val="num" w:pos="3402"/>
      </w:tabs>
      <w:spacing w:before="0" w:after="240"/>
      <w:ind w:left="3402" w:hanging="850"/>
      <w:outlineLvl w:val="4"/>
    </w:pPr>
    <w:rPr>
      <w:rFonts w:ascii="Times New Roman" w:eastAsia="Times New Roman" w:hAnsi="Times New Roman"/>
      <w:sz w:val="24"/>
      <w:szCs w:val="20"/>
    </w:rPr>
  </w:style>
  <w:style w:type="paragraph" w:customStyle="1" w:styleId="PartL6">
    <w:name w:val="Part L6"/>
    <w:basedOn w:val="Normal"/>
    <w:next w:val="Normal"/>
    <w:rsid w:val="00BE041A"/>
    <w:pPr>
      <w:numPr>
        <w:ilvl w:val="5"/>
        <w:numId w:val="16"/>
      </w:numPr>
      <w:tabs>
        <w:tab w:val="clear" w:pos="5103"/>
        <w:tab w:val="num" w:pos="4253"/>
      </w:tabs>
      <w:spacing w:before="0" w:after="240"/>
      <w:ind w:left="4253" w:hanging="851"/>
      <w:outlineLvl w:val="5"/>
    </w:pPr>
    <w:rPr>
      <w:rFonts w:ascii="Times New Roman" w:eastAsia="Times New Roman" w:hAnsi="Times New Roman"/>
      <w:sz w:val="24"/>
      <w:szCs w:val="20"/>
    </w:rPr>
  </w:style>
  <w:style w:type="paragraph" w:customStyle="1" w:styleId="PartL7">
    <w:name w:val="Part L7"/>
    <w:basedOn w:val="Normal"/>
    <w:next w:val="Normal"/>
    <w:rsid w:val="00BE041A"/>
    <w:pPr>
      <w:numPr>
        <w:ilvl w:val="6"/>
        <w:numId w:val="16"/>
      </w:numPr>
      <w:tabs>
        <w:tab w:val="clear" w:pos="5954"/>
        <w:tab w:val="num" w:pos="5103"/>
      </w:tabs>
      <w:spacing w:before="0" w:after="240"/>
      <w:ind w:left="5103" w:hanging="850"/>
      <w:outlineLvl w:val="6"/>
    </w:pPr>
    <w:rPr>
      <w:rFonts w:ascii="Times New Roman" w:eastAsia="Times New Roman" w:hAnsi="Times New Roman"/>
      <w:sz w:val="24"/>
      <w:szCs w:val="20"/>
    </w:rPr>
  </w:style>
  <w:style w:type="paragraph" w:customStyle="1" w:styleId="SectionL1">
    <w:name w:val="Section L1"/>
    <w:basedOn w:val="Normal"/>
    <w:next w:val="Normal"/>
    <w:rsid w:val="00BE041A"/>
    <w:pPr>
      <w:numPr>
        <w:numId w:val="17"/>
      </w:numPr>
      <w:tabs>
        <w:tab w:val="clear" w:pos="1080"/>
      </w:tabs>
      <w:spacing w:before="0" w:after="240"/>
      <w:ind w:left="0" w:firstLine="0"/>
      <w:outlineLvl w:val="0"/>
    </w:pPr>
    <w:rPr>
      <w:rFonts w:ascii="Times New Roman" w:eastAsia="Times New Roman" w:hAnsi="Times New Roman"/>
      <w:sz w:val="24"/>
      <w:szCs w:val="20"/>
    </w:rPr>
  </w:style>
  <w:style w:type="paragraph" w:customStyle="1" w:styleId="SectionL2">
    <w:name w:val="Section L2"/>
    <w:basedOn w:val="Normal"/>
    <w:next w:val="Normal"/>
    <w:rsid w:val="00BE041A"/>
    <w:pPr>
      <w:numPr>
        <w:ilvl w:val="1"/>
        <w:numId w:val="17"/>
      </w:numPr>
      <w:spacing w:before="0" w:after="240"/>
      <w:outlineLvl w:val="1"/>
    </w:pPr>
    <w:rPr>
      <w:rFonts w:ascii="Times New Roman" w:eastAsia="Times New Roman" w:hAnsi="Times New Roman"/>
      <w:sz w:val="24"/>
      <w:szCs w:val="20"/>
    </w:rPr>
  </w:style>
  <w:style w:type="paragraph" w:customStyle="1" w:styleId="SectionL3">
    <w:name w:val="Section L3"/>
    <w:basedOn w:val="Normal"/>
    <w:next w:val="Normal"/>
    <w:rsid w:val="00BE041A"/>
    <w:pPr>
      <w:numPr>
        <w:ilvl w:val="2"/>
        <w:numId w:val="17"/>
      </w:numPr>
      <w:spacing w:before="0" w:after="240"/>
      <w:outlineLvl w:val="2"/>
    </w:pPr>
    <w:rPr>
      <w:rFonts w:ascii="Times New Roman" w:eastAsia="Times New Roman" w:hAnsi="Times New Roman"/>
      <w:sz w:val="24"/>
      <w:szCs w:val="20"/>
    </w:rPr>
  </w:style>
  <w:style w:type="paragraph" w:customStyle="1" w:styleId="SectionL4">
    <w:name w:val="Section L4"/>
    <w:basedOn w:val="Normal"/>
    <w:next w:val="Normal"/>
    <w:rsid w:val="00BE041A"/>
    <w:pPr>
      <w:numPr>
        <w:ilvl w:val="3"/>
        <w:numId w:val="17"/>
      </w:numPr>
      <w:spacing w:before="0" w:after="240"/>
      <w:outlineLvl w:val="3"/>
    </w:pPr>
    <w:rPr>
      <w:rFonts w:ascii="Times New Roman" w:eastAsia="Times New Roman" w:hAnsi="Times New Roman"/>
      <w:sz w:val="24"/>
      <w:szCs w:val="20"/>
    </w:rPr>
  </w:style>
  <w:style w:type="paragraph" w:customStyle="1" w:styleId="SectionL5">
    <w:name w:val="Section L5"/>
    <w:basedOn w:val="Normal"/>
    <w:next w:val="Normal"/>
    <w:rsid w:val="00BE041A"/>
    <w:pPr>
      <w:numPr>
        <w:ilvl w:val="4"/>
        <w:numId w:val="17"/>
      </w:numPr>
      <w:spacing w:before="0" w:after="240"/>
      <w:outlineLvl w:val="4"/>
    </w:pPr>
    <w:rPr>
      <w:rFonts w:ascii="Times New Roman" w:eastAsia="Times New Roman" w:hAnsi="Times New Roman"/>
      <w:sz w:val="24"/>
      <w:szCs w:val="20"/>
    </w:rPr>
  </w:style>
  <w:style w:type="paragraph" w:customStyle="1" w:styleId="SectionL6">
    <w:name w:val="Section L6"/>
    <w:basedOn w:val="Normal"/>
    <w:next w:val="Normal"/>
    <w:rsid w:val="00BE041A"/>
    <w:pPr>
      <w:numPr>
        <w:ilvl w:val="5"/>
        <w:numId w:val="17"/>
      </w:numPr>
      <w:spacing w:before="0" w:after="240"/>
      <w:outlineLvl w:val="5"/>
    </w:pPr>
    <w:rPr>
      <w:rFonts w:ascii="Times New Roman" w:eastAsia="Times New Roman" w:hAnsi="Times New Roman"/>
      <w:sz w:val="24"/>
      <w:szCs w:val="20"/>
    </w:rPr>
  </w:style>
  <w:style w:type="paragraph" w:customStyle="1" w:styleId="SectionL7">
    <w:name w:val="Section L7"/>
    <w:basedOn w:val="Normal"/>
    <w:next w:val="Normal"/>
    <w:rsid w:val="00BE041A"/>
    <w:pPr>
      <w:numPr>
        <w:ilvl w:val="6"/>
        <w:numId w:val="17"/>
      </w:numPr>
      <w:spacing w:before="0" w:after="240"/>
      <w:outlineLvl w:val="6"/>
    </w:pPr>
    <w:rPr>
      <w:rFonts w:ascii="Times New Roman" w:eastAsia="Times New Roman" w:hAnsi="Times New Roman"/>
      <w:sz w:val="24"/>
      <w:szCs w:val="20"/>
    </w:rPr>
  </w:style>
  <w:style w:type="paragraph" w:customStyle="1" w:styleId="MEGen1">
    <w:name w:val="ME Gen 1"/>
    <w:basedOn w:val="Normal"/>
    <w:next w:val="Normal"/>
    <w:rsid w:val="00BE041A"/>
    <w:pPr>
      <w:tabs>
        <w:tab w:val="num" w:pos="851"/>
      </w:tabs>
      <w:spacing w:before="0" w:after="240"/>
      <w:ind w:left="851" w:hanging="851"/>
      <w:outlineLvl w:val="0"/>
    </w:pPr>
    <w:rPr>
      <w:rFonts w:ascii="Times New Roman" w:hAnsi="Times New Roman"/>
      <w:sz w:val="24"/>
      <w:szCs w:val="20"/>
    </w:rPr>
  </w:style>
  <w:style w:type="paragraph" w:customStyle="1" w:styleId="MEGen2">
    <w:name w:val="ME Gen 2"/>
    <w:basedOn w:val="Normal"/>
    <w:next w:val="Normal"/>
    <w:rsid w:val="00BE041A"/>
    <w:pPr>
      <w:tabs>
        <w:tab w:val="num" w:pos="1701"/>
      </w:tabs>
      <w:spacing w:before="0" w:after="240"/>
      <w:ind w:left="1701" w:hanging="850"/>
      <w:outlineLvl w:val="1"/>
    </w:pPr>
    <w:rPr>
      <w:rFonts w:ascii="Times New Roman" w:hAnsi="Times New Roman"/>
      <w:sz w:val="24"/>
      <w:szCs w:val="20"/>
    </w:rPr>
  </w:style>
  <w:style w:type="paragraph" w:customStyle="1" w:styleId="MEGen3">
    <w:name w:val="ME Gen 3"/>
    <w:basedOn w:val="Normal"/>
    <w:next w:val="Normal"/>
    <w:rsid w:val="00BE041A"/>
    <w:pPr>
      <w:tabs>
        <w:tab w:val="num" w:pos="2552"/>
      </w:tabs>
      <w:spacing w:before="0" w:after="240"/>
      <w:ind w:left="2552" w:hanging="851"/>
      <w:outlineLvl w:val="2"/>
    </w:pPr>
    <w:rPr>
      <w:rFonts w:ascii="Times New Roman" w:hAnsi="Times New Roman"/>
      <w:sz w:val="24"/>
      <w:szCs w:val="20"/>
    </w:rPr>
  </w:style>
  <w:style w:type="paragraph" w:customStyle="1" w:styleId="MEGen4">
    <w:name w:val="ME Gen 4"/>
    <w:basedOn w:val="Normal"/>
    <w:next w:val="Normal"/>
    <w:rsid w:val="00BE041A"/>
    <w:pPr>
      <w:tabs>
        <w:tab w:val="num" w:pos="3402"/>
      </w:tabs>
      <w:spacing w:before="0" w:after="240"/>
      <w:ind w:left="3402" w:hanging="850"/>
      <w:outlineLvl w:val="3"/>
    </w:pPr>
    <w:rPr>
      <w:rFonts w:ascii="Times New Roman" w:hAnsi="Times New Roman"/>
      <w:sz w:val="24"/>
      <w:szCs w:val="20"/>
    </w:rPr>
  </w:style>
  <w:style w:type="paragraph" w:customStyle="1" w:styleId="MEGen5">
    <w:name w:val="ME Gen 5"/>
    <w:basedOn w:val="Normal"/>
    <w:next w:val="Normal"/>
    <w:rsid w:val="00BE041A"/>
    <w:pPr>
      <w:tabs>
        <w:tab w:val="num" w:pos="4253"/>
      </w:tabs>
      <w:spacing w:before="0" w:after="240"/>
      <w:ind w:left="4253" w:hanging="851"/>
      <w:outlineLvl w:val="4"/>
    </w:pPr>
    <w:rPr>
      <w:rFonts w:ascii="Times New Roman" w:hAnsi="Times New Roman"/>
      <w:sz w:val="24"/>
      <w:szCs w:val="20"/>
    </w:rPr>
  </w:style>
  <w:style w:type="paragraph" w:customStyle="1" w:styleId="MEGen6">
    <w:name w:val="ME Gen 6"/>
    <w:basedOn w:val="Normal"/>
    <w:next w:val="Normal"/>
    <w:rsid w:val="00BE041A"/>
    <w:pPr>
      <w:tabs>
        <w:tab w:val="num" w:pos="5103"/>
      </w:tabs>
      <w:spacing w:before="0" w:after="240"/>
      <w:ind w:left="5103" w:hanging="850"/>
      <w:outlineLvl w:val="5"/>
    </w:pPr>
    <w:rPr>
      <w:rFonts w:ascii="Times New Roman" w:hAnsi="Times New Roman"/>
      <w:sz w:val="24"/>
      <w:szCs w:val="20"/>
    </w:rPr>
  </w:style>
  <w:style w:type="paragraph" w:customStyle="1" w:styleId="MEGen7">
    <w:name w:val="ME Gen 7"/>
    <w:basedOn w:val="Normal"/>
    <w:next w:val="Normal"/>
    <w:rsid w:val="00BE041A"/>
    <w:pPr>
      <w:tabs>
        <w:tab w:val="num" w:pos="5954"/>
      </w:tabs>
      <w:spacing w:before="0" w:after="240"/>
      <w:ind w:left="5954" w:hanging="851"/>
      <w:outlineLvl w:val="6"/>
    </w:pPr>
    <w:rPr>
      <w:rFonts w:ascii="Times New Roman" w:hAnsi="Times New Roman"/>
      <w:sz w:val="24"/>
      <w:szCs w:val="20"/>
    </w:rPr>
  </w:style>
  <w:style w:type="character" w:customStyle="1" w:styleId="MELegal1Char">
    <w:name w:val="ME Legal 1 Char"/>
    <w:link w:val="MELegal1"/>
    <w:rsid w:val="00DA5375"/>
    <w:rPr>
      <w:rFonts w:ascii="Arial" w:hAnsi="Arial"/>
      <w:spacing w:val="-10"/>
      <w:w w:val="95"/>
      <w:sz w:val="32"/>
      <w:lang w:eastAsia="en-US"/>
    </w:rPr>
  </w:style>
  <w:style w:type="character" w:styleId="UnresolvedMention">
    <w:name w:val="Unresolved Mention"/>
    <w:basedOn w:val="DefaultParagraphFont"/>
    <w:uiPriority w:val="99"/>
    <w:semiHidden/>
    <w:unhideWhenUsed/>
    <w:rsid w:val="00A018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75613">
      <w:bodyDiv w:val="1"/>
      <w:marLeft w:val="0"/>
      <w:marRight w:val="0"/>
      <w:marTop w:val="0"/>
      <w:marBottom w:val="0"/>
      <w:divBdr>
        <w:top w:val="none" w:sz="0" w:space="0" w:color="auto"/>
        <w:left w:val="none" w:sz="0" w:space="0" w:color="auto"/>
        <w:bottom w:val="none" w:sz="0" w:space="0" w:color="auto"/>
        <w:right w:val="none" w:sz="0" w:space="0" w:color="auto"/>
      </w:divBdr>
      <w:divsChild>
        <w:div w:id="256721020">
          <w:marLeft w:val="0"/>
          <w:marRight w:val="0"/>
          <w:marTop w:val="0"/>
          <w:marBottom w:val="0"/>
          <w:divBdr>
            <w:top w:val="none" w:sz="0" w:space="0" w:color="auto"/>
            <w:left w:val="none" w:sz="0" w:space="0" w:color="auto"/>
            <w:bottom w:val="none" w:sz="0" w:space="0" w:color="auto"/>
            <w:right w:val="none" w:sz="0" w:space="0" w:color="auto"/>
          </w:divBdr>
          <w:divsChild>
            <w:div w:id="56433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6891">
      <w:bodyDiv w:val="1"/>
      <w:marLeft w:val="0"/>
      <w:marRight w:val="0"/>
      <w:marTop w:val="0"/>
      <w:marBottom w:val="0"/>
      <w:divBdr>
        <w:top w:val="none" w:sz="0" w:space="0" w:color="auto"/>
        <w:left w:val="none" w:sz="0" w:space="0" w:color="auto"/>
        <w:bottom w:val="none" w:sz="0" w:space="0" w:color="auto"/>
        <w:right w:val="none" w:sz="0" w:space="0" w:color="auto"/>
      </w:divBdr>
      <w:divsChild>
        <w:div w:id="1654139503">
          <w:marLeft w:val="0"/>
          <w:marRight w:val="0"/>
          <w:marTop w:val="0"/>
          <w:marBottom w:val="0"/>
          <w:divBdr>
            <w:top w:val="none" w:sz="0" w:space="0" w:color="auto"/>
            <w:left w:val="none" w:sz="0" w:space="0" w:color="auto"/>
            <w:bottom w:val="none" w:sz="0" w:space="0" w:color="auto"/>
            <w:right w:val="none" w:sz="0" w:space="0" w:color="auto"/>
          </w:divBdr>
          <w:divsChild>
            <w:div w:id="1611621232">
              <w:marLeft w:val="0"/>
              <w:marRight w:val="0"/>
              <w:marTop w:val="0"/>
              <w:marBottom w:val="0"/>
              <w:divBdr>
                <w:top w:val="none" w:sz="0" w:space="0" w:color="auto"/>
                <w:left w:val="none" w:sz="0" w:space="0" w:color="auto"/>
                <w:bottom w:val="none" w:sz="0" w:space="0" w:color="auto"/>
                <w:right w:val="none" w:sz="0" w:space="0" w:color="auto"/>
              </w:divBdr>
              <w:divsChild>
                <w:div w:id="1017924245">
                  <w:blockQuote w:val="1"/>
                  <w:marLeft w:val="0"/>
                  <w:marRight w:val="0"/>
                  <w:marTop w:val="0"/>
                  <w:marBottom w:val="0"/>
                  <w:divBdr>
                    <w:top w:val="none" w:sz="0" w:space="0" w:color="auto"/>
                    <w:left w:val="none" w:sz="0" w:space="0" w:color="auto"/>
                    <w:bottom w:val="none" w:sz="0" w:space="0" w:color="auto"/>
                    <w:right w:val="none" w:sz="0" w:space="0" w:color="auto"/>
                  </w:divBdr>
                  <w:divsChild>
                    <w:div w:id="724835762">
                      <w:marLeft w:val="0"/>
                      <w:marRight w:val="0"/>
                      <w:marTop w:val="0"/>
                      <w:marBottom w:val="0"/>
                      <w:divBdr>
                        <w:top w:val="none" w:sz="0" w:space="0" w:color="auto"/>
                        <w:left w:val="none" w:sz="0" w:space="0" w:color="auto"/>
                        <w:bottom w:val="none" w:sz="0" w:space="0" w:color="auto"/>
                        <w:right w:val="none" w:sz="0" w:space="0" w:color="auto"/>
                      </w:divBdr>
                      <w:divsChild>
                        <w:div w:id="1868369015">
                          <w:marLeft w:val="0"/>
                          <w:marRight w:val="0"/>
                          <w:marTop w:val="0"/>
                          <w:marBottom w:val="0"/>
                          <w:divBdr>
                            <w:top w:val="none" w:sz="0" w:space="0" w:color="auto"/>
                            <w:left w:val="none" w:sz="0" w:space="0" w:color="auto"/>
                            <w:bottom w:val="none" w:sz="0" w:space="0" w:color="auto"/>
                            <w:right w:val="none" w:sz="0" w:space="0" w:color="auto"/>
                          </w:divBdr>
                          <w:divsChild>
                            <w:div w:id="549807224">
                              <w:marLeft w:val="0"/>
                              <w:marRight w:val="0"/>
                              <w:marTop w:val="0"/>
                              <w:marBottom w:val="0"/>
                              <w:divBdr>
                                <w:top w:val="none" w:sz="0" w:space="0" w:color="auto"/>
                                <w:left w:val="none" w:sz="0" w:space="0" w:color="auto"/>
                                <w:bottom w:val="none" w:sz="0" w:space="0" w:color="auto"/>
                                <w:right w:val="none" w:sz="0" w:space="0" w:color="auto"/>
                              </w:divBdr>
                            </w:div>
                            <w:div w:id="1050962852">
                              <w:marLeft w:val="0"/>
                              <w:marRight w:val="0"/>
                              <w:marTop w:val="0"/>
                              <w:marBottom w:val="0"/>
                              <w:divBdr>
                                <w:top w:val="none" w:sz="0" w:space="0" w:color="auto"/>
                                <w:left w:val="none" w:sz="0" w:space="0" w:color="auto"/>
                                <w:bottom w:val="none" w:sz="0" w:space="0" w:color="auto"/>
                                <w:right w:val="none" w:sz="0" w:space="0" w:color="auto"/>
                              </w:divBdr>
                            </w:div>
                            <w:div w:id="1147282000">
                              <w:marLeft w:val="0"/>
                              <w:marRight w:val="0"/>
                              <w:marTop w:val="0"/>
                              <w:marBottom w:val="0"/>
                              <w:divBdr>
                                <w:top w:val="none" w:sz="0" w:space="0" w:color="auto"/>
                                <w:left w:val="none" w:sz="0" w:space="0" w:color="auto"/>
                                <w:bottom w:val="none" w:sz="0" w:space="0" w:color="auto"/>
                                <w:right w:val="none" w:sz="0" w:space="0" w:color="auto"/>
                              </w:divBdr>
                            </w:div>
                            <w:div w:id="1699698093">
                              <w:marLeft w:val="0"/>
                              <w:marRight w:val="0"/>
                              <w:marTop w:val="0"/>
                              <w:marBottom w:val="0"/>
                              <w:divBdr>
                                <w:top w:val="none" w:sz="0" w:space="0" w:color="auto"/>
                                <w:left w:val="none" w:sz="0" w:space="0" w:color="auto"/>
                                <w:bottom w:val="none" w:sz="0" w:space="0" w:color="auto"/>
                                <w:right w:val="none" w:sz="0" w:space="0" w:color="auto"/>
                              </w:divBdr>
                            </w:div>
                            <w:div w:id="208760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163225">
      <w:bodyDiv w:val="1"/>
      <w:marLeft w:val="0"/>
      <w:marRight w:val="0"/>
      <w:marTop w:val="0"/>
      <w:marBottom w:val="0"/>
      <w:divBdr>
        <w:top w:val="none" w:sz="0" w:space="0" w:color="auto"/>
        <w:left w:val="none" w:sz="0" w:space="0" w:color="auto"/>
        <w:bottom w:val="none" w:sz="0" w:space="0" w:color="auto"/>
        <w:right w:val="none" w:sz="0" w:space="0" w:color="auto"/>
      </w:divBdr>
    </w:div>
    <w:div w:id="270279705">
      <w:bodyDiv w:val="1"/>
      <w:marLeft w:val="0"/>
      <w:marRight w:val="0"/>
      <w:marTop w:val="0"/>
      <w:marBottom w:val="0"/>
      <w:divBdr>
        <w:top w:val="none" w:sz="0" w:space="0" w:color="auto"/>
        <w:left w:val="none" w:sz="0" w:space="0" w:color="auto"/>
        <w:bottom w:val="none" w:sz="0" w:space="0" w:color="auto"/>
        <w:right w:val="none" w:sz="0" w:space="0" w:color="auto"/>
      </w:divBdr>
      <w:divsChild>
        <w:div w:id="1332024895">
          <w:marLeft w:val="0"/>
          <w:marRight w:val="0"/>
          <w:marTop w:val="0"/>
          <w:marBottom w:val="0"/>
          <w:divBdr>
            <w:top w:val="none" w:sz="0" w:space="0" w:color="auto"/>
            <w:left w:val="none" w:sz="0" w:space="0" w:color="auto"/>
            <w:bottom w:val="none" w:sz="0" w:space="0" w:color="auto"/>
            <w:right w:val="none" w:sz="0" w:space="0" w:color="auto"/>
          </w:divBdr>
          <w:divsChild>
            <w:div w:id="95490230">
              <w:marLeft w:val="0"/>
              <w:marRight w:val="0"/>
              <w:marTop w:val="0"/>
              <w:marBottom w:val="0"/>
              <w:divBdr>
                <w:top w:val="none" w:sz="0" w:space="0" w:color="auto"/>
                <w:left w:val="none" w:sz="0" w:space="0" w:color="auto"/>
                <w:bottom w:val="none" w:sz="0" w:space="0" w:color="auto"/>
                <w:right w:val="none" w:sz="0" w:space="0" w:color="auto"/>
              </w:divBdr>
            </w:div>
            <w:div w:id="416636556">
              <w:marLeft w:val="0"/>
              <w:marRight w:val="0"/>
              <w:marTop w:val="0"/>
              <w:marBottom w:val="0"/>
              <w:divBdr>
                <w:top w:val="none" w:sz="0" w:space="0" w:color="auto"/>
                <w:left w:val="none" w:sz="0" w:space="0" w:color="auto"/>
                <w:bottom w:val="none" w:sz="0" w:space="0" w:color="auto"/>
                <w:right w:val="none" w:sz="0" w:space="0" w:color="auto"/>
              </w:divBdr>
            </w:div>
            <w:div w:id="439028634">
              <w:marLeft w:val="0"/>
              <w:marRight w:val="0"/>
              <w:marTop w:val="0"/>
              <w:marBottom w:val="0"/>
              <w:divBdr>
                <w:top w:val="none" w:sz="0" w:space="0" w:color="auto"/>
                <w:left w:val="none" w:sz="0" w:space="0" w:color="auto"/>
                <w:bottom w:val="none" w:sz="0" w:space="0" w:color="auto"/>
                <w:right w:val="none" w:sz="0" w:space="0" w:color="auto"/>
              </w:divBdr>
            </w:div>
            <w:div w:id="734083850">
              <w:marLeft w:val="0"/>
              <w:marRight w:val="0"/>
              <w:marTop w:val="0"/>
              <w:marBottom w:val="0"/>
              <w:divBdr>
                <w:top w:val="none" w:sz="0" w:space="0" w:color="auto"/>
                <w:left w:val="none" w:sz="0" w:space="0" w:color="auto"/>
                <w:bottom w:val="none" w:sz="0" w:space="0" w:color="auto"/>
                <w:right w:val="none" w:sz="0" w:space="0" w:color="auto"/>
              </w:divBdr>
            </w:div>
            <w:div w:id="211223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10091">
      <w:bodyDiv w:val="1"/>
      <w:marLeft w:val="0"/>
      <w:marRight w:val="0"/>
      <w:marTop w:val="0"/>
      <w:marBottom w:val="0"/>
      <w:divBdr>
        <w:top w:val="none" w:sz="0" w:space="0" w:color="auto"/>
        <w:left w:val="none" w:sz="0" w:space="0" w:color="auto"/>
        <w:bottom w:val="none" w:sz="0" w:space="0" w:color="auto"/>
        <w:right w:val="none" w:sz="0" w:space="0" w:color="auto"/>
      </w:divBdr>
    </w:div>
    <w:div w:id="381832949">
      <w:bodyDiv w:val="1"/>
      <w:marLeft w:val="0"/>
      <w:marRight w:val="0"/>
      <w:marTop w:val="0"/>
      <w:marBottom w:val="0"/>
      <w:divBdr>
        <w:top w:val="none" w:sz="0" w:space="0" w:color="auto"/>
        <w:left w:val="none" w:sz="0" w:space="0" w:color="auto"/>
        <w:bottom w:val="none" w:sz="0" w:space="0" w:color="auto"/>
        <w:right w:val="none" w:sz="0" w:space="0" w:color="auto"/>
      </w:divBdr>
    </w:div>
    <w:div w:id="599946980">
      <w:bodyDiv w:val="1"/>
      <w:marLeft w:val="0"/>
      <w:marRight w:val="0"/>
      <w:marTop w:val="0"/>
      <w:marBottom w:val="0"/>
      <w:divBdr>
        <w:top w:val="none" w:sz="0" w:space="0" w:color="auto"/>
        <w:left w:val="none" w:sz="0" w:space="0" w:color="auto"/>
        <w:bottom w:val="none" w:sz="0" w:space="0" w:color="auto"/>
        <w:right w:val="none" w:sz="0" w:space="0" w:color="auto"/>
      </w:divBdr>
    </w:div>
    <w:div w:id="988168368">
      <w:bodyDiv w:val="1"/>
      <w:marLeft w:val="0"/>
      <w:marRight w:val="0"/>
      <w:marTop w:val="0"/>
      <w:marBottom w:val="0"/>
      <w:divBdr>
        <w:top w:val="none" w:sz="0" w:space="0" w:color="auto"/>
        <w:left w:val="none" w:sz="0" w:space="0" w:color="auto"/>
        <w:bottom w:val="none" w:sz="0" w:space="0" w:color="auto"/>
        <w:right w:val="none" w:sz="0" w:space="0" w:color="auto"/>
      </w:divBdr>
      <w:divsChild>
        <w:div w:id="110825084">
          <w:marLeft w:val="0"/>
          <w:marRight w:val="0"/>
          <w:marTop w:val="0"/>
          <w:marBottom w:val="0"/>
          <w:divBdr>
            <w:top w:val="none" w:sz="0" w:space="0" w:color="auto"/>
            <w:left w:val="none" w:sz="0" w:space="0" w:color="auto"/>
            <w:bottom w:val="none" w:sz="0" w:space="0" w:color="auto"/>
            <w:right w:val="none" w:sz="0" w:space="0" w:color="auto"/>
          </w:divBdr>
          <w:divsChild>
            <w:div w:id="36586541">
              <w:marLeft w:val="0"/>
              <w:marRight w:val="0"/>
              <w:marTop w:val="0"/>
              <w:marBottom w:val="0"/>
              <w:divBdr>
                <w:top w:val="none" w:sz="0" w:space="0" w:color="auto"/>
                <w:left w:val="none" w:sz="0" w:space="0" w:color="auto"/>
                <w:bottom w:val="none" w:sz="0" w:space="0" w:color="auto"/>
                <w:right w:val="none" w:sz="0" w:space="0" w:color="auto"/>
              </w:divBdr>
              <w:divsChild>
                <w:div w:id="98011771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05283776">
      <w:bodyDiv w:val="1"/>
      <w:marLeft w:val="0"/>
      <w:marRight w:val="0"/>
      <w:marTop w:val="0"/>
      <w:marBottom w:val="0"/>
      <w:divBdr>
        <w:top w:val="none" w:sz="0" w:space="0" w:color="auto"/>
        <w:left w:val="none" w:sz="0" w:space="0" w:color="auto"/>
        <w:bottom w:val="none" w:sz="0" w:space="0" w:color="auto"/>
        <w:right w:val="none" w:sz="0" w:space="0" w:color="auto"/>
      </w:divBdr>
      <w:divsChild>
        <w:div w:id="1979916745">
          <w:marLeft w:val="0"/>
          <w:marRight w:val="0"/>
          <w:marTop w:val="0"/>
          <w:marBottom w:val="0"/>
          <w:divBdr>
            <w:top w:val="none" w:sz="0" w:space="0" w:color="auto"/>
            <w:left w:val="none" w:sz="0" w:space="0" w:color="auto"/>
            <w:bottom w:val="none" w:sz="0" w:space="0" w:color="auto"/>
            <w:right w:val="none" w:sz="0" w:space="0" w:color="auto"/>
          </w:divBdr>
          <w:divsChild>
            <w:div w:id="176338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49018">
      <w:bodyDiv w:val="1"/>
      <w:marLeft w:val="0"/>
      <w:marRight w:val="0"/>
      <w:marTop w:val="0"/>
      <w:marBottom w:val="0"/>
      <w:divBdr>
        <w:top w:val="none" w:sz="0" w:space="0" w:color="auto"/>
        <w:left w:val="none" w:sz="0" w:space="0" w:color="auto"/>
        <w:bottom w:val="none" w:sz="0" w:space="0" w:color="auto"/>
        <w:right w:val="none" w:sz="0" w:space="0" w:color="auto"/>
      </w:divBdr>
    </w:div>
    <w:div w:id="1135368689">
      <w:bodyDiv w:val="1"/>
      <w:marLeft w:val="0"/>
      <w:marRight w:val="0"/>
      <w:marTop w:val="0"/>
      <w:marBottom w:val="0"/>
      <w:divBdr>
        <w:top w:val="none" w:sz="0" w:space="0" w:color="auto"/>
        <w:left w:val="none" w:sz="0" w:space="0" w:color="auto"/>
        <w:bottom w:val="none" w:sz="0" w:space="0" w:color="auto"/>
        <w:right w:val="none" w:sz="0" w:space="0" w:color="auto"/>
      </w:divBdr>
    </w:div>
    <w:div w:id="1193417244">
      <w:bodyDiv w:val="1"/>
      <w:marLeft w:val="0"/>
      <w:marRight w:val="0"/>
      <w:marTop w:val="0"/>
      <w:marBottom w:val="0"/>
      <w:divBdr>
        <w:top w:val="none" w:sz="0" w:space="0" w:color="auto"/>
        <w:left w:val="none" w:sz="0" w:space="0" w:color="auto"/>
        <w:bottom w:val="none" w:sz="0" w:space="0" w:color="auto"/>
        <w:right w:val="none" w:sz="0" w:space="0" w:color="auto"/>
      </w:divBdr>
      <w:divsChild>
        <w:div w:id="974523218">
          <w:marLeft w:val="0"/>
          <w:marRight w:val="0"/>
          <w:marTop w:val="0"/>
          <w:marBottom w:val="0"/>
          <w:divBdr>
            <w:top w:val="none" w:sz="0" w:space="0" w:color="auto"/>
            <w:left w:val="none" w:sz="0" w:space="0" w:color="auto"/>
            <w:bottom w:val="none" w:sz="0" w:space="0" w:color="auto"/>
            <w:right w:val="none" w:sz="0" w:space="0" w:color="auto"/>
          </w:divBdr>
          <w:divsChild>
            <w:div w:id="296228389">
              <w:marLeft w:val="0"/>
              <w:marRight w:val="0"/>
              <w:marTop w:val="0"/>
              <w:marBottom w:val="0"/>
              <w:divBdr>
                <w:top w:val="none" w:sz="0" w:space="0" w:color="auto"/>
                <w:left w:val="none" w:sz="0" w:space="0" w:color="auto"/>
                <w:bottom w:val="none" w:sz="0" w:space="0" w:color="auto"/>
                <w:right w:val="none" w:sz="0" w:space="0" w:color="auto"/>
              </w:divBdr>
            </w:div>
            <w:div w:id="48701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92385">
      <w:bodyDiv w:val="1"/>
      <w:marLeft w:val="0"/>
      <w:marRight w:val="0"/>
      <w:marTop w:val="0"/>
      <w:marBottom w:val="0"/>
      <w:divBdr>
        <w:top w:val="none" w:sz="0" w:space="0" w:color="auto"/>
        <w:left w:val="none" w:sz="0" w:space="0" w:color="auto"/>
        <w:bottom w:val="none" w:sz="0" w:space="0" w:color="auto"/>
        <w:right w:val="none" w:sz="0" w:space="0" w:color="auto"/>
      </w:divBdr>
    </w:div>
    <w:div w:id="1531649984">
      <w:bodyDiv w:val="1"/>
      <w:marLeft w:val="0"/>
      <w:marRight w:val="0"/>
      <w:marTop w:val="0"/>
      <w:marBottom w:val="0"/>
      <w:divBdr>
        <w:top w:val="none" w:sz="0" w:space="0" w:color="auto"/>
        <w:left w:val="none" w:sz="0" w:space="0" w:color="auto"/>
        <w:bottom w:val="none" w:sz="0" w:space="0" w:color="auto"/>
        <w:right w:val="none" w:sz="0" w:space="0" w:color="auto"/>
      </w:divBdr>
    </w:div>
    <w:div w:id="1961912313">
      <w:bodyDiv w:val="1"/>
      <w:marLeft w:val="0"/>
      <w:marRight w:val="0"/>
      <w:marTop w:val="0"/>
      <w:marBottom w:val="0"/>
      <w:divBdr>
        <w:top w:val="none" w:sz="0" w:space="0" w:color="auto"/>
        <w:left w:val="none" w:sz="0" w:space="0" w:color="auto"/>
        <w:bottom w:val="none" w:sz="0" w:space="0" w:color="auto"/>
        <w:right w:val="none" w:sz="0" w:space="0" w:color="auto"/>
      </w:divBdr>
      <w:divsChild>
        <w:div w:id="1401370377">
          <w:marLeft w:val="0"/>
          <w:marRight w:val="0"/>
          <w:marTop w:val="0"/>
          <w:marBottom w:val="0"/>
          <w:divBdr>
            <w:top w:val="none" w:sz="0" w:space="0" w:color="auto"/>
            <w:left w:val="none" w:sz="0" w:space="0" w:color="auto"/>
            <w:bottom w:val="none" w:sz="0" w:space="0" w:color="auto"/>
            <w:right w:val="none" w:sz="0" w:space="0" w:color="auto"/>
          </w:divBdr>
          <w:divsChild>
            <w:div w:id="1927497685">
              <w:marLeft w:val="0"/>
              <w:marRight w:val="0"/>
              <w:marTop w:val="0"/>
              <w:marBottom w:val="0"/>
              <w:divBdr>
                <w:top w:val="none" w:sz="0" w:space="0" w:color="auto"/>
                <w:left w:val="none" w:sz="0" w:space="0" w:color="auto"/>
                <w:bottom w:val="none" w:sz="0" w:space="0" w:color="auto"/>
                <w:right w:val="none" w:sz="0" w:space="0" w:color="auto"/>
              </w:divBdr>
              <w:divsChild>
                <w:div w:id="148917481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105107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D197F6-79CC-4719-AD14-854FD268F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36</Pages>
  <Words>16329</Words>
  <Characters>93079</Characters>
  <Application>Microsoft Office Word</Application>
  <DocSecurity>0</DocSecurity>
  <Lines>775</Lines>
  <Paragraphs>218</Paragraphs>
  <ScaleCrop>false</ScaleCrop>
  <HeadingPairs>
    <vt:vector size="2" baseType="variant">
      <vt:variant>
        <vt:lpstr>Title</vt:lpstr>
      </vt:variant>
      <vt:variant>
        <vt:i4>1</vt:i4>
      </vt:variant>
    </vt:vector>
  </HeadingPairs>
  <TitlesOfParts>
    <vt:vector size="1" baseType="lpstr">
      <vt:lpstr>DMTC Project Agreement</vt:lpstr>
    </vt:vector>
  </TitlesOfParts>
  <Company>FAL</Company>
  <LinksUpToDate>false</LinksUpToDate>
  <CharactersWithSpaces>109190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DMTC Project Agreement</dc:title>
  <dc:subject/>
  <dc:creator>Anne Jupp</dc:creator>
  <cp:keywords/>
  <cp:lastModifiedBy>Adam Jenkins</cp:lastModifiedBy>
  <cp:revision>44</cp:revision>
  <cp:lastPrinted>2023-07-25T07:57:00Z</cp:lastPrinted>
  <dcterms:created xsi:type="dcterms:W3CDTF">2023-08-04T05:23:00Z</dcterms:created>
  <dcterms:modified xsi:type="dcterms:W3CDTF">2024-03-24T06:27:00Z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M_MATTER">
    <vt:lpwstr>DMTC10</vt:lpwstr>
  </property>
  <property fmtid="{D5CDD505-2E9C-101B-9397-08002B2CF9AE}" pid="3" name="DM_CLIENT">
    <vt:lpwstr>DEFE</vt:lpwstr>
  </property>
  <property fmtid="{D5CDD505-2E9C-101B-9397-08002B2CF9AE}" pid="4" name="DM_AUTHOR">
    <vt:lpwstr>PDF</vt:lpwstr>
  </property>
  <property fmtid="{D5CDD505-2E9C-101B-9397-08002B2CF9AE}" pid="5" name="DM_OPERATOR">
    <vt:lpwstr>LB</vt:lpwstr>
  </property>
  <property fmtid="{D5CDD505-2E9C-101B-9397-08002B2CF9AE}" pid="6" name="DM_DESCRIPTION">
    <vt:lpwstr>DMTC Project Agreement template - clean version</vt:lpwstr>
  </property>
  <property fmtid="{D5CDD505-2E9C-101B-9397-08002B2CF9AE}" pid="7" name="DM_PRECEDENT">
    <vt:lpwstr/>
  </property>
  <property fmtid="{D5CDD505-2E9C-101B-9397-08002B2CF9AE}" pid="8" name="DM_PHONEBOOK">
    <vt:lpwstr>Defence Material Technology Centre</vt:lpwstr>
  </property>
  <property fmtid="{D5CDD505-2E9C-101B-9397-08002B2CF9AE}" pid="9" name="DM_AFTYDOCID">
    <vt:i4>8178</vt:i4>
  </property>
  <property fmtid="{D5CDD505-2E9C-101B-9397-08002B2CF9AE}" pid="10" name="GrammarlyDocumentId">
    <vt:lpwstr>dd11c05c8fb4b05be429285a8d5c0a370b991351307d9ad3f3713341306fb501</vt:lpwstr>
  </property>
</Properties>
</file>